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1C3C4" w14:textId="19DDB9FE" w:rsidR="00EE4B21" w:rsidRPr="00FA7D02" w:rsidRDefault="00EE4B21" w:rsidP="00FA7D02">
      <w:pPr>
        <w:jc w:val="center"/>
        <w:rPr>
          <w:b/>
          <w:bCs/>
          <w:sz w:val="48"/>
          <w:szCs w:val="48"/>
          <w:rPrChange w:id="0" w:author="Rawat, Saani (rawatsa)" w:date="2025-08-29T11:36:00Z">
            <w:rPr>
              <w:b/>
              <w:bCs/>
              <w:sz w:val="28"/>
              <w:szCs w:val="28"/>
            </w:rPr>
          </w:rPrChange>
        </w:rPr>
        <w:pPrChange w:id="1" w:author="Rawat, Saani (rawatsa)" w:date="2025-08-29T11:36:00Z">
          <w:pPr/>
        </w:pPrChange>
      </w:pPr>
      <w:r w:rsidRPr="00FA7D02">
        <w:rPr>
          <w:b/>
          <w:bCs/>
          <w:sz w:val="48"/>
          <w:szCs w:val="48"/>
          <w:rPrChange w:id="2" w:author="Rawat, Saani (rawatsa)" w:date="2025-08-29T11:36:00Z">
            <w:rPr>
              <w:b/>
              <w:bCs/>
              <w:sz w:val="28"/>
              <w:szCs w:val="28"/>
            </w:rPr>
          </w:rPrChange>
        </w:rPr>
        <w:t xml:space="preserve">The Effect of Road </w:t>
      </w:r>
      <w:del w:id="3" w:author="Rawat, Saani (rawatsa)" w:date="2025-08-29T11:36:00Z">
        <w:r w:rsidRPr="00FA7D02" w:rsidDel="00FA7D02">
          <w:rPr>
            <w:b/>
            <w:bCs/>
            <w:sz w:val="48"/>
            <w:szCs w:val="48"/>
            <w:rPrChange w:id="4" w:author="Rawat, Saani (rawatsa)" w:date="2025-08-29T11:36:00Z">
              <w:rPr>
                <w:b/>
                <w:bCs/>
                <w:sz w:val="28"/>
                <w:szCs w:val="28"/>
              </w:rPr>
            </w:rPrChange>
          </w:rPr>
          <w:delText xml:space="preserve">Maintenance </w:delText>
        </w:r>
      </w:del>
      <w:r w:rsidRPr="00FA7D02">
        <w:rPr>
          <w:b/>
          <w:bCs/>
          <w:sz w:val="48"/>
          <w:szCs w:val="48"/>
          <w:rPrChange w:id="5" w:author="Rawat, Saani (rawatsa)" w:date="2025-08-29T11:36:00Z">
            <w:rPr>
              <w:b/>
              <w:bCs/>
              <w:sz w:val="28"/>
              <w:szCs w:val="28"/>
            </w:rPr>
          </w:rPrChange>
        </w:rPr>
        <w:t xml:space="preserve">Taxes on </w:t>
      </w:r>
      <w:r w:rsidR="00A7336B" w:rsidRPr="00FA7D02">
        <w:rPr>
          <w:b/>
          <w:bCs/>
          <w:sz w:val="48"/>
          <w:szCs w:val="48"/>
          <w:rPrChange w:id="6" w:author="Rawat, Saani (rawatsa)" w:date="2025-08-29T11:36:00Z">
            <w:rPr>
              <w:b/>
              <w:bCs/>
              <w:sz w:val="28"/>
              <w:szCs w:val="28"/>
            </w:rPr>
          </w:rPrChange>
        </w:rPr>
        <w:t xml:space="preserve">Local </w:t>
      </w:r>
      <w:r w:rsidRPr="00FA7D02">
        <w:rPr>
          <w:b/>
          <w:bCs/>
          <w:sz w:val="48"/>
          <w:szCs w:val="48"/>
          <w:rPrChange w:id="7" w:author="Rawat, Saani (rawatsa)" w:date="2025-08-29T11:36:00Z">
            <w:rPr>
              <w:b/>
              <w:bCs/>
              <w:sz w:val="28"/>
              <w:szCs w:val="28"/>
            </w:rPr>
          </w:rPrChange>
        </w:rPr>
        <w:t>Wages and Employment</w:t>
      </w:r>
    </w:p>
    <w:p w14:paraId="3E26FFD6" w14:textId="79319818" w:rsidR="00EE4B21" w:rsidRDefault="00EE4B21">
      <w:pPr>
        <w:rPr>
          <w:b/>
          <w:bCs/>
          <w:sz w:val="28"/>
          <w:szCs w:val="28"/>
        </w:rPr>
      </w:pPr>
    </w:p>
    <w:p w14:paraId="7EA4CB5F" w14:textId="131B090E" w:rsidR="00EE4B21" w:rsidRDefault="00EE4B21">
      <w:pPr>
        <w:rPr>
          <w:b/>
          <w:bCs/>
          <w:sz w:val="28"/>
          <w:szCs w:val="28"/>
        </w:rPr>
      </w:pPr>
    </w:p>
    <w:p w14:paraId="0F371636" w14:textId="755D54D3" w:rsidR="00EE4B21" w:rsidDel="00682BB4" w:rsidRDefault="00682BB4">
      <w:pPr>
        <w:rPr>
          <w:del w:id="8" w:author="Rawat, Saani (rawatsa)" w:date="2025-08-29T11:36:00Z"/>
          <w:b/>
          <w:bCs/>
          <w:sz w:val="28"/>
          <w:szCs w:val="28"/>
        </w:rPr>
      </w:pPr>
      <w:ins w:id="9" w:author="Rawat, Saani (rawatsa)" w:date="2025-08-29T11:36:00Z">
        <w:r>
          <w:rPr>
            <w:b/>
            <w:bCs/>
            <w:sz w:val="28"/>
            <w:szCs w:val="28"/>
          </w:rPr>
          <w:t xml:space="preserve">Abstract: </w:t>
        </w:r>
      </w:ins>
    </w:p>
    <w:p w14:paraId="0F864C29" w14:textId="2E247FFC" w:rsidR="00EE4B21" w:rsidDel="00682BB4" w:rsidRDefault="00EE4B21">
      <w:pPr>
        <w:rPr>
          <w:del w:id="10" w:author="Rawat, Saani (rawatsa)" w:date="2025-08-29T11:36:00Z"/>
          <w:b/>
          <w:bCs/>
          <w:sz w:val="28"/>
          <w:szCs w:val="28"/>
        </w:rPr>
      </w:pPr>
    </w:p>
    <w:p w14:paraId="494EBE23" w14:textId="77DD8438" w:rsidR="00EE4B21" w:rsidRDefault="00EE4B21">
      <w:pPr>
        <w:rPr>
          <w:b/>
          <w:bCs/>
          <w:sz w:val="28"/>
          <w:szCs w:val="28"/>
        </w:rPr>
      </w:pPr>
      <w:del w:id="11" w:author="Rawat, Saani (rawatsa)" w:date="2025-08-29T11:36:00Z">
        <w:r w:rsidDel="00682BB4">
          <w:rPr>
            <w:b/>
            <w:bCs/>
            <w:sz w:val="28"/>
            <w:szCs w:val="28"/>
          </w:rPr>
          <w:br w:type="page"/>
        </w:r>
      </w:del>
    </w:p>
    <w:p w14:paraId="154F48E3" w14:textId="77777777" w:rsidR="00EE4B21" w:rsidRDefault="00EE4B21">
      <w:pPr>
        <w:rPr>
          <w:b/>
          <w:bCs/>
          <w:sz w:val="28"/>
          <w:szCs w:val="28"/>
        </w:rPr>
      </w:pPr>
    </w:p>
    <w:p w14:paraId="0E867A36" w14:textId="436F9AE4" w:rsidR="00F50AD3" w:rsidRDefault="00EE4B21" w:rsidP="00682BB4">
      <w:pPr>
        <w:pStyle w:val="Heading1"/>
        <w:numPr>
          <w:ilvl w:val="0"/>
          <w:numId w:val="1"/>
        </w:numPr>
        <w:pPrChange w:id="12" w:author="Rawat, Saani (rawatsa)" w:date="2025-08-29T11:36:00Z">
          <w:pPr>
            <w:spacing w:line="480" w:lineRule="auto"/>
          </w:pPr>
        </w:pPrChange>
      </w:pPr>
      <w:r>
        <w:t>Introduction</w:t>
      </w:r>
    </w:p>
    <w:p w14:paraId="68ED5F33" w14:textId="756A1632" w:rsidR="00EE4B21" w:rsidRDefault="00EE4B21" w:rsidP="00EE4B21">
      <w:pPr>
        <w:spacing w:line="480" w:lineRule="auto"/>
        <w:rPr>
          <w:b/>
          <w:bCs/>
          <w:sz w:val="28"/>
          <w:szCs w:val="28"/>
        </w:rPr>
      </w:pPr>
    </w:p>
    <w:p w14:paraId="01E260DF" w14:textId="6FDA705C" w:rsidR="00EE4B21" w:rsidRDefault="00EE4B21" w:rsidP="00682BB4">
      <w:pPr>
        <w:pStyle w:val="Heading1"/>
        <w:numPr>
          <w:ilvl w:val="0"/>
          <w:numId w:val="1"/>
        </w:numPr>
        <w:pPrChange w:id="13" w:author="Rawat, Saani (rawatsa)" w:date="2025-08-29T11:36:00Z">
          <w:pPr>
            <w:spacing w:line="480" w:lineRule="auto"/>
          </w:pPr>
        </w:pPrChange>
      </w:pPr>
      <w:r>
        <w:t>Literature Review</w:t>
      </w:r>
    </w:p>
    <w:p w14:paraId="758A2146" w14:textId="2A157E6C" w:rsidR="00EE4B21" w:rsidRDefault="00682BB4" w:rsidP="00775EC3">
      <w:pPr>
        <w:shd w:val="clear" w:color="auto" w:fill="FFFFFF" w:themeFill="background1"/>
        <w:spacing w:line="480" w:lineRule="auto"/>
        <w:rPr>
          <w:sz w:val="24"/>
          <w:szCs w:val="24"/>
        </w:rPr>
      </w:pPr>
      <w:ins w:id="14" w:author="Rawat, Saani (rawatsa)" w:date="2025-08-29T11:36:00Z">
        <w:r>
          <w:rPr>
            <w:sz w:val="24"/>
            <w:szCs w:val="24"/>
          </w:rPr>
          <w:br/>
        </w:r>
      </w:ins>
      <w:ins w:id="15" w:author="Rawat, Saani (rawatsa)" w:date="2025-08-21T12:22:00Z">
        <w:r w:rsidR="00A6546B">
          <w:rPr>
            <w:sz w:val="24"/>
            <w:szCs w:val="24"/>
          </w:rPr>
          <w:t>Roads and labor outcomes (wages and employment</w:t>
        </w:r>
      </w:ins>
      <w:ins w:id="16" w:author="Rawat, Saani (rawatsa)" w:date="2025-08-21T12:23:00Z">
        <w:r w:rsidR="00A6546B">
          <w:rPr>
            <w:sz w:val="24"/>
            <w:szCs w:val="24"/>
          </w:rPr>
          <w:t>)</w:t>
        </w:r>
      </w:ins>
      <w:ins w:id="17" w:author="Rawat, Saani (rawatsa)" w:date="2025-08-21T12:22:00Z">
        <w:r w:rsidR="00A6546B">
          <w:rPr>
            <w:sz w:val="24"/>
            <w:szCs w:val="24"/>
          </w:rPr>
          <w:t xml:space="preserve">. </w:t>
        </w:r>
      </w:ins>
      <w:r w:rsidR="005434BA">
        <w:rPr>
          <w:sz w:val="24"/>
          <w:szCs w:val="24"/>
        </w:rPr>
        <w:t>The importance of the topic has created an abundant literature on the effect of infrastructure investment on wages and employment.  Although much of the literature is macro</w:t>
      </w:r>
      <w:r w:rsidR="000354BB">
        <w:rPr>
          <w:sz w:val="24"/>
          <w:szCs w:val="24"/>
        </w:rPr>
        <w:t xml:space="preserve">-oriented in nature, like Suarez-Cuesta and </w:t>
      </w:r>
      <w:proofErr w:type="spellStart"/>
      <w:r w:rsidR="000354BB">
        <w:rPr>
          <w:sz w:val="24"/>
          <w:szCs w:val="24"/>
        </w:rPr>
        <w:t>Latorre</w:t>
      </w:r>
      <w:proofErr w:type="spellEnd"/>
      <w:r w:rsidR="000354BB">
        <w:rPr>
          <w:sz w:val="24"/>
          <w:szCs w:val="24"/>
        </w:rPr>
        <w:t xml:space="preserve"> (2023), which models the impact on GDP and labor demand of the U.S. Infrastructure Investment and Jobs Act, our review focuses on studies on a more local geography.</w:t>
      </w:r>
    </w:p>
    <w:p w14:paraId="05DA6C86" w14:textId="77777777" w:rsidR="000354BB" w:rsidRPr="000354BB" w:rsidRDefault="000354BB" w:rsidP="00775EC3">
      <w:pPr>
        <w:pStyle w:val="NormalWeb"/>
        <w:shd w:val="clear" w:color="auto" w:fill="FFFFFF" w:themeFill="background1"/>
        <w:spacing w:before="0" w:beforeAutospacing="0" w:after="0" w:afterAutospacing="0" w:line="480" w:lineRule="auto"/>
        <w:rPr>
          <w:rFonts w:asciiTheme="minorHAnsi" w:hAnsiTheme="minorHAnsi" w:cstheme="minorHAnsi"/>
        </w:rPr>
      </w:pPr>
      <w:r w:rsidRPr="000354BB">
        <w:rPr>
          <w:rFonts w:asciiTheme="minorHAnsi" w:hAnsiTheme="minorHAnsi" w:cstheme="minorHAnsi"/>
        </w:rPr>
        <w:tab/>
      </w:r>
      <w:proofErr w:type="spellStart"/>
      <w:r w:rsidRPr="000354BB">
        <w:rPr>
          <w:rFonts w:asciiTheme="minorHAnsi" w:hAnsiTheme="minorHAnsi" w:cstheme="minorHAnsi"/>
        </w:rPr>
        <w:t>Chaurey</w:t>
      </w:r>
      <w:proofErr w:type="spellEnd"/>
      <w:r w:rsidRPr="000354BB">
        <w:rPr>
          <w:rFonts w:asciiTheme="minorHAnsi" w:hAnsiTheme="minorHAnsi" w:cstheme="minorHAnsi"/>
        </w:rPr>
        <w:t xml:space="preserve"> and Le (2022) examines the effects of infrastructure maintenance in India. The national government identified 17 of the poorest states and developed a “backwardness” index to rank districts within them. Based on this index, 115 of the most disadvantaged districts received 450 million rupees each, with flexibility in how the funds could be used—either to maintain and improve existing infrastructure or to make complementary investments. Eligible projects included road widening, lane additions, electricity transmission and distribution upgrades, new road links to markets, and bridge construction. As a result, the intervention combined both road and non-road investments, as well as maintenance and new construction. The most significant impacts were observed in districts lacking basic infrastructure like paved roads and </w:t>
      </w:r>
      <w:commentRangeStart w:id="18"/>
      <w:r w:rsidRPr="000354BB">
        <w:rPr>
          <w:rFonts w:asciiTheme="minorHAnsi" w:hAnsiTheme="minorHAnsi" w:cstheme="minorHAnsi"/>
        </w:rPr>
        <w:t>electricity</w:t>
      </w:r>
      <w:commentRangeEnd w:id="18"/>
      <w:r w:rsidR="003C2A34">
        <w:rPr>
          <w:rStyle w:val="CommentReference"/>
          <w:rFonts w:asciiTheme="minorHAnsi" w:eastAsiaTheme="minorHAnsi" w:hAnsiTheme="minorHAnsi" w:cstheme="minorBidi"/>
        </w:rPr>
        <w:commentReference w:id="18"/>
      </w:r>
      <w:r w:rsidRPr="000354BB">
        <w:rPr>
          <w:rFonts w:asciiTheme="minorHAnsi" w:hAnsiTheme="minorHAnsi" w:cstheme="minorHAnsi"/>
        </w:rPr>
        <w:t>.</w:t>
      </w:r>
    </w:p>
    <w:p w14:paraId="250EC9D8" w14:textId="77777777" w:rsidR="009906E7" w:rsidRDefault="000354BB" w:rsidP="00775EC3">
      <w:pPr>
        <w:pStyle w:val="NormalWeb"/>
        <w:shd w:val="clear" w:color="auto" w:fill="FFFFFF" w:themeFill="background1"/>
        <w:spacing w:before="0" w:beforeAutospacing="0" w:after="0" w:afterAutospacing="0" w:line="480" w:lineRule="auto"/>
        <w:ind w:firstLine="720"/>
        <w:rPr>
          <w:rFonts w:asciiTheme="minorHAnsi" w:hAnsiTheme="minorHAnsi" w:cstheme="minorHAnsi"/>
        </w:rPr>
      </w:pPr>
      <w:r w:rsidRPr="000354BB">
        <w:rPr>
          <w:rFonts w:asciiTheme="minorHAnsi" w:hAnsiTheme="minorHAnsi" w:cstheme="minorHAnsi"/>
        </w:rPr>
        <w:t xml:space="preserve">Although two other village-level infrastructure programs were active during the same period, </w:t>
      </w:r>
      <w:proofErr w:type="spellStart"/>
      <w:r w:rsidRPr="000354BB">
        <w:rPr>
          <w:rFonts w:asciiTheme="minorHAnsi" w:hAnsiTheme="minorHAnsi" w:cstheme="minorHAnsi"/>
        </w:rPr>
        <w:t>Chaurey</w:t>
      </w:r>
      <w:proofErr w:type="spellEnd"/>
      <w:r w:rsidRPr="000354BB">
        <w:rPr>
          <w:rFonts w:asciiTheme="minorHAnsi" w:hAnsiTheme="minorHAnsi" w:cstheme="minorHAnsi"/>
        </w:rPr>
        <w:t xml:space="preserve"> and Le argue that their estimates remain unaffected. This is because those </w:t>
      </w:r>
      <w:r w:rsidRPr="000354BB">
        <w:rPr>
          <w:rFonts w:asciiTheme="minorHAnsi" w:hAnsiTheme="minorHAnsi" w:cstheme="minorHAnsi"/>
        </w:rPr>
        <w:lastRenderedPageBreak/>
        <w:t>programs allocated funds based on population rather than backwardness, and population was included as a covariate in their analysis. However, there is concern that some districts may have qualified under both criteria. Moreover, as noted by Lee and Lemieux (2010), including covariates in a regression discontinuity design does not eliminate bias but rather improves the precision of the estimated treatment effects.</w:t>
      </w:r>
      <w:r>
        <w:rPr>
          <w:rFonts w:asciiTheme="minorHAnsi" w:hAnsiTheme="minorHAnsi" w:cstheme="minorHAnsi"/>
        </w:rPr>
        <w:t xml:space="preserve"> </w:t>
      </w:r>
    </w:p>
    <w:p w14:paraId="2781FD6A" w14:textId="7AFC767E" w:rsidR="000354BB" w:rsidRDefault="000354BB" w:rsidP="00775EC3">
      <w:pPr>
        <w:pStyle w:val="NormalWeb"/>
        <w:shd w:val="clear" w:color="auto" w:fill="FFFFFF" w:themeFill="background1"/>
        <w:spacing w:before="0" w:beforeAutospacing="0" w:after="0" w:afterAutospacing="0" w:line="480" w:lineRule="auto"/>
        <w:ind w:firstLine="720"/>
        <w:rPr>
          <w:rFonts w:asciiTheme="minorHAnsi" w:hAnsiTheme="minorHAnsi" w:cstheme="minorHAnsi"/>
        </w:rPr>
      </w:pPr>
      <w:r>
        <w:rPr>
          <w:rFonts w:asciiTheme="minorHAnsi" w:hAnsiTheme="minorHAnsi" w:cstheme="minorHAnsi"/>
        </w:rPr>
        <w:t xml:space="preserve">Our study differs in many ways, the most apparent of which is that we study Ohio, a developed economy.  </w:t>
      </w:r>
      <w:proofErr w:type="spellStart"/>
      <w:r>
        <w:rPr>
          <w:rFonts w:asciiTheme="minorHAnsi" w:hAnsiTheme="minorHAnsi" w:cstheme="minorHAnsi"/>
        </w:rPr>
        <w:t>Chaurey</w:t>
      </w:r>
      <w:proofErr w:type="spellEnd"/>
      <w:r>
        <w:rPr>
          <w:rFonts w:asciiTheme="minorHAnsi" w:hAnsiTheme="minorHAnsi" w:cstheme="minorHAnsi"/>
        </w:rPr>
        <w:t xml:space="preserve"> and Le (2022) are not given the "backwardness" ranking by the Indian government but do a careful job inferring it, achieving an 80.2% accuracy in predicting treatment status.  In contrast, </w:t>
      </w:r>
      <w:r w:rsidR="00537ACC">
        <w:rPr>
          <w:rFonts w:asciiTheme="minorHAnsi" w:hAnsiTheme="minorHAnsi" w:cstheme="minorHAnsi"/>
        </w:rPr>
        <w:t xml:space="preserve">the data to construct our running variable, Vote Share, is obtained from the Ohio Secretary of State's office, ensuring a high degree of accuracy.  Next, while the treatment studied in </w:t>
      </w:r>
      <w:proofErr w:type="spellStart"/>
      <w:r w:rsidR="00537ACC">
        <w:rPr>
          <w:rFonts w:asciiTheme="minorHAnsi" w:hAnsiTheme="minorHAnsi" w:cstheme="minorHAnsi"/>
        </w:rPr>
        <w:t>Chaury</w:t>
      </w:r>
      <w:proofErr w:type="spellEnd"/>
      <w:r w:rsidR="00537ACC">
        <w:rPr>
          <w:rFonts w:asciiTheme="minorHAnsi" w:hAnsiTheme="minorHAnsi" w:cstheme="minorHAnsi"/>
        </w:rPr>
        <w:t xml:space="preserve"> and Le (2022) is additional funding, the districts are given discretion in how to use the funds to "improve and maintain" and to "make complementary investments" in existing infrastructure, so that the treatment is a mixture of maintenance spending and new investments.  While the use of regression discontinuity gives unconfounded treatment effects for district-level spending, districts are still free to invest the funds in faster-growing areas within the district, which may re-introduce the endogeneity of the effect of new infrastructure on outcomes.  In contrast, our treatments are cleanly divided into 1) the renewal of maintenance funds for existing infrastructure, and 2) new funds for additional infrastructure, and for the latter treatment we account for the endogeneity of the vote with the </w:t>
      </w:r>
      <w:r w:rsidR="009906E7">
        <w:rPr>
          <w:rFonts w:asciiTheme="minorHAnsi" w:hAnsiTheme="minorHAnsi" w:cstheme="minorHAnsi"/>
        </w:rPr>
        <w:t xml:space="preserve">fancy RDD technique of BLS (2025) [even though it doesn't get around the endogeneity of how the city might spend the money].  </w:t>
      </w:r>
      <w:proofErr w:type="spellStart"/>
      <w:r w:rsidR="009906E7">
        <w:rPr>
          <w:rFonts w:asciiTheme="minorHAnsi" w:hAnsiTheme="minorHAnsi" w:cstheme="minorHAnsi"/>
        </w:rPr>
        <w:t>Chaurey</w:t>
      </w:r>
      <w:proofErr w:type="spellEnd"/>
      <w:r w:rsidR="009906E7">
        <w:rPr>
          <w:rFonts w:asciiTheme="minorHAnsi" w:hAnsiTheme="minorHAnsi" w:cstheme="minorHAnsi"/>
        </w:rPr>
        <w:t xml:space="preserve"> and Le (2022) studies more outcome variables than we do.  Both studies look at the effect on wages and employment, but </w:t>
      </w:r>
      <w:proofErr w:type="spellStart"/>
      <w:r w:rsidR="009906E7">
        <w:rPr>
          <w:rFonts w:asciiTheme="minorHAnsi" w:hAnsiTheme="minorHAnsi" w:cstheme="minorHAnsi"/>
        </w:rPr>
        <w:t>Chaurey</w:t>
      </w:r>
      <w:proofErr w:type="spellEnd"/>
      <w:r w:rsidR="009906E7">
        <w:rPr>
          <w:rFonts w:asciiTheme="minorHAnsi" w:hAnsiTheme="minorHAnsi" w:cstheme="minorHAnsi"/>
        </w:rPr>
        <w:t xml:space="preserve"> and Le (2022) also </w:t>
      </w:r>
      <w:r w:rsidR="009906E7">
        <w:rPr>
          <w:rFonts w:asciiTheme="minorHAnsi" w:hAnsiTheme="minorHAnsi" w:cstheme="minorHAnsi"/>
        </w:rPr>
        <w:lastRenderedPageBreak/>
        <w:t>studies effects on the number of formal firms, informal microenterprises, and number of days worked by individuals.</w:t>
      </w:r>
    </w:p>
    <w:p w14:paraId="2ED707BE" w14:textId="6A63E5BE" w:rsidR="009906E7" w:rsidRDefault="009906E7" w:rsidP="00775EC3">
      <w:pPr>
        <w:shd w:val="clear" w:color="auto" w:fill="FFFFFF" w:themeFill="background1"/>
        <w:spacing w:line="480" w:lineRule="auto"/>
        <w:ind w:firstLine="720"/>
        <w:rPr>
          <w:sz w:val="24"/>
          <w:szCs w:val="24"/>
        </w:rPr>
      </w:pPr>
      <w:r w:rsidRPr="009906E7">
        <w:rPr>
          <w:sz w:val="24"/>
          <w:szCs w:val="24"/>
        </w:rPr>
        <w:t>Gibbons et al</w:t>
      </w:r>
      <w:r>
        <w:rPr>
          <w:sz w:val="24"/>
          <w:szCs w:val="24"/>
        </w:rPr>
        <w:t>. (</w:t>
      </w:r>
      <w:r w:rsidRPr="009906E7">
        <w:rPr>
          <w:sz w:val="24"/>
          <w:szCs w:val="24"/>
        </w:rPr>
        <w:t>2019</w:t>
      </w:r>
      <w:r>
        <w:rPr>
          <w:sz w:val="24"/>
          <w:szCs w:val="24"/>
        </w:rPr>
        <w:t>)</w:t>
      </w:r>
      <w:r w:rsidRPr="009906E7">
        <w:rPr>
          <w:sz w:val="24"/>
          <w:szCs w:val="24"/>
        </w:rPr>
        <w:t xml:space="preserve"> analyze</w:t>
      </w:r>
      <w:r>
        <w:rPr>
          <w:sz w:val="24"/>
          <w:szCs w:val="24"/>
        </w:rPr>
        <w:t>s</w:t>
      </w:r>
      <w:r w:rsidRPr="009906E7">
        <w:rPr>
          <w:sz w:val="24"/>
          <w:szCs w:val="24"/>
        </w:rPr>
        <w:t xml:space="preserve"> how new road infrastructure in Britain affects employment and labor productivity. It finds that while new roads increase area-level employment and the number of firms, they may lead to job reductions in existing firms, coupled with increased wages and output per worker</w:t>
      </w:r>
      <w:r>
        <w:rPr>
          <w:sz w:val="24"/>
          <w:szCs w:val="24"/>
        </w:rPr>
        <w:t>.</w:t>
      </w:r>
      <w:r w:rsidRPr="009906E7">
        <w:rPr>
          <w:sz w:val="24"/>
          <w:szCs w:val="24"/>
        </w:rPr>
        <w:t xml:space="preserve"> Our results are consistent with Gibbons et al. (2019) in </w:t>
      </w:r>
      <w:proofErr w:type="gramStart"/>
      <w:r w:rsidRPr="009906E7">
        <w:rPr>
          <w:sz w:val="24"/>
          <w:szCs w:val="24"/>
        </w:rPr>
        <w:t>that changes</w:t>
      </w:r>
      <w:proofErr w:type="gramEnd"/>
      <w:r w:rsidRPr="009906E7">
        <w:rPr>
          <w:sz w:val="24"/>
          <w:szCs w:val="24"/>
        </w:rPr>
        <w:t xml:space="preserve"> in road investment do not seem to be related to employment at the establishment level. Neither </w:t>
      </w:r>
      <w:proofErr w:type="spellStart"/>
      <w:r w:rsidRPr="009906E7">
        <w:rPr>
          <w:sz w:val="24"/>
          <w:szCs w:val="24"/>
        </w:rPr>
        <w:t>Dalenberg</w:t>
      </w:r>
      <w:proofErr w:type="spellEnd"/>
      <w:r w:rsidRPr="009906E7">
        <w:rPr>
          <w:sz w:val="24"/>
          <w:szCs w:val="24"/>
        </w:rPr>
        <w:t xml:space="preserve"> and Partridge (1995) nor Gibbons et al. (2019) look at the effect of transportation infrastructure in high-poverty areas specifically. While we find no link between transportation infrastructure investment and wages or employment in our overall sample, we do find a link in high-poverty cities.</w:t>
      </w:r>
      <w:r>
        <w:rPr>
          <w:sz w:val="24"/>
          <w:szCs w:val="24"/>
        </w:rPr>
        <w:t xml:space="preserve">  While our identification strategy is regression discontinuity</w:t>
      </w:r>
      <w:r w:rsidR="00775EC3">
        <w:rPr>
          <w:sz w:val="24"/>
          <w:szCs w:val="24"/>
        </w:rPr>
        <w:t xml:space="preserve"> with its treatment and control groups</w:t>
      </w:r>
      <w:r>
        <w:rPr>
          <w:sz w:val="24"/>
          <w:szCs w:val="24"/>
        </w:rPr>
        <w:t>, Gibbons, et al. (2019) identifies its estimates by looking at effects within buffer zones of 10 to 30 km from project sites</w:t>
      </w:r>
      <w:r w:rsidR="00775EC3">
        <w:rPr>
          <w:sz w:val="24"/>
          <w:szCs w:val="24"/>
        </w:rPr>
        <w:t>, relying on different treatment intensity between wards within these buffer zones.</w:t>
      </w:r>
    </w:p>
    <w:p w14:paraId="1571921A" w14:textId="6A037C25" w:rsidR="00775EC3" w:rsidRDefault="00775EC3" w:rsidP="00775EC3">
      <w:pPr>
        <w:shd w:val="clear" w:color="auto" w:fill="FFFFFF" w:themeFill="background1"/>
        <w:spacing w:line="480" w:lineRule="auto"/>
        <w:ind w:firstLine="720"/>
        <w:rPr>
          <w:sz w:val="24"/>
          <w:szCs w:val="24"/>
        </w:rPr>
      </w:pPr>
      <w:r>
        <w:rPr>
          <w:sz w:val="24"/>
          <w:szCs w:val="24"/>
        </w:rPr>
        <w:t xml:space="preserve">Asher and </w:t>
      </w:r>
      <w:proofErr w:type="spellStart"/>
      <w:r>
        <w:rPr>
          <w:sz w:val="24"/>
          <w:szCs w:val="24"/>
        </w:rPr>
        <w:t>Novosad</w:t>
      </w:r>
      <w:proofErr w:type="spellEnd"/>
      <w:r>
        <w:rPr>
          <w:sz w:val="24"/>
          <w:szCs w:val="24"/>
        </w:rPr>
        <w:t xml:space="preserve"> (2020) has many similarities with our study.  Both use regression discontinuity to compare otherwise-similar local governments, some of which receive treatment, others of which act as controls.  The running variable in our study is vote share to renew existing road funding or enact higher taxes for additional road funding, while the Indian government relied on a population cutoff to assign new road funding.  </w:t>
      </w:r>
      <w:r w:rsidR="00195B33">
        <w:rPr>
          <w:sz w:val="24"/>
          <w:szCs w:val="24"/>
        </w:rPr>
        <w:t xml:space="preserve">Asher and </w:t>
      </w:r>
      <w:proofErr w:type="spellStart"/>
      <w:r w:rsidR="00195B33">
        <w:rPr>
          <w:sz w:val="24"/>
          <w:szCs w:val="24"/>
        </w:rPr>
        <w:t>Novosad</w:t>
      </w:r>
      <w:proofErr w:type="spellEnd"/>
      <w:r w:rsidR="00195B33">
        <w:rPr>
          <w:sz w:val="24"/>
          <w:szCs w:val="24"/>
        </w:rPr>
        <w:t xml:space="preserve"> 2020) studies the effect of new road funding on a variety of outcomes.  It finds a 9% increase in wages and a small effect on village employment, while we find essentially the opposite:  no change in wages but large changes in employment in various subgroups of cities, like those with </w:t>
      </w:r>
      <w:r w:rsidR="00195B33">
        <w:rPr>
          <w:sz w:val="24"/>
          <w:szCs w:val="24"/>
        </w:rPr>
        <w:lastRenderedPageBreak/>
        <w:t xml:space="preserve">especially high poverty rates.  Like Asher and </w:t>
      </w:r>
      <w:proofErr w:type="spellStart"/>
      <w:r w:rsidR="00195B33">
        <w:rPr>
          <w:sz w:val="24"/>
          <w:szCs w:val="24"/>
        </w:rPr>
        <w:t>Novosad</w:t>
      </w:r>
      <w:proofErr w:type="spellEnd"/>
      <w:r w:rsidR="00195B33">
        <w:rPr>
          <w:sz w:val="24"/>
          <w:szCs w:val="24"/>
        </w:rPr>
        <w:t xml:space="preserve"> (2020), we generally find a lag of a few years until a significant treatment effect is found.</w:t>
      </w:r>
    </w:p>
    <w:p w14:paraId="425AC226" w14:textId="416DDD14" w:rsidR="009906E7" w:rsidRPr="000354BB" w:rsidRDefault="00356549" w:rsidP="00497086">
      <w:pPr>
        <w:shd w:val="clear" w:color="auto" w:fill="FFFFFF" w:themeFill="background1"/>
        <w:spacing w:line="480" w:lineRule="auto"/>
        <w:ind w:firstLine="720"/>
        <w:rPr>
          <w:rFonts w:cstheme="minorHAnsi"/>
        </w:rPr>
      </w:pPr>
      <w:r>
        <w:rPr>
          <w:sz w:val="24"/>
          <w:szCs w:val="24"/>
        </w:rPr>
        <w:t xml:space="preserve">While </w:t>
      </w:r>
      <w:proofErr w:type="spellStart"/>
      <w:r>
        <w:rPr>
          <w:sz w:val="24"/>
          <w:szCs w:val="24"/>
        </w:rPr>
        <w:t>Chaurey</w:t>
      </w:r>
      <w:proofErr w:type="spellEnd"/>
      <w:r>
        <w:rPr>
          <w:sz w:val="24"/>
          <w:szCs w:val="24"/>
        </w:rPr>
        <w:t xml:space="preserve"> and Le (2022) contains a component of infrastructure maintenance spending, few other studies do.  We regard the maintenance of road spending to have a special place in the identification of economic effects because the many studies on the placement of new infrastructure are always affected by, but rarely address, the reverse causation that new roads might be placed in the highest-growth areas, upwardly biasing the estimated impact of infrastructure spending on wages and employment.  In fact, the recent 300+ study survey of the effect of infrastructure on economic outcomes (Foster, et al. 2023) mentions "maintenance" only once, and that in the context of construction maintenance jobs; and "identification" once, and not in a statistical context. We find only two other studies on transportation infrastructure maintenance.  The landmark capitalization study of </w:t>
      </w:r>
      <w:proofErr w:type="spellStart"/>
      <w:r>
        <w:rPr>
          <w:sz w:val="24"/>
          <w:szCs w:val="24"/>
        </w:rPr>
        <w:t>Edel</w:t>
      </w:r>
      <w:proofErr w:type="spellEnd"/>
      <w:r>
        <w:rPr>
          <w:sz w:val="24"/>
          <w:szCs w:val="24"/>
        </w:rPr>
        <w:t xml:space="preserve"> and </w:t>
      </w:r>
      <w:proofErr w:type="spellStart"/>
      <w:r>
        <w:rPr>
          <w:sz w:val="24"/>
          <w:szCs w:val="24"/>
        </w:rPr>
        <w:t>Sclar</w:t>
      </w:r>
      <w:proofErr w:type="spellEnd"/>
      <w:r>
        <w:rPr>
          <w:sz w:val="24"/>
          <w:szCs w:val="24"/>
        </w:rPr>
        <w:t xml:space="preserve"> (1974) finds no effect on house prices of road maintenance spending in the Boston area, and Rioja (2003) develops a dynamic general equilibrium model that shows the</w:t>
      </w:r>
      <w:r w:rsidR="00497086">
        <w:rPr>
          <w:sz w:val="24"/>
          <w:szCs w:val="24"/>
        </w:rPr>
        <w:t xml:space="preserve"> output-enhancing</w:t>
      </w:r>
      <w:r>
        <w:rPr>
          <w:sz w:val="24"/>
          <w:szCs w:val="24"/>
        </w:rPr>
        <w:t xml:space="preserve"> effect of diverting funds </w:t>
      </w:r>
      <w:r w:rsidR="00497086">
        <w:rPr>
          <w:sz w:val="24"/>
          <w:szCs w:val="24"/>
        </w:rPr>
        <w:t xml:space="preserve">away </w:t>
      </w:r>
      <w:r>
        <w:rPr>
          <w:sz w:val="24"/>
          <w:szCs w:val="24"/>
        </w:rPr>
        <w:t>from new infrastructure</w:t>
      </w:r>
      <w:r w:rsidR="00497086">
        <w:rPr>
          <w:sz w:val="24"/>
          <w:szCs w:val="24"/>
        </w:rPr>
        <w:t xml:space="preserve"> and</w:t>
      </w:r>
      <w:r>
        <w:rPr>
          <w:sz w:val="24"/>
          <w:szCs w:val="24"/>
        </w:rPr>
        <w:t xml:space="preserve"> toward maintaining existing infrastructure</w:t>
      </w:r>
      <w:r w:rsidR="00497086">
        <w:rPr>
          <w:sz w:val="24"/>
          <w:szCs w:val="24"/>
        </w:rPr>
        <w:t>.  We therefore consider the part of our study that examines renewal tax levies to be among the least biased of the studies on the effect of infrastructure spending on wages and outcomes in the literature.</w:t>
      </w:r>
    </w:p>
    <w:p w14:paraId="2C8FB356" w14:textId="3898C944" w:rsidR="000354BB" w:rsidRDefault="00D80D5B" w:rsidP="00775EC3">
      <w:pPr>
        <w:shd w:val="clear" w:color="auto" w:fill="FFFFFF" w:themeFill="background1"/>
        <w:spacing w:line="480" w:lineRule="auto"/>
        <w:rPr>
          <w:ins w:id="19" w:author="Rawat, Saani (rawatsa)" w:date="2025-08-21T12:23:00Z"/>
          <w:sz w:val="24"/>
          <w:szCs w:val="24"/>
        </w:rPr>
      </w:pPr>
      <w:ins w:id="20" w:author="Rawat, Saani (rawatsa)" w:date="2025-08-21T12:23:00Z">
        <w:r>
          <w:rPr>
            <w:sz w:val="24"/>
            <w:szCs w:val="24"/>
          </w:rPr>
          <w:t>Roads and firms.</w:t>
        </w:r>
      </w:ins>
    </w:p>
    <w:p w14:paraId="12FAC64A" w14:textId="56C7FE5C" w:rsidR="00D80D5B" w:rsidRDefault="00D80D5B" w:rsidP="00775EC3">
      <w:pPr>
        <w:shd w:val="clear" w:color="auto" w:fill="FFFFFF" w:themeFill="background1"/>
        <w:spacing w:line="480" w:lineRule="auto"/>
        <w:rPr>
          <w:ins w:id="21" w:author="Rawat, Saani (rawatsa)" w:date="2025-08-21T12:24:00Z"/>
          <w:sz w:val="24"/>
          <w:szCs w:val="24"/>
        </w:rPr>
      </w:pPr>
      <w:ins w:id="22" w:author="Rawat, Saani (rawatsa)" w:date="2025-08-21T12:23:00Z">
        <w:r>
          <w:rPr>
            <w:sz w:val="24"/>
            <w:szCs w:val="24"/>
          </w:rPr>
          <w:t>Road</w:t>
        </w:r>
      </w:ins>
      <w:ins w:id="23" w:author="Rawat, Saani (rawatsa)" w:date="2025-08-21T12:24:00Z">
        <w:r w:rsidR="009436F7">
          <w:rPr>
            <w:sz w:val="24"/>
            <w:szCs w:val="24"/>
          </w:rPr>
          <w:t xml:space="preserve"> quality.</w:t>
        </w:r>
      </w:ins>
    </w:p>
    <w:p w14:paraId="36C13BA3" w14:textId="57927984" w:rsidR="009436F7" w:rsidRPr="005434BA" w:rsidRDefault="009436F7" w:rsidP="00775EC3">
      <w:pPr>
        <w:shd w:val="clear" w:color="auto" w:fill="FFFFFF" w:themeFill="background1"/>
        <w:spacing w:line="480" w:lineRule="auto"/>
        <w:rPr>
          <w:sz w:val="24"/>
          <w:szCs w:val="24"/>
        </w:rPr>
      </w:pPr>
      <w:ins w:id="24" w:author="Rawat, Saani (rawatsa)" w:date="2025-08-21T12:24:00Z">
        <w:r>
          <w:rPr>
            <w:sz w:val="24"/>
            <w:szCs w:val="24"/>
          </w:rPr>
          <w:t>Tax cuts and local spending.</w:t>
        </w:r>
      </w:ins>
    </w:p>
    <w:p w14:paraId="644FB9B7" w14:textId="43345FD8" w:rsidR="00A7336B" w:rsidRDefault="00A7336B" w:rsidP="004B7653">
      <w:pPr>
        <w:pStyle w:val="Heading2"/>
        <w:pPrChange w:id="25" w:author="Rawat, Saani (rawatsa)" w:date="2025-08-29T11:37:00Z">
          <w:pPr>
            <w:shd w:val="clear" w:color="auto" w:fill="FFFFFF" w:themeFill="background1"/>
            <w:spacing w:line="480" w:lineRule="auto"/>
          </w:pPr>
        </w:pPrChange>
      </w:pPr>
      <w:r>
        <w:lastRenderedPageBreak/>
        <w:t>Road Quality</w:t>
      </w:r>
    </w:p>
    <w:p w14:paraId="19851C5E" w14:textId="721B4ABD" w:rsidR="00A7336B" w:rsidRDefault="00A7336B" w:rsidP="00775EC3">
      <w:pPr>
        <w:shd w:val="clear" w:color="auto" w:fill="FFFFFF" w:themeFill="background1"/>
        <w:spacing w:line="480" w:lineRule="auto"/>
        <w:rPr>
          <w:sz w:val="24"/>
          <w:szCs w:val="24"/>
        </w:rPr>
      </w:pPr>
      <w:r>
        <w:rPr>
          <w:sz w:val="24"/>
          <w:szCs w:val="24"/>
        </w:rPr>
        <w:t xml:space="preserve">The taxes we study are to renew and to increase road maintenance funding.  If cities vote to cut road taxes, we expect the drop in maintenance to be reflected in reduced road quality.  If cities pass tax levies for additional road maintenance, we expect visible improvement in road quality.  A novel feature of this study is the use of artificial intelligence to quantify the change in road quality following changes in road taxes.  </w:t>
      </w:r>
    </w:p>
    <w:p w14:paraId="1C0F1D90" w14:textId="74CEC8EC" w:rsidR="00A7336B" w:rsidRDefault="00A7336B" w:rsidP="00775EC3">
      <w:pPr>
        <w:shd w:val="clear" w:color="auto" w:fill="FFFFFF" w:themeFill="background1"/>
        <w:spacing w:line="480" w:lineRule="auto"/>
        <w:rPr>
          <w:sz w:val="24"/>
          <w:szCs w:val="24"/>
        </w:rPr>
      </w:pPr>
      <w:r>
        <w:rPr>
          <w:sz w:val="24"/>
          <w:szCs w:val="24"/>
        </w:rPr>
        <w:tab/>
        <w:t xml:space="preserve">Brewer, et al. (2021) contains 54,000 images of roads classified into three quality levels--0 for poor, 1 for decent, and 2 for high.  We collect satellite images of local Ohio roads before and </w:t>
      </w:r>
      <w:proofErr w:type="gramStart"/>
      <w:r>
        <w:rPr>
          <w:sz w:val="24"/>
          <w:szCs w:val="24"/>
        </w:rPr>
        <w:t>after tax</w:t>
      </w:r>
      <w:proofErr w:type="gramEnd"/>
      <w:r>
        <w:rPr>
          <w:sz w:val="24"/>
          <w:szCs w:val="24"/>
        </w:rPr>
        <w:t xml:space="preserve"> changes from Google Earth Pro.  There are limitations to this process.  The images are not always of high resolution.  There is not a yearly panel of images available for the same road so, for example, we might have before and after images from 2017 and 2023 for a tax change in 2020, while for another city we might have before and after images from 2014 and 2021 for </w:t>
      </w:r>
      <w:r w:rsidR="0047574E">
        <w:rPr>
          <w:sz w:val="24"/>
          <w:szCs w:val="24"/>
        </w:rPr>
        <w:t>a 2018 tax change, and some areas do not have both before and after images, especially for tax levies toward the end of our dataset.</w:t>
      </w:r>
    </w:p>
    <w:p w14:paraId="3BFF044A" w14:textId="49510EBD" w:rsidR="0047574E" w:rsidRPr="0047574E" w:rsidRDefault="0047574E" w:rsidP="00775EC3">
      <w:pPr>
        <w:shd w:val="clear" w:color="auto" w:fill="FFFFFF" w:themeFill="background1"/>
        <w:spacing w:line="480" w:lineRule="auto"/>
        <w:rPr>
          <w:color w:val="FF0000"/>
          <w:sz w:val="24"/>
          <w:szCs w:val="24"/>
        </w:rPr>
      </w:pPr>
      <w:r>
        <w:rPr>
          <w:sz w:val="24"/>
          <w:szCs w:val="24"/>
        </w:rPr>
        <w:tab/>
        <w:t xml:space="preserve">We use the pre-trained data from Brewer, et al. (2021) and have Chat GPT-4O apply the same 0, 1, 2 rating system to our Ohio roads.  For each image, Chat GPT-4O produces a predicted classification and confidence score based on visible cracks, surface condition, pavement quality, and patchwork learned from the training data.  A working paper on house prices by the same authors of this study also predicts road quality for renewal tax levies, but this is the first study to use artificial intelligence to score road quality for cases where additional money for road maintenance is passed.  </w:t>
      </w:r>
      <w:r>
        <w:rPr>
          <w:color w:val="FF0000"/>
          <w:sz w:val="24"/>
          <w:szCs w:val="24"/>
        </w:rPr>
        <w:t xml:space="preserve">Talk more about the results of the road scoring for the </w:t>
      </w:r>
      <w:r>
        <w:rPr>
          <w:color w:val="FF0000"/>
          <w:sz w:val="24"/>
          <w:szCs w:val="24"/>
        </w:rPr>
        <w:lastRenderedPageBreak/>
        <w:t>renewal and new taxes here, including possibly our conversion to a 0 to 100 scale like for the roads hp paper.</w:t>
      </w:r>
    </w:p>
    <w:p w14:paraId="51DE6CAB" w14:textId="7301BDB8" w:rsidR="00EE4B21" w:rsidRDefault="00EE4B21" w:rsidP="00EA31A6">
      <w:pPr>
        <w:pStyle w:val="Heading1"/>
        <w:numPr>
          <w:ilvl w:val="0"/>
          <w:numId w:val="1"/>
        </w:numPr>
        <w:pPrChange w:id="26" w:author="Rawat, Saani (rawatsa)" w:date="2025-08-29T11:38:00Z">
          <w:pPr>
            <w:shd w:val="clear" w:color="auto" w:fill="FFFFFF" w:themeFill="background1"/>
            <w:spacing w:line="480" w:lineRule="auto"/>
          </w:pPr>
        </w:pPrChange>
      </w:pPr>
      <w:r>
        <w:t>Methodology</w:t>
      </w:r>
    </w:p>
    <w:p w14:paraId="7C702067" w14:textId="77777777" w:rsidR="00BD2C4C" w:rsidRDefault="00BD2C4C" w:rsidP="00775EC3">
      <w:pPr>
        <w:shd w:val="clear" w:color="auto" w:fill="FFFFFF" w:themeFill="background1"/>
        <w:spacing w:line="480" w:lineRule="auto"/>
        <w:rPr>
          <w:ins w:id="27" w:author="Rawat, Saani (rawatsa)" w:date="2025-08-29T11:38:00Z"/>
          <w:b/>
          <w:bCs/>
          <w:sz w:val="28"/>
          <w:szCs w:val="28"/>
        </w:rPr>
      </w:pPr>
    </w:p>
    <w:p w14:paraId="3A117EEA" w14:textId="369B3C96" w:rsidR="00EE4B21" w:rsidRDefault="005F17BA" w:rsidP="00EA31A6">
      <w:pPr>
        <w:pStyle w:val="Heading2"/>
        <w:pPrChange w:id="28" w:author="Rawat, Saani (rawatsa)" w:date="2025-08-29T11:38:00Z">
          <w:pPr>
            <w:shd w:val="clear" w:color="auto" w:fill="FFFFFF" w:themeFill="background1"/>
            <w:spacing w:line="480" w:lineRule="auto"/>
          </w:pPr>
        </w:pPrChange>
      </w:pPr>
      <w:r>
        <w:t>Event Study Style Regression Discontinuity</w:t>
      </w:r>
    </w:p>
    <w:p w14:paraId="286A6DDB" w14:textId="6CDD2C51" w:rsidR="005F17BA" w:rsidRDefault="005F17BA" w:rsidP="00775EC3">
      <w:pPr>
        <w:shd w:val="clear" w:color="auto" w:fill="FFFFFF" w:themeFill="background1"/>
        <w:spacing w:line="480" w:lineRule="auto"/>
        <w:rPr>
          <w:sz w:val="24"/>
          <w:szCs w:val="24"/>
        </w:rPr>
      </w:pPr>
      <w:r>
        <w:rPr>
          <w:sz w:val="24"/>
          <w:szCs w:val="24"/>
        </w:rPr>
        <w:t>Our study uses two different styles of regression discontinuity:  one for votes to renew existing taxes and another for votes to increase road taxes and spending.  The event study style is appropriate for studying renewal levy votes.</w:t>
      </w:r>
    </w:p>
    <w:p w14:paraId="7BF9FDFB" w14:textId="5E9F9F1E" w:rsidR="005F17BA" w:rsidRDefault="005F17BA" w:rsidP="00EE4B21">
      <w:pPr>
        <w:spacing w:line="480" w:lineRule="auto"/>
        <w:rPr>
          <w:sz w:val="24"/>
          <w:szCs w:val="24"/>
        </w:rPr>
      </w:pPr>
      <w:r>
        <w:rPr>
          <w:sz w:val="24"/>
          <w:szCs w:val="24"/>
        </w:rPr>
        <w:tab/>
        <w:t>Regression discontinuity exploits institutional rules to compare units close to a cutoff value.  In our setting, votes by citizens of Ohio villages, cities, and townships must exceed a cutoff of 50% to pass.  The theory of regression discontinuity states that cities that vote close to 50% are similar to each other, so that the only difference between cities that barely pass and fail a tax levy is the change in taxes one set of cities experiences, perfectly identifying the effect of a change in taxes on an outcome variable.</w:t>
      </w:r>
    </w:p>
    <w:p w14:paraId="2CA82D7F" w14:textId="086B3C0E" w:rsidR="005F17BA" w:rsidRDefault="005F17BA" w:rsidP="00EE4B21">
      <w:pPr>
        <w:spacing w:line="480" w:lineRule="auto"/>
        <w:rPr>
          <w:sz w:val="24"/>
          <w:szCs w:val="24"/>
        </w:rPr>
      </w:pPr>
      <w:r>
        <w:rPr>
          <w:sz w:val="24"/>
          <w:szCs w:val="24"/>
        </w:rPr>
        <w:tab/>
        <w:t xml:space="preserve">The event study style of regression discontinuity is appropriate for renewal tax levies </w:t>
      </w:r>
      <w:r w:rsidR="00FB34E4">
        <w:rPr>
          <w:sz w:val="24"/>
          <w:szCs w:val="24"/>
        </w:rPr>
        <w:t xml:space="preserve">because there is no strategic behavior to model with renewal taxes (Brasington, 2017).  When a new tax is passed, it is typically passed to collect taxes for five years, a duration representative of </w:t>
      </w:r>
      <w:r w:rsidR="00DB6ED4">
        <w:rPr>
          <w:sz w:val="24"/>
          <w:szCs w:val="24"/>
        </w:rPr>
        <w:t>84</w:t>
      </w:r>
      <w:r w:rsidR="00FB34E4">
        <w:rPr>
          <w:sz w:val="24"/>
          <w:szCs w:val="24"/>
        </w:rPr>
        <w:t xml:space="preserve">% of our sample.  When collection is about to expire, a city will propose to citizens that they renew the tax.  The decision of when to put the tax levy on the ballot is not determined by economic conditions or other tax levies on the ballot; it is set by the duration of the original tax levy and therefore exogenous to the city.  The event study style of regression discontinuity is </w:t>
      </w:r>
      <w:r w:rsidR="00FB34E4">
        <w:rPr>
          <w:sz w:val="24"/>
          <w:szCs w:val="24"/>
        </w:rPr>
        <w:lastRenderedPageBreak/>
        <w:t xml:space="preserve">therefore more internally valid than more general types of estimators like Cellini, Ferreira and Rothstein (2010) because there is less room to </w:t>
      </w:r>
      <w:proofErr w:type="spellStart"/>
      <w:r w:rsidR="00FB34E4">
        <w:rPr>
          <w:sz w:val="24"/>
          <w:szCs w:val="24"/>
        </w:rPr>
        <w:t>misspecify</w:t>
      </w:r>
      <w:proofErr w:type="spellEnd"/>
      <w:r w:rsidR="00FB34E4">
        <w:rPr>
          <w:sz w:val="24"/>
          <w:szCs w:val="24"/>
        </w:rPr>
        <w:t xml:space="preserve"> strategic behavior in the model.  </w:t>
      </w:r>
    </w:p>
    <w:p w14:paraId="5277036C" w14:textId="22189EC9" w:rsidR="00001E7B" w:rsidRDefault="00001E7B" w:rsidP="00001E7B">
      <w:pPr>
        <w:spacing w:line="480" w:lineRule="auto"/>
        <w:rPr>
          <w:rFonts w:eastAsiaTheme="minorEastAsia"/>
          <w:sz w:val="24"/>
          <w:szCs w:val="24"/>
        </w:rPr>
      </w:pPr>
      <w:r>
        <w:rPr>
          <w:sz w:val="24"/>
          <w:szCs w:val="24"/>
        </w:rPr>
        <w:tab/>
      </w:r>
      <w:r>
        <w:rPr>
          <w:color w:val="FF0000"/>
          <w:sz w:val="24"/>
          <w:szCs w:val="24"/>
        </w:rPr>
        <w:t xml:space="preserve">I stole this section from my </w:t>
      </w:r>
      <w:proofErr w:type="spellStart"/>
      <w:r>
        <w:rPr>
          <w:color w:val="FF0000"/>
          <w:sz w:val="24"/>
          <w:szCs w:val="24"/>
        </w:rPr>
        <w:t>pctblack</w:t>
      </w:r>
      <w:proofErr w:type="spellEnd"/>
      <w:r>
        <w:rPr>
          <w:color w:val="FF0000"/>
          <w:sz w:val="24"/>
          <w:szCs w:val="24"/>
        </w:rPr>
        <w:t xml:space="preserve"> paper with Mike so I'll need to change it, and it might change anyway if the BLS description comes first </w:t>
      </w:r>
      <w:r>
        <w:rPr>
          <w:sz w:val="24"/>
          <w:szCs w:val="24"/>
        </w:rPr>
        <w:t xml:space="preserve">Let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oMath>
      <w:r>
        <w:rPr>
          <w:sz w:val="24"/>
          <w:szCs w:val="24"/>
        </w:rPr>
        <w:t xml:space="preserve"> denote the outcome of interest for a city </w:t>
      </w:r>
      <w:proofErr w:type="spellStart"/>
      <w:r w:rsidRPr="00A05413">
        <w:rPr>
          <w:i/>
          <w:iCs/>
          <w:sz w:val="24"/>
          <w:szCs w:val="24"/>
        </w:rPr>
        <w:t>i</w:t>
      </w:r>
      <w:proofErr w:type="spellEnd"/>
      <w:r>
        <w:rPr>
          <w:sz w:val="24"/>
          <w:szCs w:val="24"/>
        </w:rPr>
        <w:t xml:space="preserve">, and let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m:t>
            </m:r>
          </m:sub>
        </m:sSub>
      </m:oMath>
      <w:r>
        <w:rPr>
          <w:rFonts w:eastAsiaTheme="minorEastAsia"/>
          <w:sz w:val="24"/>
          <w:szCs w:val="24"/>
        </w:rPr>
        <w:t xml:space="preserve"> </w:t>
      </w:r>
      <m:oMath>
        <m:r>
          <w:rPr>
            <w:rFonts w:ascii="Cambria Math" w:eastAsiaTheme="minorEastAsia" w:hAnsi="Cambria Math"/>
            <w:sz w:val="24"/>
            <w:szCs w:val="24"/>
          </w:rPr>
          <m:t xml:space="preserve">∈ </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0,1</m:t>
            </m:r>
          </m:e>
        </m:d>
      </m:oMath>
      <w:r>
        <w:rPr>
          <w:rFonts w:eastAsiaTheme="minorEastAsia"/>
          <w:sz w:val="24"/>
          <w:szCs w:val="24"/>
        </w:rPr>
        <w:t xml:space="preserve"> be an indicator for whether the police levy is renewed.  The running variable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i</m:t>
            </m:r>
          </m:sub>
        </m:sSub>
      </m:oMath>
      <w:r>
        <w:rPr>
          <w:rFonts w:eastAsiaTheme="minorEastAsia"/>
          <w:sz w:val="24"/>
          <w:szCs w:val="24"/>
        </w:rPr>
        <w:t xml:space="preserve"> is the proportion of votes in favor of renewal.  Treatment is assigned as in Equation (1):</w:t>
      </w:r>
    </w:p>
    <w:p w14:paraId="3ACB2D56" w14:textId="77777777" w:rsidR="00001E7B" w:rsidRDefault="00001E7B" w:rsidP="00001E7B">
      <w:pPr>
        <w:spacing w:line="480" w:lineRule="auto"/>
        <w:jc w:val="right"/>
        <w:rPr>
          <w:rFonts w:eastAsiaTheme="minorEastAsia"/>
          <w:sz w:val="24"/>
          <w:szCs w:val="24"/>
        </w:rPr>
      </w:pPr>
      <w:r>
        <w:rPr>
          <w:rFonts w:eastAsiaTheme="minorEastAsia"/>
          <w:sz w:val="24"/>
          <w:szCs w:val="24"/>
        </w:rPr>
        <w:t xml:space="preserve"> </w:t>
      </w:r>
      <w:r>
        <w:rPr>
          <w:rFonts w:eastAsiaTheme="minorEastAsia"/>
          <w:sz w:val="24"/>
          <w:szCs w:val="24"/>
        </w:rPr>
        <w:tab/>
      </w: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i</m:t>
            </m:r>
          </m:sub>
        </m:sSub>
        <m:r>
          <w:rPr>
            <w:rFonts w:ascii="Cambria Math" w:eastAsiaTheme="minorEastAsia" w:hAnsi="Cambria Math"/>
            <w:sz w:val="24"/>
            <w:szCs w:val="24"/>
          </w:rPr>
          <m:t>=1(</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i</m:t>
            </m:r>
          </m:sub>
        </m:sSub>
        <m:r>
          <w:rPr>
            <w:rFonts w:ascii="Cambria Math" w:eastAsiaTheme="minorEastAsia" w:hAnsi="Cambria Math"/>
            <w:sz w:val="24"/>
            <w:szCs w:val="24"/>
          </w:rPr>
          <m:t xml:space="preserve"> ≥c)</m:t>
        </m:r>
      </m:oMath>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(1)</w:t>
      </w:r>
    </w:p>
    <w:p w14:paraId="1F9713B0" w14:textId="77777777" w:rsidR="00001E7B" w:rsidRDefault="00001E7B" w:rsidP="00001E7B">
      <w:pPr>
        <w:spacing w:line="480" w:lineRule="auto"/>
        <w:rPr>
          <w:rFonts w:eastAsiaTheme="minorEastAsia"/>
          <w:sz w:val="24"/>
          <w:szCs w:val="24"/>
        </w:rPr>
      </w:pPr>
      <w:r>
        <w:rPr>
          <w:rFonts w:eastAsiaTheme="minorEastAsia"/>
          <w:sz w:val="24"/>
          <w:szCs w:val="24"/>
        </w:rPr>
        <w:t xml:space="preserve">where </w:t>
      </w:r>
      <w:r>
        <w:rPr>
          <w:rFonts w:eastAsiaTheme="minorEastAsia"/>
          <w:i/>
          <w:iCs/>
          <w:sz w:val="24"/>
          <w:szCs w:val="24"/>
        </w:rPr>
        <w:t>c</w:t>
      </w:r>
      <w:r>
        <w:rPr>
          <w:rFonts w:eastAsiaTheme="minorEastAsia"/>
          <w:sz w:val="24"/>
          <w:szCs w:val="24"/>
        </w:rPr>
        <w:t xml:space="preserve"> = 0.5 is the cutoff.  The observed outcome follows Equation (2):</w:t>
      </w:r>
    </w:p>
    <w:p w14:paraId="01DAF971" w14:textId="77777777" w:rsidR="00001E7B" w:rsidRDefault="00AE31C7" w:rsidP="00001E7B">
      <w:pPr>
        <w:spacing w:line="480" w:lineRule="auto"/>
        <w:jc w:val="right"/>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d>
          <m:dPr>
            <m:ctrlPr>
              <w:rPr>
                <w:rFonts w:ascii="Cambria Math" w:eastAsiaTheme="minorEastAsia" w:hAnsi="Cambria Math"/>
                <w:i/>
                <w:sz w:val="24"/>
                <w:szCs w:val="24"/>
              </w:rPr>
            </m:ctrlPr>
          </m:dPr>
          <m:e>
            <m:r>
              <w:rPr>
                <w:rFonts w:ascii="Cambria Math" w:eastAsiaTheme="minorEastAsia" w:hAnsi="Cambria Math"/>
                <w:sz w:val="24"/>
                <w:szCs w:val="24"/>
              </w:rPr>
              <m:t>0</m:t>
            </m:r>
          </m:e>
        </m:d>
        <m:d>
          <m:dPr>
            <m:ctrlPr>
              <w:rPr>
                <w:rFonts w:ascii="Cambria Math" w:eastAsiaTheme="minorEastAsia" w:hAnsi="Cambria Math"/>
                <w:i/>
                <w:sz w:val="24"/>
                <w:szCs w:val="24"/>
              </w:rPr>
            </m:ctrlPr>
          </m:dPr>
          <m:e>
            <m:r>
              <w:rPr>
                <w:rFonts w:ascii="Cambria Math" w:eastAsiaTheme="minorEastAsia" w:hAnsi="Cambria Math"/>
                <w:sz w:val="24"/>
                <w:szCs w:val="24"/>
              </w:rPr>
              <m:t>1-</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i</m:t>
                </m:r>
              </m:sub>
            </m:sSub>
          </m:e>
        </m:d>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(1)</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i</m:t>
            </m:r>
          </m:sub>
        </m:sSub>
      </m:oMath>
      <w:r w:rsidR="00001E7B">
        <w:rPr>
          <w:rFonts w:eastAsiaTheme="minorEastAsia"/>
          <w:sz w:val="24"/>
          <w:szCs w:val="24"/>
        </w:rPr>
        <w:t>.</w:t>
      </w:r>
      <w:r w:rsidR="00001E7B">
        <w:rPr>
          <w:rFonts w:eastAsiaTheme="minorEastAsia"/>
          <w:sz w:val="24"/>
          <w:szCs w:val="24"/>
        </w:rPr>
        <w:tab/>
      </w:r>
      <w:r w:rsidR="00001E7B">
        <w:rPr>
          <w:rFonts w:eastAsiaTheme="minorEastAsia"/>
          <w:sz w:val="24"/>
          <w:szCs w:val="24"/>
        </w:rPr>
        <w:tab/>
      </w:r>
      <w:r w:rsidR="00001E7B">
        <w:rPr>
          <w:rFonts w:eastAsiaTheme="minorEastAsia"/>
          <w:sz w:val="24"/>
          <w:szCs w:val="24"/>
        </w:rPr>
        <w:tab/>
      </w:r>
      <w:r w:rsidR="00001E7B">
        <w:rPr>
          <w:rFonts w:eastAsiaTheme="minorEastAsia"/>
          <w:sz w:val="24"/>
          <w:szCs w:val="24"/>
        </w:rPr>
        <w:tab/>
        <w:t>(2)</w:t>
      </w:r>
    </w:p>
    <w:p w14:paraId="48A027DC" w14:textId="77777777" w:rsidR="00001E7B" w:rsidRDefault="00001E7B" w:rsidP="00001E7B">
      <w:pPr>
        <w:spacing w:line="480" w:lineRule="auto"/>
        <w:rPr>
          <w:rFonts w:eastAsiaTheme="minorEastAsia"/>
          <w:sz w:val="24"/>
          <w:szCs w:val="24"/>
        </w:rPr>
      </w:pPr>
      <w:r>
        <w:rPr>
          <w:rFonts w:eastAsiaTheme="minorEastAsia"/>
          <w:sz w:val="24"/>
          <w:szCs w:val="24"/>
        </w:rPr>
        <w:t>The parameter of interest is the average treatment effect at the cutoff, as in Equation (3):</w:t>
      </w:r>
    </w:p>
    <w:p w14:paraId="43260B86" w14:textId="77777777" w:rsidR="00001E7B" w:rsidRDefault="00001E7B" w:rsidP="00001E7B">
      <w:pPr>
        <w:spacing w:line="480" w:lineRule="auto"/>
        <w:jc w:val="right"/>
        <w:rPr>
          <w:rFonts w:eastAsiaTheme="minorEastAsia"/>
          <w:sz w:val="24"/>
          <w:szCs w:val="24"/>
        </w:rPr>
      </w:pPr>
      <m:oMath>
        <m:r>
          <w:rPr>
            <w:rFonts w:ascii="Cambria Math" w:eastAsiaTheme="minorEastAsia" w:hAnsi="Cambria Math"/>
            <w:sz w:val="24"/>
            <w:szCs w:val="24"/>
          </w:rPr>
          <m:t xml:space="preserve">τ= </m:t>
        </m:r>
        <m:func>
          <m:funcPr>
            <m:ctrlPr>
              <w:rPr>
                <w:rFonts w:ascii="Cambria Math" w:eastAsiaTheme="minorEastAsia" w:hAnsi="Cambria Math"/>
                <w:i/>
                <w:sz w:val="24"/>
                <w:szCs w:val="24"/>
              </w:rPr>
            </m:ctrlPr>
          </m:funcPr>
          <m:fName>
            <m:limLow>
              <m:limLowPr>
                <m:ctrlPr>
                  <w:rPr>
                    <w:rFonts w:ascii="Cambria Math" w:eastAsiaTheme="minorEastAsia" w:hAnsi="Cambria Math"/>
                    <w:i/>
                    <w:sz w:val="24"/>
                    <w:szCs w:val="24"/>
                  </w:rPr>
                </m:ctrlPr>
              </m:limLowPr>
              <m:e>
                <m:r>
                  <m:rPr>
                    <m:sty m:val="p"/>
                  </m:rPr>
                  <w:rPr>
                    <w:rFonts w:ascii="Cambria Math" w:hAnsi="Cambria Math"/>
                    <w:sz w:val="24"/>
                    <w:szCs w:val="24"/>
                  </w:rPr>
                  <m:t>lim</m:t>
                </m:r>
              </m:e>
              <m:lim>
                <m:r>
                  <w:rPr>
                    <w:rFonts w:ascii="Cambria Math" w:eastAsiaTheme="minorEastAsia" w:hAnsi="Cambria Math"/>
                    <w:sz w:val="24"/>
                    <w:szCs w:val="24"/>
                  </w:rPr>
                  <m:t>r↓c</m:t>
                </m:r>
              </m:lim>
            </m:limLow>
          </m:fName>
          <m:e>
            <m:r>
              <w:rPr>
                <w:rFonts w:ascii="Cambria Math" w:eastAsiaTheme="minorEastAsia" w:hAnsi="Cambria Math"/>
                <w:sz w:val="24"/>
                <w:szCs w:val="24"/>
              </w:rPr>
              <m:t>E</m:t>
            </m:r>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i</m:t>
                    </m:r>
                  </m:sub>
                </m:sSub>
                <m:r>
                  <w:rPr>
                    <w:rFonts w:ascii="Cambria Math" w:eastAsiaTheme="minorEastAsia" w:hAnsi="Cambria Math"/>
                    <w:sz w:val="24"/>
                    <w:szCs w:val="24"/>
                  </w:rPr>
                  <m:t>=r</m:t>
                </m:r>
              </m:e>
            </m:d>
            <m:r>
              <w:rPr>
                <w:rFonts w:ascii="Cambria Math" w:eastAsiaTheme="minorEastAsia" w:hAnsi="Cambria Math"/>
                <w:sz w:val="24"/>
                <w:szCs w:val="24"/>
              </w:rPr>
              <m:t xml:space="preserve">- </m:t>
            </m:r>
            <m:func>
              <m:funcPr>
                <m:ctrlPr>
                  <w:rPr>
                    <w:rFonts w:ascii="Cambria Math" w:eastAsiaTheme="minorEastAsia" w:hAnsi="Cambria Math"/>
                    <w:i/>
                    <w:sz w:val="24"/>
                    <w:szCs w:val="24"/>
                  </w:rPr>
                </m:ctrlPr>
              </m:funcPr>
              <m:fName>
                <m:limLow>
                  <m:limLowPr>
                    <m:ctrlPr>
                      <w:rPr>
                        <w:rFonts w:ascii="Cambria Math" w:eastAsiaTheme="minorEastAsia" w:hAnsi="Cambria Math"/>
                        <w:i/>
                        <w:sz w:val="24"/>
                        <w:szCs w:val="24"/>
                      </w:rPr>
                    </m:ctrlPr>
                  </m:limLowPr>
                  <m:e>
                    <m:r>
                      <m:rPr>
                        <m:sty m:val="p"/>
                      </m:rPr>
                      <w:rPr>
                        <w:rFonts w:ascii="Cambria Math" w:hAnsi="Cambria Math"/>
                        <w:sz w:val="24"/>
                        <w:szCs w:val="24"/>
                      </w:rPr>
                      <m:t>lim</m:t>
                    </m:r>
                  </m:e>
                  <m:lim>
                    <m:r>
                      <w:rPr>
                        <w:rFonts w:ascii="Cambria Math" w:eastAsiaTheme="minorEastAsia" w:hAnsi="Cambria Math"/>
                        <w:sz w:val="24"/>
                        <w:szCs w:val="24"/>
                      </w:rPr>
                      <m:t>r↑c</m:t>
                    </m:r>
                  </m:lim>
                </m:limLow>
              </m:fName>
              <m:e>
                <m:r>
                  <w:rPr>
                    <w:rFonts w:ascii="Cambria Math" w:eastAsiaTheme="minorEastAsia" w:hAnsi="Cambria Math"/>
                    <w:sz w:val="24"/>
                    <w:szCs w:val="24"/>
                  </w:rPr>
                  <m:t>E</m:t>
                </m:r>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i</m:t>
                        </m:r>
                      </m:sub>
                    </m:sSub>
                    <m:r>
                      <w:rPr>
                        <w:rFonts w:ascii="Cambria Math" w:eastAsiaTheme="minorEastAsia" w:hAnsi="Cambria Math"/>
                        <w:sz w:val="24"/>
                        <w:szCs w:val="24"/>
                      </w:rPr>
                      <m:t>=r</m:t>
                    </m:r>
                  </m:e>
                </m:d>
              </m:e>
            </m:func>
          </m:e>
        </m:func>
        <m:r>
          <w:rPr>
            <w:rFonts w:ascii="Cambria Math" w:eastAsiaTheme="minorEastAsia" w:hAnsi="Cambria Math"/>
            <w:sz w:val="24"/>
            <w:szCs w:val="24"/>
          </w:rPr>
          <m:t>.</m:t>
        </m:r>
      </m:oMath>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(3)</w:t>
      </w:r>
    </w:p>
    <w:p w14:paraId="2594F40A" w14:textId="77777777" w:rsidR="00001E7B" w:rsidRDefault="00001E7B" w:rsidP="00001E7B">
      <w:pPr>
        <w:spacing w:line="480" w:lineRule="auto"/>
        <w:rPr>
          <w:rFonts w:eastAsiaTheme="minorEastAsia" w:cstheme="minorHAnsi"/>
          <w:sz w:val="24"/>
          <w:szCs w:val="24"/>
        </w:rPr>
      </w:pPr>
      <w:r w:rsidRPr="00B32E8D">
        <w:rPr>
          <w:rFonts w:eastAsiaTheme="minorEastAsia" w:cstheme="minorHAnsi"/>
          <w:sz w:val="24"/>
          <w:szCs w:val="24"/>
        </w:rPr>
        <w:t xml:space="preserve">We estimate </w:t>
      </w:r>
      <w:r w:rsidRPr="00B32E8D">
        <w:rPr>
          <w:rFonts w:eastAsiaTheme="minorEastAsia" w:cstheme="minorHAnsi"/>
          <w:i/>
          <w:iCs/>
          <w:sz w:val="24"/>
          <w:szCs w:val="24"/>
        </w:rPr>
        <w:t xml:space="preserve">τ </w:t>
      </w:r>
      <w:r w:rsidRPr="00B32E8D">
        <w:rPr>
          <w:rFonts w:eastAsiaTheme="minorEastAsia" w:cstheme="minorHAnsi"/>
          <w:sz w:val="24"/>
          <w:szCs w:val="24"/>
        </w:rPr>
        <w:t>in Equation (3) using local polynomial regression with a triangular kernel and bias-co</w:t>
      </w:r>
      <w:r>
        <w:rPr>
          <w:rFonts w:eastAsiaTheme="minorEastAsia" w:cstheme="minorHAnsi"/>
          <w:sz w:val="24"/>
          <w:szCs w:val="24"/>
        </w:rPr>
        <w:t xml:space="preserve">rrected inference as proposed by </w:t>
      </w:r>
      <w:proofErr w:type="spellStart"/>
      <w:r>
        <w:rPr>
          <w:rFonts w:eastAsiaTheme="minorEastAsia" w:cstheme="minorHAnsi"/>
          <w:sz w:val="24"/>
          <w:szCs w:val="24"/>
        </w:rPr>
        <w:t>Calonico</w:t>
      </w:r>
      <w:proofErr w:type="spellEnd"/>
      <w:r>
        <w:rPr>
          <w:rFonts w:eastAsiaTheme="minorEastAsia" w:cstheme="minorHAnsi"/>
          <w:sz w:val="24"/>
          <w:szCs w:val="24"/>
        </w:rPr>
        <w:t xml:space="preserve">, et al. (2019).  The estimator is </w:t>
      </w:r>
    </w:p>
    <w:p w14:paraId="5E62EDBC" w14:textId="77777777" w:rsidR="00001E7B" w:rsidRDefault="00AE31C7" w:rsidP="00001E7B">
      <w:pPr>
        <w:spacing w:line="480" w:lineRule="auto"/>
        <w:jc w:val="right"/>
        <w:rPr>
          <w:rFonts w:eastAsiaTheme="minorEastAsia" w:cstheme="minorHAnsi"/>
          <w:sz w:val="24"/>
          <w:szCs w:val="24"/>
        </w:rPr>
      </w:pPr>
      <m:oMath>
        <m:sSub>
          <m:sSubPr>
            <m:ctrlPr>
              <w:rPr>
                <w:rFonts w:ascii="Cambria Math" w:eastAsiaTheme="minorEastAsia" w:hAnsi="Cambria Math" w:cstheme="minorHAnsi"/>
                <w:i/>
                <w:sz w:val="24"/>
                <w:szCs w:val="24"/>
              </w:rPr>
            </m:ctrlPr>
          </m:sSubPr>
          <m:e>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τ</m:t>
                </m:r>
              </m:e>
            </m:acc>
          </m:e>
          <m:sub>
            <m:r>
              <w:rPr>
                <w:rFonts w:ascii="Cambria Math" w:eastAsiaTheme="minorEastAsia" w:hAnsi="Cambria Math" w:cstheme="minorHAnsi"/>
                <w:sz w:val="24"/>
                <w:szCs w:val="24"/>
              </w:rPr>
              <m:t>BC</m:t>
            </m:r>
          </m:sub>
        </m:sSub>
        <m:r>
          <w:rPr>
            <w:rFonts w:ascii="Cambria Math" w:eastAsiaTheme="minorEastAsia" w:hAnsi="Cambria Math" w:cstheme="minorHAnsi"/>
            <w:sz w:val="24"/>
            <w:szCs w:val="24"/>
          </w:rPr>
          <m:t xml:space="preserve">= </m:t>
        </m:r>
        <m:sSub>
          <m:sSubPr>
            <m:ctrlPr>
              <w:rPr>
                <w:rFonts w:ascii="Cambria Math" w:eastAsiaTheme="minorEastAsia" w:hAnsi="Cambria Math" w:cstheme="minorHAnsi"/>
                <w:i/>
                <w:sz w:val="24"/>
                <w:szCs w:val="24"/>
              </w:rPr>
            </m:ctrlPr>
          </m:sSubPr>
          <m:e>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u</m:t>
                </m:r>
              </m:e>
            </m:acc>
          </m:e>
          <m:sub>
            <m:r>
              <w:rPr>
                <w:rFonts w:ascii="Cambria Math" w:eastAsiaTheme="minorEastAsia" w:hAnsi="Cambria Math" w:cstheme="minorHAnsi"/>
                <w:sz w:val="24"/>
                <w:szCs w:val="24"/>
              </w:rPr>
              <m:t>+</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c</m:t>
            </m:r>
          </m:e>
        </m:d>
        <m:r>
          <w:rPr>
            <w:rFonts w:ascii="Cambria Math" w:eastAsiaTheme="minorEastAsia" w:hAnsi="Cambria Math" w:cstheme="minorHAnsi"/>
            <w:sz w:val="24"/>
            <w:szCs w:val="24"/>
          </w:rPr>
          <m:t xml:space="preserve">- </m:t>
        </m:r>
        <m:sSub>
          <m:sSubPr>
            <m:ctrlPr>
              <w:rPr>
                <w:rFonts w:ascii="Cambria Math" w:eastAsiaTheme="minorEastAsia" w:hAnsi="Cambria Math" w:cstheme="minorHAnsi"/>
                <w:i/>
                <w:sz w:val="24"/>
                <w:szCs w:val="24"/>
              </w:rPr>
            </m:ctrlPr>
          </m:sSubPr>
          <m:e>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u</m:t>
                </m:r>
              </m:e>
            </m:acc>
          </m:e>
          <m:sub>
            <m:r>
              <w:rPr>
                <w:rFonts w:ascii="Cambria Math" w:eastAsiaTheme="minorEastAsia" w:hAnsi="Cambria Math" w:cstheme="minorHAnsi"/>
                <w:sz w:val="24"/>
                <w:szCs w:val="24"/>
              </w:rPr>
              <m:t>-</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c</m:t>
            </m:r>
          </m:e>
        </m:d>
        <m:r>
          <w:rPr>
            <w:rFonts w:ascii="Cambria Math" w:eastAsiaTheme="minorEastAsia" w:hAnsi="Cambria Math" w:cstheme="minorHAnsi"/>
            <w:sz w:val="24"/>
            <w:szCs w:val="24"/>
          </w:rPr>
          <m:t>-</m:t>
        </m:r>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β</m:t>
            </m:r>
          </m:e>
        </m:acc>
      </m:oMath>
      <w:r w:rsidR="00001E7B">
        <w:rPr>
          <w:rFonts w:eastAsiaTheme="minorEastAsia" w:cstheme="minorHAnsi"/>
          <w:sz w:val="24"/>
          <w:szCs w:val="24"/>
        </w:rPr>
        <w:tab/>
      </w:r>
      <w:r w:rsidR="00001E7B">
        <w:rPr>
          <w:rFonts w:eastAsiaTheme="minorEastAsia" w:cstheme="minorHAnsi"/>
          <w:sz w:val="24"/>
          <w:szCs w:val="24"/>
        </w:rPr>
        <w:tab/>
      </w:r>
      <w:r w:rsidR="00001E7B">
        <w:rPr>
          <w:rFonts w:eastAsiaTheme="minorEastAsia" w:cstheme="minorHAnsi"/>
          <w:sz w:val="24"/>
          <w:szCs w:val="24"/>
        </w:rPr>
        <w:tab/>
      </w:r>
      <w:r w:rsidR="00001E7B">
        <w:rPr>
          <w:rFonts w:eastAsiaTheme="minorEastAsia" w:cstheme="minorHAnsi"/>
          <w:sz w:val="24"/>
          <w:szCs w:val="24"/>
        </w:rPr>
        <w:tab/>
      </w:r>
      <w:r w:rsidR="00001E7B">
        <w:rPr>
          <w:rFonts w:eastAsiaTheme="minorEastAsia" w:cstheme="minorHAnsi"/>
          <w:sz w:val="24"/>
          <w:szCs w:val="24"/>
        </w:rPr>
        <w:tab/>
        <w:t>(4)</w:t>
      </w:r>
    </w:p>
    <w:p w14:paraId="144737CA" w14:textId="77777777" w:rsidR="00001E7B" w:rsidRDefault="00001E7B" w:rsidP="00001E7B">
      <w:pPr>
        <w:spacing w:line="480" w:lineRule="auto"/>
        <w:rPr>
          <w:rFonts w:eastAsiaTheme="minorEastAsia" w:cstheme="minorHAnsi"/>
          <w:sz w:val="24"/>
          <w:szCs w:val="24"/>
        </w:rPr>
      </w:pPr>
      <w:r>
        <w:rPr>
          <w:rFonts w:eastAsiaTheme="minorEastAsia" w:cstheme="minorHAnsi"/>
          <w:sz w:val="24"/>
          <w:szCs w:val="24"/>
        </w:rPr>
        <w:t xml:space="preserve">where </w:t>
      </w:r>
      <m:oMath>
        <m:sSub>
          <m:sSubPr>
            <m:ctrlPr>
              <w:rPr>
                <w:rFonts w:ascii="Cambria Math" w:eastAsiaTheme="minorEastAsia" w:hAnsi="Cambria Math" w:cstheme="minorHAnsi"/>
                <w:i/>
                <w:sz w:val="24"/>
                <w:szCs w:val="24"/>
              </w:rPr>
            </m:ctrlPr>
          </m:sSubPr>
          <m:e>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u</m:t>
                </m:r>
              </m:e>
            </m:acc>
          </m:e>
          <m:sub>
            <m:r>
              <w:rPr>
                <w:rFonts w:ascii="Cambria Math" w:eastAsiaTheme="minorEastAsia" w:hAnsi="Cambria Math" w:cstheme="minorHAnsi"/>
                <w:sz w:val="24"/>
                <w:szCs w:val="24"/>
              </w:rPr>
              <m:t>+</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c</m:t>
            </m:r>
          </m:e>
        </m:d>
      </m:oMath>
      <w:r>
        <w:rPr>
          <w:rFonts w:eastAsiaTheme="minorEastAsia" w:cstheme="minorHAnsi"/>
          <w:sz w:val="24"/>
          <w:szCs w:val="24"/>
        </w:rPr>
        <w:t xml:space="preserve"> and </w:t>
      </w:r>
      <m:oMath>
        <m:sSub>
          <m:sSubPr>
            <m:ctrlPr>
              <w:rPr>
                <w:rFonts w:ascii="Cambria Math" w:eastAsiaTheme="minorEastAsia" w:hAnsi="Cambria Math" w:cstheme="minorHAnsi"/>
                <w:i/>
                <w:sz w:val="24"/>
                <w:szCs w:val="24"/>
              </w:rPr>
            </m:ctrlPr>
          </m:sSubPr>
          <m:e>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u</m:t>
                </m:r>
              </m:e>
            </m:acc>
          </m:e>
          <m:sub>
            <m:r>
              <w:rPr>
                <w:rFonts w:ascii="Cambria Math" w:eastAsiaTheme="minorEastAsia" w:hAnsi="Cambria Math" w:cstheme="minorHAnsi"/>
                <w:sz w:val="24"/>
                <w:szCs w:val="24"/>
              </w:rPr>
              <m:t>-</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c</m:t>
            </m:r>
          </m:e>
        </m:d>
      </m:oMath>
      <w:r>
        <w:rPr>
          <w:rFonts w:eastAsiaTheme="minorEastAsia" w:cstheme="minorHAnsi"/>
          <w:sz w:val="24"/>
          <w:szCs w:val="24"/>
        </w:rPr>
        <w:t xml:space="preserve"> are local polynomial estimates from the right and left of the cutoff, and </w:t>
      </w:r>
      <m:oMath>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β</m:t>
            </m:r>
          </m:e>
        </m:acc>
      </m:oMath>
      <w:r>
        <w:rPr>
          <w:rFonts w:eastAsiaTheme="minorEastAsia" w:cstheme="minorHAnsi"/>
          <w:sz w:val="24"/>
          <w:szCs w:val="24"/>
        </w:rPr>
        <w:t xml:space="preserve"> is the bias correction term.  The literature favors the use of the local linear or quadratic polynomial (Gelman and Imbens, 2019), and testing sh</w:t>
      </w:r>
      <w:proofErr w:type="spellStart"/>
      <w:r>
        <w:rPr>
          <w:rFonts w:eastAsiaTheme="minorEastAsia" w:cstheme="minorHAnsi"/>
          <w:sz w:val="24"/>
          <w:szCs w:val="24"/>
        </w:rPr>
        <w:t>ows</w:t>
      </w:r>
      <w:proofErr w:type="spellEnd"/>
      <w:r>
        <w:rPr>
          <w:rFonts w:eastAsiaTheme="minorEastAsia" w:cstheme="minorHAnsi"/>
          <w:sz w:val="24"/>
          <w:szCs w:val="24"/>
        </w:rPr>
        <w:t xml:space="preserve"> the local linear has a lower asymptotic mean squared error in our sample (Pei, et al. 2022).</w:t>
      </w:r>
    </w:p>
    <w:p w14:paraId="0B3408D8" w14:textId="77777777" w:rsidR="00001E7B" w:rsidRDefault="00001E7B" w:rsidP="00001E7B">
      <w:pPr>
        <w:spacing w:line="480" w:lineRule="auto"/>
        <w:rPr>
          <w:rFonts w:eastAsiaTheme="minorEastAsia" w:cstheme="minorHAnsi"/>
          <w:sz w:val="24"/>
          <w:szCs w:val="24"/>
        </w:rPr>
      </w:pPr>
      <w:r>
        <w:rPr>
          <w:rFonts w:eastAsiaTheme="minorEastAsia" w:cstheme="minorHAnsi"/>
          <w:sz w:val="24"/>
          <w:szCs w:val="24"/>
        </w:rPr>
        <w:tab/>
        <w:t>The triangular kernel is defined as</w:t>
      </w:r>
    </w:p>
    <w:p w14:paraId="6643EC61" w14:textId="77777777" w:rsidR="00001E7B" w:rsidRDefault="00001E7B" w:rsidP="00001E7B">
      <w:pPr>
        <w:spacing w:line="480" w:lineRule="auto"/>
        <w:jc w:val="right"/>
        <w:rPr>
          <w:rFonts w:eastAsiaTheme="minorEastAsia" w:cstheme="minorHAnsi"/>
          <w:sz w:val="24"/>
          <w:szCs w:val="24"/>
        </w:rPr>
      </w:pPr>
      <m:oMath>
        <m:r>
          <w:rPr>
            <w:rFonts w:ascii="Cambria Math" w:eastAsiaTheme="minorEastAsia" w:hAnsi="Cambria Math" w:cstheme="minorHAnsi"/>
            <w:sz w:val="24"/>
            <w:szCs w:val="24"/>
          </w:rPr>
          <m:t>K</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u</m:t>
            </m:r>
          </m:e>
        </m:d>
        <m:r>
          <w:rPr>
            <w:rFonts w:ascii="Cambria Math" w:eastAsiaTheme="minorEastAsia" w:hAnsi="Cambria Math" w:cstheme="minorHAnsi"/>
            <w:sz w:val="24"/>
            <w:szCs w:val="24"/>
          </w:rPr>
          <m:t>=</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d>
              <m:dPr>
                <m:begChr m:val="|"/>
                <m:endChr m:val="|"/>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u</m:t>
                </m:r>
              </m:e>
            </m:d>
          </m:e>
        </m:d>
        <m:r>
          <w:rPr>
            <w:rFonts w:ascii="Cambria Math" w:eastAsiaTheme="minorEastAsia" w:hAnsi="Cambria Math" w:cstheme="minorHAnsi"/>
            <w:sz w:val="24"/>
            <w:szCs w:val="24"/>
          </w:rPr>
          <m:t>1</m:t>
        </m:r>
        <m:d>
          <m:dPr>
            <m:ctrlPr>
              <w:rPr>
                <w:rFonts w:ascii="Cambria Math" w:eastAsiaTheme="minorEastAsia" w:hAnsi="Cambria Math" w:cstheme="minorHAnsi"/>
                <w:i/>
                <w:sz w:val="24"/>
                <w:szCs w:val="24"/>
              </w:rPr>
            </m:ctrlPr>
          </m:dPr>
          <m:e>
            <m:d>
              <m:dPr>
                <m:begChr m:val="|"/>
                <m:endChr m:val="|"/>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u</m:t>
                </m:r>
              </m:e>
            </m:d>
            <m:r>
              <w:rPr>
                <w:rFonts w:ascii="Cambria Math" w:eastAsiaTheme="minorEastAsia" w:hAnsi="Cambria Math" w:cstheme="minorHAnsi"/>
                <w:sz w:val="24"/>
                <w:szCs w:val="24"/>
              </w:rPr>
              <m:t>≤1</m:t>
            </m:r>
          </m:e>
        </m:d>
        <m:r>
          <w:rPr>
            <w:rFonts w:ascii="Cambria Math" w:eastAsiaTheme="minorEastAsia" w:hAnsi="Cambria Math" w:cstheme="minorHAnsi"/>
            <w:sz w:val="24"/>
            <w:szCs w:val="24"/>
          </w:rPr>
          <m:t>.</m:t>
        </m:r>
      </m:oMath>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t>(5)</w:t>
      </w:r>
    </w:p>
    <w:p w14:paraId="56D041FE" w14:textId="7F9607C5" w:rsidR="00001E7B" w:rsidRDefault="00001E7B" w:rsidP="00001E7B">
      <w:pPr>
        <w:spacing w:line="480" w:lineRule="auto"/>
        <w:rPr>
          <w:rFonts w:eastAsiaTheme="minorEastAsia" w:cstheme="minorHAnsi"/>
          <w:sz w:val="24"/>
          <w:szCs w:val="24"/>
        </w:rPr>
      </w:pPr>
      <w:r>
        <w:rPr>
          <w:rFonts w:eastAsiaTheme="minorEastAsia" w:cstheme="minorHAnsi"/>
          <w:sz w:val="24"/>
          <w:szCs w:val="24"/>
        </w:rPr>
        <w:lastRenderedPageBreak/>
        <w:t>This kernel if favored in the literature (</w:t>
      </w:r>
      <w:proofErr w:type="spellStart"/>
      <w:r>
        <w:rPr>
          <w:rFonts w:eastAsiaTheme="minorEastAsia" w:cstheme="minorHAnsi"/>
          <w:sz w:val="24"/>
          <w:szCs w:val="24"/>
        </w:rPr>
        <w:t>Cattaneo</w:t>
      </w:r>
      <w:proofErr w:type="spellEnd"/>
      <w:r>
        <w:rPr>
          <w:rFonts w:eastAsiaTheme="minorEastAsia" w:cstheme="minorHAnsi"/>
          <w:sz w:val="24"/>
          <w:szCs w:val="24"/>
        </w:rPr>
        <w:t xml:space="preserve">, </w:t>
      </w:r>
      <w:proofErr w:type="spellStart"/>
      <w:r>
        <w:rPr>
          <w:rFonts w:eastAsiaTheme="minorEastAsia" w:cstheme="minorHAnsi"/>
          <w:sz w:val="24"/>
          <w:szCs w:val="24"/>
        </w:rPr>
        <w:t>Idrobo</w:t>
      </w:r>
      <w:proofErr w:type="spellEnd"/>
      <w:r>
        <w:rPr>
          <w:rFonts w:eastAsiaTheme="minorEastAsia" w:cstheme="minorHAnsi"/>
          <w:sz w:val="24"/>
          <w:szCs w:val="24"/>
        </w:rPr>
        <w:t xml:space="preserve">, and </w:t>
      </w:r>
      <w:proofErr w:type="spellStart"/>
      <w:r>
        <w:rPr>
          <w:rFonts w:eastAsiaTheme="minorEastAsia" w:cstheme="minorHAnsi"/>
          <w:sz w:val="24"/>
          <w:szCs w:val="24"/>
        </w:rPr>
        <w:t>Titiunik</w:t>
      </w:r>
      <w:proofErr w:type="spellEnd"/>
      <w:r>
        <w:rPr>
          <w:rFonts w:eastAsiaTheme="minorEastAsia" w:cstheme="minorHAnsi"/>
          <w:sz w:val="24"/>
          <w:szCs w:val="24"/>
        </w:rPr>
        <w:t xml:space="preserve">, </w:t>
      </w:r>
      <w:r w:rsidR="00A53B6A">
        <w:rPr>
          <w:rFonts w:eastAsiaTheme="minorEastAsia" w:cstheme="minorHAnsi"/>
          <w:sz w:val="24"/>
          <w:szCs w:val="24"/>
        </w:rPr>
        <w:t>2020</w:t>
      </w:r>
      <w:r>
        <w:rPr>
          <w:rFonts w:eastAsiaTheme="minorEastAsia" w:cstheme="minorHAnsi"/>
          <w:sz w:val="24"/>
          <w:szCs w:val="24"/>
        </w:rPr>
        <w:t xml:space="preserve">) because it </w:t>
      </w:r>
      <w:bookmarkStart w:id="29" w:name="_Hlk204148882"/>
      <w:r>
        <w:rPr>
          <w:rFonts w:eastAsiaTheme="minorEastAsia" w:cstheme="minorHAnsi"/>
          <w:sz w:val="24"/>
          <w:szCs w:val="24"/>
        </w:rPr>
        <w:t>minimizes the asymptotic mean squared error in local polynomial estimation by placing more weight on observations close to the cutoff</w:t>
      </w:r>
      <w:bookmarkEnd w:id="29"/>
      <w:r>
        <w:rPr>
          <w:rFonts w:eastAsiaTheme="minorEastAsia" w:cstheme="minorHAnsi"/>
          <w:sz w:val="24"/>
          <w:szCs w:val="24"/>
        </w:rPr>
        <w:t>.</w:t>
      </w:r>
    </w:p>
    <w:p w14:paraId="0E8097AD" w14:textId="77777777" w:rsidR="00001E7B" w:rsidRDefault="00001E7B" w:rsidP="00001E7B">
      <w:pPr>
        <w:spacing w:line="480" w:lineRule="auto"/>
        <w:rPr>
          <w:rFonts w:eastAsiaTheme="minorEastAsia" w:cstheme="minorHAnsi"/>
          <w:sz w:val="24"/>
          <w:szCs w:val="24"/>
        </w:rPr>
      </w:pPr>
      <w:r>
        <w:rPr>
          <w:rFonts w:eastAsiaTheme="minorEastAsia" w:cstheme="minorHAnsi"/>
          <w:sz w:val="24"/>
          <w:szCs w:val="24"/>
        </w:rPr>
        <w:tab/>
        <w:t xml:space="preserve">Let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i</m:t>
            </m:r>
          </m:sub>
        </m:sSub>
      </m:oMath>
      <w:r>
        <w:rPr>
          <w:rFonts w:eastAsiaTheme="minorEastAsia" w:cstheme="minorHAnsi"/>
          <w:sz w:val="24"/>
          <w:szCs w:val="24"/>
        </w:rPr>
        <w:t xml:space="preserve"> be a vector of covar</w:t>
      </w:r>
      <w:proofErr w:type="spellStart"/>
      <w:r>
        <w:rPr>
          <w:rFonts w:eastAsiaTheme="minorEastAsia" w:cstheme="minorHAnsi"/>
          <w:sz w:val="24"/>
          <w:szCs w:val="24"/>
        </w:rPr>
        <w:t>iates</w:t>
      </w:r>
      <w:proofErr w:type="spellEnd"/>
      <w:r>
        <w:rPr>
          <w:rFonts w:eastAsiaTheme="minorEastAsia" w:cstheme="minorHAnsi"/>
          <w:sz w:val="24"/>
          <w:szCs w:val="24"/>
        </w:rPr>
        <w:t xml:space="preserve">.  Following </w:t>
      </w:r>
      <w:proofErr w:type="spellStart"/>
      <w:r>
        <w:rPr>
          <w:rFonts w:eastAsiaTheme="minorEastAsia" w:cstheme="minorHAnsi"/>
          <w:sz w:val="24"/>
          <w:szCs w:val="24"/>
        </w:rPr>
        <w:t>Calonico</w:t>
      </w:r>
      <w:proofErr w:type="spellEnd"/>
      <w:r>
        <w:rPr>
          <w:rFonts w:eastAsiaTheme="minorEastAsia" w:cstheme="minorHAnsi"/>
          <w:sz w:val="24"/>
          <w:szCs w:val="24"/>
        </w:rPr>
        <w:t xml:space="preserve">, et al. (2019) we incorporate covariates to improve precision without introducing bias.  The covariate-adjusted estimator is </w:t>
      </w:r>
    </w:p>
    <w:p w14:paraId="7647789F" w14:textId="77777777" w:rsidR="00001E7B" w:rsidRDefault="00AE31C7" w:rsidP="00001E7B">
      <w:pPr>
        <w:spacing w:line="480" w:lineRule="auto"/>
        <w:jc w:val="right"/>
        <w:rPr>
          <w:rFonts w:eastAsiaTheme="minorEastAsia" w:cstheme="minorHAnsi"/>
          <w:sz w:val="24"/>
          <w:szCs w:val="24"/>
        </w:rPr>
      </w:pPr>
      <m:oMath>
        <m:sSubSup>
          <m:sSubSupPr>
            <m:ctrlPr>
              <w:rPr>
                <w:rFonts w:ascii="Cambria Math" w:eastAsiaTheme="minorEastAsia" w:hAnsi="Cambria Math" w:cstheme="minorHAnsi"/>
                <w:i/>
                <w:sz w:val="24"/>
                <w:szCs w:val="24"/>
              </w:rPr>
            </m:ctrlPr>
          </m:sSubSupPr>
          <m:e>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τ</m:t>
                </m:r>
              </m:e>
            </m:acc>
          </m:e>
          <m:sub>
            <m:r>
              <w:rPr>
                <w:rFonts w:ascii="Cambria Math" w:eastAsiaTheme="minorEastAsia" w:hAnsi="Cambria Math" w:cstheme="minorHAnsi"/>
                <w:sz w:val="24"/>
                <w:szCs w:val="24"/>
              </w:rPr>
              <m:t>BC</m:t>
            </m:r>
          </m:sub>
          <m:sup>
            <m:r>
              <w:rPr>
                <w:rFonts w:ascii="Cambria Math" w:eastAsiaTheme="minorEastAsia" w:hAnsi="Cambria Math" w:cstheme="minorHAnsi"/>
                <w:sz w:val="24"/>
                <w:szCs w:val="24"/>
              </w:rPr>
              <m:t>adj</m:t>
            </m:r>
          </m:sup>
        </m:sSubSup>
        <m:r>
          <w:rPr>
            <w:rFonts w:ascii="Cambria Math" w:eastAsiaTheme="minorEastAsia" w:hAnsi="Cambria Math" w:cstheme="minorHAnsi"/>
            <w:sz w:val="24"/>
            <w:szCs w:val="24"/>
          </w:rPr>
          <m:t>=</m:t>
        </m:r>
        <m:sSubSup>
          <m:sSubSupPr>
            <m:ctrlPr>
              <w:rPr>
                <w:rFonts w:ascii="Cambria Math" w:eastAsiaTheme="minorEastAsia" w:hAnsi="Cambria Math" w:cstheme="minorHAnsi"/>
                <w:i/>
                <w:sz w:val="24"/>
                <w:szCs w:val="24"/>
              </w:rPr>
            </m:ctrlPr>
          </m:sSubSupPr>
          <m:e>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μ</m:t>
                </m:r>
              </m:e>
            </m:acc>
          </m:e>
          <m:sub>
            <m:r>
              <w:rPr>
                <w:rFonts w:ascii="Cambria Math" w:eastAsiaTheme="minorEastAsia" w:hAnsi="Cambria Math" w:cstheme="minorHAnsi"/>
                <w:sz w:val="24"/>
                <w:szCs w:val="24"/>
              </w:rPr>
              <m:t>-</m:t>
            </m:r>
          </m:sub>
          <m:sup>
            <m:r>
              <w:rPr>
                <w:rFonts w:ascii="Cambria Math" w:eastAsiaTheme="minorEastAsia" w:hAnsi="Cambria Math" w:cstheme="minorHAnsi"/>
                <w:sz w:val="24"/>
                <w:szCs w:val="24"/>
              </w:rPr>
              <m:t>adj</m:t>
            </m:r>
          </m:sup>
        </m:sSub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c</m:t>
            </m:r>
          </m:e>
        </m:d>
        <m:r>
          <w:rPr>
            <w:rFonts w:ascii="Cambria Math" w:eastAsiaTheme="minorEastAsia" w:hAnsi="Cambria Math" w:cstheme="minorHAnsi"/>
            <w:sz w:val="24"/>
            <w:szCs w:val="24"/>
          </w:rPr>
          <m:t xml:space="preserve">- </m:t>
        </m:r>
        <m:sSup>
          <m:sSupPr>
            <m:ctrlPr>
              <w:rPr>
                <w:rFonts w:ascii="Cambria Math" w:eastAsiaTheme="minorEastAsia" w:hAnsi="Cambria Math" w:cstheme="minorHAnsi"/>
                <w:i/>
                <w:sz w:val="24"/>
                <w:szCs w:val="24"/>
              </w:rPr>
            </m:ctrlPr>
          </m:sSupPr>
          <m:e>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β</m:t>
                </m:r>
              </m:e>
            </m:acc>
          </m:e>
          <m:sup>
            <m:r>
              <w:rPr>
                <w:rFonts w:ascii="Cambria Math" w:eastAsiaTheme="minorEastAsia" w:hAnsi="Cambria Math" w:cstheme="minorHAnsi"/>
                <w:sz w:val="24"/>
                <w:szCs w:val="24"/>
              </w:rPr>
              <m:t>adj</m:t>
            </m:r>
          </m:sup>
        </m:sSup>
        <m:r>
          <w:rPr>
            <w:rFonts w:ascii="Cambria Math" w:eastAsiaTheme="minorEastAsia" w:hAnsi="Cambria Math" w:cstheme="minorHAnsi"/>
            <w:sz w:val="24"/>
            <w:szCs w:val="24"/>
          </w:rPr>
          <m:t>.</m:t>
        </m:r>
      </m:oMath>
      <w:r w:rsidR="00001E7B">
        <w:rPr>
          <w:rFonts w:eastAsiaTheme="minorEastAsia" w:cstheme="minorHAnsi"/>
          <w:sz w:val="24"/>
          <w:szCs w:val="24"/>
        </w:rPr>
        <w:tab/>
      </w:r>
      <w:r w:rsidR="00001E7B">
        <w:rPr>
          <w:rFonts w:eastAsiaTheme="minorEastAsia" w:cstheme="minorHAnsi"/>
          <w:sz w:val="24"/>
          <w:szCs w:val="24"/>
        </w:rPr>
        <w:tab/>
      </w:r>
      <w:r w:rsidR="00001E7B">
        <w:rPr>
          <w:rFonts w:eastAsiaTheme="minorEastAsia" w:cstheme="minorHAnsi"/>
          <w:sz w:val="24"/>
          <w:szCs w:val="24"/>
        </w:rPr>
        <w:tab/>
      </w:r>
      <w:r w:rsidR="00001E7B">
        <w:rPr>
          <w:rFonts w:eastAsiaTheme="minorEastAsia" w:cstheme="minorHAnsi"/>
          <w:sz w:val="24"/>
          <w:szCs w:val="24"/>
        </w:rPr>
        <w:tab/>
        <w:t>(6)</w:t>
      </w:r>
    </w:p>
    <w:p w14:paraId="2EEB757B" w14:textId="77777777" w:rsidR="00001E7B" w:rsidRDefault="00001E7B" w:rsidP="00001E7B">
      <w:pPr>
        <w:spacing w:line="480" w:lineRule="auto"/>
        <w:rPr>
          <w:rFonts w:eastAsiaTheme="minorEastAsia" w:cstheme="minorHAnsi"/>
          <w:sz w:val="24"/>
          <w:szCs w:val="24"/>
        </w:rPr>
      </w:pPr>
      <w:r>
        <w:rPr>
          <w:rFonts w:eastAsiaTheme="minorEastAsia" w:cstheme="minorHAnsi"/>
          <w:sz w:val="24"/>
          <w:szCs w:val="24"/>
        </w:rPr>
        <w:t xml:space="preserve">The bandwidth </w:t>
      </w:r>
      <w:r w:rsidRPr="00F67DFB">
        <w:rPr>
          <w:rFonts w:eastAsiaTheme="minorEastAsia" w:cstheme="minorHAnsi"/>
          <w:i/>
          <w:iCs/>
          <w:sz w:val="24"/>
          <w:szCs w:val="24"/>
        </w:rPr>
        <w:t>h</w:t>
      </w:r>
      <w:r>
        <w:rPr>
          <w:rFonts w:eastAsiaTheme="minorEastAsia" w:cstheme="minorHAnsi"/>
          <w:sz w:val="24"/>
          <w:szCs w:val="24"/>
        </w:rPr>
        <w:t xml:space="preserve"> is selected to minimize the mean squared error of the bias corrected estimator.  The optimal bandwidth is given by Equation (7):</w:t>
      </w:r>
    </w:p>
    <w:p w14:paraId="1A06C421" w14:textId="77777777" w:rsidR="00001E7B" w:rsidRDefault="00AE31C7" w:rsidP="00001E7B">
      <w:pPr>
        <w:spacing w:line="480" w:lineRule="auto"/>
        <w:jc w:val="right"/>
        <w:rPr>
          <w:rFonts w:eastAsiaTheme="minorEastAsia" w:cstheme="minorHAnsi"/>
          <w:sz w:val="24"/>
          <w:szCs w:val="24"/>
        </w:rPr>
      </w:pP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h</m:t>
            </m:r>
          </m:e>
          <m:sub>
            <m:r>
              <m:rPr>
                <m:sty m:val="p"/>
              </m:rPr>
              <w:rPr>
                <w:rFonts w:ascii="Cambria Math" w:eastAsiaTheme="minorEastAsia" w:hAnsi="Cambria Math" w:cstheme="minorHAnsi"/>
                <w:sz w:val="24"/>
                <w:szCs w:val="24"/>
              </w:rPr>
              <m:t>MSE</m:t>
            </m:r>
          </m:sub>
        </m:sSub>
        <m:r>
          <w:rPr>
            <w:rFonts w:ascii="Cambria Math" w:eastAsiaTheme="minorEastAsia" w:hAnsi="Cambria Math" w:cstheme="minorHAnsi"/>
            <w:sz w:val="24"/>
            <w:szCs w:val="24"/>
          </w:rPr>
          <m:t xml:space="preserve">= </m:t>
        </m:r>
        <m:sSup>
          <m:sSupPr>
            <m:ctrlPr>
              <w:rPr>
                <w:rFonts w:ascii="Cambria Math" w:eastAsiaTheme="minorEastAsia" w:hAnsi="Cambria Math" w:cstheme="minorHAnsi"/>
                <w:i/>
                <w:sz w:val="24"/>
                <w:szCs w:val="24"/>
              </w:rPr>
            </m:ctrlPr>
          </m:sSupPr>
          <m:e>
            <m:d>
              <m:dPr>
                <m:ctrlPr>
                  <w:rPr>
                    <w:rFonts w:ascii="Cambria Math" w:eastAsiaTheme="minorEastAsia" w:hAnsi="Cambria Math" w:cstheme="minorHAnsi"/>
                    <w:i/>
                    <w:sz w:val="24"/>
                    <w:szCs w:val="24"/>
                  </w:rPr>
                </m:ctrlPr>
              </m:dPr>
              <m:e>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R(K)</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σ</m:t>
                        </m:r>
                      </m:e>
                      <m:sup>
                        <m:r>
                          <w:rPr>
                            <w:rFonts w:ascii="Cambria Math" w:eastAsiaTheme="minorEastAsia" w:hAnsi="Cambria Math" w:cstheme="minorHAnsi"/>
                            <w:sz w:val="24"/>
                            <w:szCs w:val="24"/>
                          </w:rPr>
                          <m:t>2</m:t>
                        </m:r>
                      </m:sup>
                    </m:sSup>
                  </m:num>
                  <m:den>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up>
                        <m:r>
                          <w:rPr>
                            <w:rFonts w:ascii="Cambria Math" w:eastAsiaTheme="minorEastAsia" w:hAnsi="Cambria Math" w:cstheme="minorHAnsi"/>
                            <w:sz w:val="24"/>
                            <w:szCs w:val="24"/>
                          </w:rPr>
                          <m:t>2</m:t>
                        </m:r>
                      </m:sup>
                    </m:sSub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K</m:t>
                        </m:r>
                      </m:e>
                    </m:d>
                    <m:r>
                      <w:rPr>
                        <w:rFonts w:ascii="Cambria Math" w:eastAsiaTheme="minorEastAsia" w:hAnsi="Cambria Math" w:cstheme="minorHAnsi"/>
                        <w:sz w:val="24"/>
                        <w:szCs w:val="24"/>
                      </w:rPr>
                      <m:t>f</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(c)</m:t>
                        </m:r>
                      </m:e>
                      <m:sup>
                        <m:r>
                          <w:rPr>
                            <w:rFonts w:ascii="Cambria Math" w:eastAsiaTheme="minorEastAsia" w:hAnsi="Cambria Math" w:cstheme="minorHAnsi"/>
                            <w:sz w:val="24"/>
                            <w:szCs w:val="24"/>
                          </w:rPr>
                          <m:t>2</m:t>
                        </m:r>
                      </m:sup>
                    </m:sSup>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τ</m:t>
                        </m:r>
                      </m:e>
                      <m:sup>
                        <m:r>
                          <w:rPr>
                            <w:rFonts w:ascii="Cambria Math" w:eastAsiaTheme="minorEastAsia" w:hAnsi="Cambria Math" w:cstheme="minorHAnsi"/>
                            <w:sz w:val="24"/>
                            <w:szCs w:val="24"/>
                          </w:rPr>
                          <m:t>''2</m:t>
                        </m:r>
                      </m:sup>
                    </m:sSup>
                  </m:den>
                </m:f>
              </m:e>
            </m:d>
          </m:e>
          <m:sup>
            <m:r>
              <w:rPr>
                <w:rFonts w:ascii="Cambria Math" w:eastAsiaTheme="minorEastAsia" w:hAnsi="Cambria Math" w:cstheme="minorHAnsi"/>
                <w:sz w:val="24"/>
                <w:szCs w:val="24"/>
              </w:rPr>
              <m:t>1/5</m:t>
            </m:r>
          </m:sup>
        </m:sSup>
      </m:oMath>
      <w:r w:rsidR="00001E7B">
        <w:rPr>
          <w:rFonts w:eastAsiaTheme="minorEastAsia" w:cstheme="minorHAnsi"/>
          <w:sz w:val="24"/>
          <w:szCs w:val="24"/>
        </w:rPr>
        <w:tab/>
      </w:r>
      <w:r w:rsidR="00001E7B">
        <w:rPr>
          <w:rFonts w:eastAsiaTheme="minorEastAsia" w:cstheme="minorHAnsi"/>
          <w:sz w:val="24"/>
          <w:szCs w:val="24"/>
        </w:rPr>
        <w:tab/>
      </w:r>
      <w:r w:rsidR="00001E7B">
        <w:rPr>
          <w:rFonts w:eastAsiaTheme="minorEastAsia" w:cstheme="minorHAnsi"/>
          <w:sz w:val="24"/>
          <w:szCs w:val="24"/>
        </w:rPr>
        <w:tab/>
      </w:r>
      <w:r w:rsidR="00001E7B">
        <w:rPr>
          <w:rFonts w:eastAsiaTheme="minorEastAsia" w:cstheme="minorHAnsi"/>
          <w:sz w:val="24"/>
          <w:szCs w:val="24"/>
        </w:rPr>
        <w:tab/>
        <w:t>(7)</w:t>
      </w:r>
    </w:p>
    <w:p w14:paraId="109EF4AB" w14:textId="77777777" w:rsidR="00001E7B" w:rsidRPr="00B32E8D" w:rsidRDefault="00001E7B" w:rsidP="00001E7B">
      <w:pPr>
        <w:spacing w:line="480" w:lineRule="auto"/>
        <w:rPr>
          <w:rFonts w:cstheme="minorHAnsi"/>
          <w:sz w:val="24"/>
          <w:szCs w:val="24"/>
        </w:rPr>
      </w:pPr>
      <w:r>
        <w:rPr>
          <w:rFonts w:eastAsiaTheme="minorEastAsia" w:cstheme="minorHAnsi"/>
          <w:sz w:val="24"/>
          <w:szCs w:val="24"/>
        </w:rPr>
        <w:t xml:space="preserve">where </w:t>
      </w:r>
      <m:oMath>
        <m:r>
          <w:rPr>
            <w:rFonts w:ascii="Cambria Math" w:eastAsiaTheme="minorEastAsia" w:hAnsi="Cambria Math" w:cstheme="minorHAnsi"/>
            <w:sz w:val="24"/>
            <w:szCs w:val="24"/>
          </w:rPr>
          <m:t>R</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K</m:t>
            </m:r>
          </m:e>
        </m:d>
        <m:r>
          <w:rPr>
            <w:rFonts w:ascii="Cambria Math" w:eastAsiaTheme="minorEastAsia" w:hAnsi="Cambria Math" w:cstheme="minorHAnsi"/>
            <w:sz w:val="24"/>
            <w:szCs w:val="24"/>
          </w:rPr>
          <m:t xml:space="preserve">= </m:t>
        </m:r>
        <m:nary>
          <m:naryPr>
            <m:limLoc m:val="undOvr"/>
            <m:subHide m:val="1"/>
            <m:supHide m:val="1"/>
            <m:ctrlPr>
              <w:rPr>
                <w:rFonts w:ascii="Cambria Math" w:eastAsiaTheme="minorEastAsia" w:hAnsi="Cambria Math" w:cstheme="minorHAnsi"/>
                <w:i/>
                <w:sz w:val="24"/>
                <w:szCs w:val="24"/>
              </w:rPr>
            </m:ctrlPr>
          </m:naryPr>
          <m:sub/>
          <m:sup/>
          <m:e>
            <m:r>
              <w:rPr>
                <w:rFonts w:ascii="Cambria Math" w:eastAsiaTheme="minorEastAsia" w:hAnsi="Cambria Math" w:cstheme="minorHAnsi"/>
                <w:sz w:val="24"/>
                <w:szCs w:val="24"/>
              </w:rPr>
              <m:t>K</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(μ)</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dμ</m:t>
            </m:r>
          </m:e>
        </m:nary>
      </m:oMath>
      <w:r>
        <w:rPr>
          <w:rFonts w:eastAsiaTheme="minorEastAsia" w:cstheme="minorHAnsi"/>
          <w:sz w:val="24"/>
          <w:szCs w:val="24"/>
        </w:rPr>
        <w:t xml:space="preserv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K</m:t>
            </m:r>
          </m:e>
        </m:d>
        <m:r>
          <w:rPr>
            <w:rFonts w:ascii="Cambria Math" w:eastAsiaTheme="minorEastAsia" w:hAnsi="Cambria Math" w:cstheme="minorHAnsi"/>
            <w:sz w:val="24"/>
            <w:szCs w:val="24"/>
          </w:rPr>
          <m:t xml:space="preserve">= </m:t>
        </m:r>
        <m:nary>
          <m:naryPr>
            <m:limLoc m:val="undOvr"/>
            <m:subHide m:val="1"/>
            <m:supHide m:val="1"/>
            <m:ctrlPr>
              <w:rPr>
                <w:rFonts w:ascii="Cambria Math" w:eastAsiaTheme="minorEastAsia" w:hAnsi="Cambria Math" w:cstheme="minorHAnsi"/>
                <w:i/>
                <w:sz w:val="24"/>
                <w:szCs w:val="24"/>
              </w:rPr>
            </m:ctrlPr>
          </m:naryPr>
          <m:sub/>
          <m:sup/>
          <m:e>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μ</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K</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μ</m:t>
                </m:r>
              </m:e>
            </m:d>
            <m:r>
              <w:rPr>
                <w:rFonts w:ascii="Cambria Math" w:eastAsiaTheme="minorEastAsia" w:hAnsi="Cambria Math" w:cstheme="minorHAnsi"/>
                <w:sz w:val="24"/>
                <w:szCs w:val="24"/>
              </w:rPr>
              <m:t>dμ</m:t>
            </m:r>
          </m:e>
        </m:nary>
      </m:oMath>
      <w:r>
        <w:rPr>
          <w:rFonts w:eastAsiaTheme="minorEastAsia" w:cstheme="minorHAnsi"/>
          <w:sz w:val="24"/>
          <w:szCs w:val="24"/>
        </w:rPr>
        <w:t xml:space="preserve">, </w:t>
      </w:r>
      <m:oMath>
        <m:r>
          <w:rPr>
            <w:rFonts w:ascii="Cambria Math" w:eastAsiaTheme="minorEastAsia" w:hAnsi="Cambria Math" w:cstheme="minorHAnsi"/>
            <w:sz w:val="24"/>
            <w:szCs w:val="24"/>
          </w:rPr>
          <m:t>f(c)</m:t>
        </m:r>
      </m:oMath>
      <w:r>
        <w:rPr>
          <w:rFonts w:eastAsiaTheme="minorEastAsia" w:cstheme="minorHAnsi"/>
          <w:sz w:val="24"/>
          <w:szCs w:val="24"/>
        </w:rPr>
        <w:t xml:space="preserve"> is the density of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R</m:t>
            </m:r>
          </m:e>
          <m:sub>
            <m:r>
              <w:rPr>
                <w:rFonts w:ascii="Cambria Math" w:eastAsiaTheme="minorEastAsia" w:hAnsi="Cambria Math" w:cstheme="minorHAnsi"/>
                <w:sz w:val="24"/>
                <w:szCs w:val="24"/>
              </w:rPr>
              <m:t>i</m:t>
            </m:r>
          </m:sub>
        </m:sSub>
      </m:oMath>
      <w:r>
        <w:rPr>
          <w:rFonts w:eastAsiaTheme="minorEastAsia" w:cstheme="minorHAnsi"/>
          <w:sz w:val="24"/>
          <w:szCs w:val="24"/>
        </w:rPr>
        <w:t xml:space="preserve"> at the cutoff, and </w:t>
      </w:r>
      <m:oMath>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τ</m:t>
            </m:r>
          </m:e>
          <m:sup>
            <m:r>
              <w:rPr>
                <w:rFonts w:ascii="Cambria Math" w:eastAsiaTheme="minorEastAsia" w:hAnsi="Cambria Math" w:cstheme="minorHAnsi"/>
                <w:sz w:val="24"/>
                <w:szCs w:val="24"/>
              </w:rPr>
              <m:t>''</m:t>
            </m:r>
          </m:sup>
        </m:sSup>
      </m:oMath>
      <w:r>
        <w:rPr>
          <w:rFonts w:eastAsiaTheme="minorEastAsia" w:cstheme="minorHAnsi"/>
          <w:sz w:val="24"/>
          <w:szCs w:val="24"/>
        </w:rPr>
        <w:t xml:space="preserve"> is the second derivative of the conditional expectation function.  Covariates are included via residualization, ensuring that the treatment effect is still identified from the discontinuity in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R</m:t>
            </m:r>
          </m:e>
          <m:sub>
            <m:r>
              <w:rPr>
                <w:rFonts w:ascii="Cambria Math" w:eastAsiaTheme="minorEastAsia" w:hAnsi="Cambria Math" w:cstheme="minorHAnsi"/>
                <w:sz w:val="24"/>
                <w:szCs w:val="24"/>
              </w:rPr>
              <m:t>i</m:t>
            </m:r>
          </m:sub>
        </m:sSub>
      </m:oMath>
      <w:r>
        <w:rPr>
          <w:rFonts w:eastAsiaTheme="minorEastAsia" w:cstheme="minorHAnsi"/>
          <w:sz w:val="24"/>
          <w:szCs w:val="24"/>
        </w:rPr>
        <w:t>.</w:t>
      </w:r>
    </w:p>
    <w:p w14:paraId="524F9795" w14:textId="77777777" w:rsidR="00001E7B" w:rsidRPr="005F17BA" w:rsidRDefault="00001E7B" w:rsidP="00EE4B21">
      <w:pPr>
        <w:spacing w:line="480" w:lineRule="auto"/>
        <w:rPr>
          <w:sz w:val="24"/>
          <w:szCs w:val="24"/>
        </w:rPr>
      </w:pPr>
    </w:p>
    <w:p w14:paraId="74BE9C4F" w14:textId="38C96BE5" w:rsidR="005F17BA" w:rsidRDefault="005F17BA" w:rsidP="00EA31A6">
      <w:pPr>
        <w:pStyle w:val="Heading2"/>
        <w:pPrChange w:id="30" w:author="Rawat, Saani (rawatsa)" w:date="2025-08-29T11:38:00Z">
          <w:pPr>
            <w:spacing w:line="480" w:lineRule="auto"/>
          </w:pPr>
        </w:pPrChange>
      </w:pPr>
      <w:r>
        <w:t>Regression Discontinuity Design with Strategic Behavior</w:t>
      </w:r>
    </w:p>
    <w:p w14:paraId="223D0563" w14:textId="711D7485" w:rsidR="005F17BA" w:rsidRPr="005F17BA" w:rsidRDefault="005F17BA" w:rsidP="00EE4B21">
      <w:pPr>
        <w:spacing w:line="480" w:lineRule="auto"/>
        <w:rPr>
          <w:color w:val="FF0000"/>
          <w:sz w:val="24"/>
          <w:szCs w:val="24"/>
        </w:rPr>
      </w:pPr>
      <w:r>
        <w:rPr>
          <w:color w:val="FF0000"/>
          <w:sz w:val="24"/>
          <w:szCs w:val="24"/>
        </w:rPr>
        <w:t>This section should probably go first</w:t>
      </w:r>
      <w:r w:rsidR="00FB34E4">
        <w:rPr>
          <w:color w:val="FF0000"/>
          <w:sz w:val="24"/>
          <w:szCs w:val="24"/>
        </w:rPr>
        <w:t xml:space="preserve"> since renewal taxes are just new taxes that are up for renewal, but going second makes sense because results are less interesting and method is more complex</w:t>
      </w:r>
    </w:p>
    <w:p w14:paraId="1D69571E" w14:textId="0CB8FDAC" w:rsidR="00EE4B21" w:rsidRDefault="00EE4B21" w:rsidP="00E76A99">
      <w:pPr>
        <w:pStyle w:val="Heading1"/>
        <w:numPr>
          <w:ilvl w:val="0"/>
          <w:numId w:val="1"/>
        </w:numPr>
        <w:pPrChange w:id="31" w:author="Rawat, Saani (rawatsa)" w:date="2025-08-29T11:39:00Z">
          <w:pPr>
            <w:spacing w:line="480" w:lineRule="auto"/>
          </w:pPr>
        </w:pPrChange>
      </w:pPr>
      <w:r>
        <w:t>Data</w:t>
      </w:r>
    </w:p>
    <w:p w14:paraId="08BD5856" w14:textId="46428FB2" w:rsidR="00EE4B21" w:rsidRDefault="00EA31A6" w:rsidP="001C0B94">
      <w:pPr>
        <w:pStyle w:val="Heading2"/>
        <w:pPrChange w:id="32" w:author="Rawat, Saani (rawatsa)" w:date="2025-08-29T11:38:00Z">
          <w:pPr>
            <w:spacing w:line="480" w:lineRule="auto"/>
          </w:pPr>
        </w:pPrChange>
      </w:pPr>
      <w:ins w:id="33" w:author="Rawat, Saani (rawatsa)" w:date="2025-08-29T11:38:00Z">
        <w:r>
          <w:br/>
        </w:r>
      </w:ins>
      <w:ins w:id="34" w:author="Rawat, Saani (rawatsa)" w:date="2025-08-29T11:39:00Z">
        <w:r w:rsidR="00E76A99">
          <w:t>4.1</w:t>
        </w:r>
      </w:ins>
      <w:ins w:id="35" w:author="Rawat, Saani (rawatsa)" w:date="2025-08-29T11:40:00Z">
        <w:r w:rsidR="00E76A99">
          <w:t xml:space="preserve">. </w:t>
        </w:r>
      </w:ins>
      <w:r w:rsidR="00001E7B">
        <w:t>Voting Data</w:t>
      </w:r>
    </w:p>
    <w:p w14:paraId="6EA5B137" w14:textId="54B12AC0" w:rsidR="00001E7B" w:rsidRDefault="001C0B94" w:rsidP="00EE4B21">
      <w:pPr>
        <w:spacing w:line="480" w:lineRule="auto"/>
        <w:rPr>
          <w:sz w:val="24"/>
          <w:szCs w:val="24"/>
        </w:rPr>
      </w:pPr>
      <w:ins w:id="36" w:author="Rawat, Saani (rawatsa)" w:date="2025-08-29T11:39:00Z">
        <w:r>
          <w:rPr>
            <w:sz w:val="24"/>
            <w:szCs w:val="24"/>
          </w:rPr>
          <w:br/>
        </w:r>
      </w:ins>
      <w:r w:rsidR="00001E7B">
        <w:rPr>
          <w:sz w:val="24"/>
          <w:szCs w:val="24"/>
        </w:rPr>
        <w:t xml:space="preserve">The crux of our study is a set of votes by Ohio cities on road tax levies from the Ohio Secretary </w:t>
      </w:r>
      <w:r w:rsidR="00001E7B">
        <w:rPr>
          <w:sz w:val="24"/>
          <w:szCs w:val="24"/>
        </w:rPr>
        <w:lastRenderedPageBreak/>
        <w:t xml:space="preserve">of State's office.  There are 5,154 such votes from 1991 to 2021, of which 1,606 are votes for additional funding and 3,548 are votes to renew existing funding.  </w:t>
      </w:r>
    </w:p>
    <w:p w14:paraId="68F89A43" w14:textId="326CF78E" w:rsidR="00001E7B" w:rsidRPr="00383B12" w:rsidRDefault="00001E7B" w:rsidP="00EE4B21">
      <w:pPr>
        <w:spacing w:line="480" w:lineRule="auto"/>
        <w:rPr>
          <w:sz w:val="24"/>
          <w:szCs w:val="24"/>
        </w:rPr>
      </w:pPr>
      <w:r>
        <w:rPr>
          <w:sz w:val="24"/>
          <w:szCs w:val="24"/>
        </w:rPr>
        <w:tab/>
        <w:t>The running variable is Vote Share, the mean of which is 0.49 for new levies and 0.62 for renewal levies</w:t>
      </w:r>
      <w:r w:rsidR="00DB6ED4">
        <w:rPr>
          <w:sz w:val="24"/>
          <w:szCs w:val="24"/>
        </w:rPr>
        <w:t xml:space="preserve">, each with a standard deviation of 0.16.  </w:t>
      </w:r>
      <w:r w:rsidR="00383B12">
        <w:rPr>
          <w:sz w:val="24"/>
          <w:szCs w:val="24"/>
        </w:rPr>
        <w:t xml:space="preserve">An important assumption of regression discontinuity studies is that no agent be able to precisely manipulate the vote share.  We test this assumption with the density test of </w:t>
      </w:r>
      <w:proofErr w:type="spellStart"/>
      <w:r w:rsidR="00383B12">
        <w:rPr>
          <w:sz w:val="24"/>
          <w:szCs w:val="24"/>
        </w:rPr>
        <w:t>Cattaneo</w:t>
      </w:r>
      <w:proofErr w:type="spellEnd"/>
      <w:r w:rsidR="00383B12">
        <w:rPr>
          <w:sz w:val="24"/>
          <w:szCs w:val="24"/>
        </w:rPr>
        <w:t>, Jansson, and Ma (</w:t>
      </w:r>
      <w:r w:rsidR="00A53B6A">
        <w:rPr>
          <w:sz w:val="24"/>
          <w:szCs w:val="24"/>
        </w:rPr>
        <w:t>2020</w:t>
      </w:r>
      <w:r w:rsidR="00383B12">
        <w:rPr>
          <w:sz w:val="24"/>
          <w:szCs w:val="24"/>
        </w:rPr>
        <w:t xml:space="preserve">).  The test fails to reject the null of equal density on either side of the cutoff, with a </w:t>
      </w:r>
      <w:r w:rsidR="00383B12">
        <w:rPr>
          <w:i/>
          <w:iCs/>
          <w:sz w:val="24"/>
          <w:szCs w:val="24"/>
        </w:rPr>
        <w:t>p</w:t>
      </w:r>
      <w:r w:rsidR="00383B12">
        <w:rPr>
          <w:sz w:val="24"/>
          <w:szCs w:val="24"/>
        </w:rPr>
        <w:t>-value of 0.51.</w:t>
      </w:r>
      <w:r w:rsidR="004C469F">
        <w:rPr>
          <w:sz w:val="24"/>
          <w:szCs w:val="24"/>
        </w:rPr>
        <w:t xml:space="preserve">  A graph of the results is available upon request.</w:t>
      </w:r>
    </w:p>
    <w:p w14:paraId="592F2799" w14:textId="61732D59" w:rsidR="00DB6ED4" w:rsidRDefault="00DB6ED4" w:rsidP="00E76A99">
      <w:pPr>
        <w:pStyle w:val="Heading2"/>
        <w:numPr>
          <w:ilvl w:val="1"/>
          <w:numId w:val="1"/>
        </w:numPr>
        <w:pPrChange w:id="37" w:author="Rawat, Saani (rawatsa)" w:date="2025-08-29T11:40:00Z">
          <w:pPr>
            <w:spacing w:line="480" w:lineRule="auto"/>
          </w:pPr>
        </w:pPrChange>
      </w:pPr>
      <w:r>
        <w:t xml:space="preserve">Outcome Data </w:t>
      </w:r>
    </w:p>
    <w:p w14:paraId="57A5CD97" w14:textId="7FFD5B5A" w:rsidR="00F853EC" w:rsidRDefault="00F853EC" w:rsidP="00F853EC">
      <w:pPr>
        <w:spacing w:line="480" w:lineRule="auto"/>
        <w:rPr>
          <w:sz w:val="24"/>
          <w:szCs w:val="24"/>
        </w:rPr>
      </w:pPr>
      <w:r w:rsidRPr="00F853EC">
        <w:rPr>
          <w:b/>
          <w:bCs/>
          <w:sz w:val="24"/>
          <w:szCs w:val="24"/>
        </w:rPr>
        <w:tab/>
      </w:r>
      <w:r w:rsidRPr="00F853EC">
        <w:rPr>
          <w:sz w:val="24"/>
          <w:szCs w:val="24"/>
        </w:rPr>
        <w:t xml:space="preserve">We study the effect of road tax changes on two labor market outcomes:  employment and wages.  We obtain special permission from the Ohio Department of Jobs and Family Services (ODJFS) to access establishment-level data on wages and employment. It shows total wages and the average number of employees for each quarter. We aggregate up from quarterly to yearly values. Each establishment has an address, which we geocode to the proper local government jurisdiction (city, village or township), and we aggregate total wages and average employment up to the local government level to match the unit of geography of the voting data. The outcome variables considered </w:t>
      </w:r>
      <w:r>
        <w:rPr>
          <w:sz w:val="24"/>
          <w:szCs w:val="24"/>
        </w:rPr>
        <w:t xml:space="preserve">are </w:t>
      </w:r>
      <w:r w:rsidRPr="00F853EC">
        <w:rPr>
          <w:sz w:val="24"/>
          <w:szCs w:val="24"/>
        </w:rPr>
        <w:t xml:space="preserve">employment and </w:t>
      </w:r>
      <w:r>
        <w:rPr>
          <w:sz w:val="24"/>
          <w:szCs w:val="24"/>
        </w:rPr>
        <w:t>w</w:t>
      </w:r>
      <w:r w:rsidRPr="00F853EC">
        <w:rPr>
          <w:sz w:val="24"/>
          <w:szCs w:val="24"/>
        </w:rPr>
        <w:t xml:space="preserve">ages, where employment is the average number of employees on the payroll in a particular city during a specific year, and wages per capita is aggregate total wages paid to the employees on the payroll in particular city during a year divided by average employment. </w:t>
      </w:r>
      <w:r w:rsidR="00D3347F">
        <w:rPr>
          <w:sz w:val="24"/>
          <w:szCs w:val="24"/>
        </w:rPr>
        <w:t xml:space="preserve"> While our voting data covers the years 1991 to 2021, the ODJFS data starts in 2006.</w:t>
      </w:r>
    </w:p>
    <w:p w14:paraId="056BDC8C" w14:textId="1D05CBA9" w:rsidR="00F853EC" w:rsidRPr="008101A2" w:rsidRDefault="00F853EC" w:rsidP="00F853EC">
      <w:pPr>
        <w:spacing w:line="480" w:lineRule="auto"/>
        <w:ind w:firstLine="720"/>
        <w:rPr>
          <w:color w:val="FF0000"/>
          <w:sz w:val="24"/>
          <w:szCs w:val="24"/>
        </w:rPr>
      </w:pPr>
      <w:r w:rsidRPr="00F853EC">
        <w:rPr>
          <w:sz w:val="24"/>
          <w:szCs w:val="24"/>
        </w:rPr>
        <w:lastRenderedPageBreak/>
        <w:t xml:space="preserve">Within the typical effective bandwidth of 14 percentage points, mean city-level employment is 1,575 for the </w:t>
      </w:r>
      <w:proofErr w:type="gramStart"/>
      <w:r w:rsidRPr="00F853EC">
        <w:rPr>
          <w:sz w:val="24"/>
          <w:szCs w:val="24"/>
        </w:rPr>
        <w:t>fail</w:t>
      </w:r>
      <w:proofErr w:type="gramEnd"/>
      <w:r w:rsidRPr="00F853EC">
        <w:rPr>
          <w:sz w:val="24"/>
          <w:szCs w:val="24"/>
        </w:rPr>
        <w:t xml:space="preserve"> levy group with a standard deviation of 3,319; and it is 1,342 with a standard deviation of 3,514 for the pass levy group the year before the vote.</w:t>
      </w:r>
      <w:r>
        <w:rPr>
          <w:sz w:val="24"/>
          <w:szCs w:val="24"/>
        </w:rPr>
        <w:t xml:space="preserve">  </w:t>
      </w:r>
      <w:r w:rsidRPr="00F853EC">
        <w:rPr>
          <w:sz w:val="24"/>
          <w:szCs w:val="24"/>
        </w:rPr>
        <w:t xml:space="preserve">The average wage outcome we study also has similar means within the effective bandwidth the year before the vote. For the high-poverty sample, the sample with the only significant treatment effects, mean wages in 2010 dollars are </w:t>
      </w:r>
      <w:r w:rsidRPr="00F853EC">
        <w:rPr>
          <w:rFonts w:ascii="Calibri" w:eastAsia="Calibri" w:hAnsi="Calibri" w:cs="Calibri"/>
          <w:sz w:val="24"/>
          <w:szCs w:val="24"/>
        </w:rPr>
        <w:t>$</w:t>
      </w:r>
      <w:r w:rsidRPr="00F853EC">
        <w:rPr>
          <w:sz w:val="24"/>
          <w:szCs w:val="24"/>
        </w:rPr>
        <w:t xml:space="preserve">29,153 for the fail-levy sample with a standard deviation of 8,515; and they are </w:t>
      </w:r>
      <w:r w:rsidRPr="00F853EC">
        <w:rPr>
          <w:rFonts w:ascii="Calibri" w:eastAsia="Calibri" w:hAnsi="Calibri" w:cs="Calibri"/>
          <w:sz w:val="24"/>
          <w:szCs w:val="24"/>
        </w:rPr>
        <w:t>$</w:t>
      </w:r>
      <w:r w:rsidRPr="00F853EC">
        <w:rPr>
          <w:sz w:val="24"/>
          <w:szCs w:val="24"/>
        </w:rPr>
        <w:t>29,968 for the pass-levy sample with a standard deviation of 7,524.</w:t>
      </w:r>
      <w:r w:rsidR="008101A2">
        <w:rPr>
          <w:sz w:val="24"/>
          <w:szCs w:val="24"/>
        </w:rPr>
        <w:t xml:space="preserve">  While we find a better fit using the linear form of employment, the natural log fits the data better for the wage outcome. </w:t>
      </w:r>
      <w:r w:rsidR="008101A2">
        <w:rPr>
          <w:color w:val="FF0000"/>
          <w:sz w:val="24"/>
          <w:szCs w:val="24"/>
        </w:rPr>
        <w:t>This is true for renewal, may need to revise for new</w:t>
      </w:r>
    </w:p>
    <w:p w14:paraId="1B9F257A" w14:textId="27CD9EB7" w:rsidR="002D27B0" w:rsidRDefault="002D27B0" w:rsidP="00F853EC">
      <w:pPr>
        <w:spacing w:line="480" w:lineRule="auto"/>
        <w:ind w:firstLine="720"/>
        <w:rPr>
          <w:sz w:val="24"/>
          <w:szCs w:val="24"/>
        </w:rPr>
      </w:pPr>
      <w:r>
        <w:rPr>
          <w:sz w:val="24"/>
          <w:szCs w:val="24"/>
        </w:rPr>
        <w:t>A graph of Vote Share as a function of Employment six years after the vote for our high-poverty sample, the sample for which we find a significant treatment effect, is shown in Figure ???:</w:t>
      </w:r>
    </w:p>
    <w:p w14:paraId="164E8CED" w14:textId="233DD96B" w:rsidR="002D27B0" w:rsidRDefault="002D27B0" w:rsidP="002D27B0">
      <w:pPr>
        <w:spacing w:line="480" w:lineRule="auto"/>
        <w:jc w:val="center"/>
        <w:rPr>
          <w:sz w:val="24"/>
          <w:szCs w:val="24"/>
        </w:rPr>
      </w:pPr>
      <w:proofErr w:type="gramStart"/>
      <w:r>
        <w:rPr>
          <w:sz w:val="24"/>
          <w:szCs w:val="24"/>
        </w:rPr>
        <w:t>Figure ???</w:t>
      </w:r>
      <w:proofErr w:type="gramEnd"/>
    </w:p>
    <w:p w14:paraId="16CAAAD3" w14:textId="5ADD3A1E" w:rsidR="002D27B0" w:rsidRDefault="002D27B0" w:rsidP="002D27B0">
      <w:pPr>
        <w:spacing w:line="480" w:lineRule="auto"/>
        <w:jc w:val="center"/>
        <w:rPr>
          <w:sz w:val="24"/>
          <w:szCs w:val="24"/>
        </w:rPr>
      </w:pPr>
      <w:r>
        <w:rPr>
          <w:sz w:val="24"/>
          <w:szCs w:val="24"/>
        </w:rPr>
        <w:t>Employment as a Function of Vote Share</w:t>
      </w:r>
    </w:p>
    <w:p w14:paraId="740B83C3" w14:textId="147A0BC1" w:rsidR="002D27B0" w:rsidRPr="00F853EC" w:rsidRDefault="002D27B0" w:rsidP="002D27B0">
      <w:pPr>
        <w:spacing w:line="480" w:lineRule="auto"/>
        <w:jc w:val="center"/>
        <w:rPr>
          <w:sz w:val="24"/>
          <w:szCs w:val="24"/>
        </w:rPr>
      </w:pPr>
      <w:r>
        <w:rPr>
          <w:noProof/>
          <w:sz w:val="24"/>
          <w:szCs w:val="24"/>
        </w:rPr>
        <w:lastRenderedPageBreak/>
        <w:drawing>
          <wp:inline distT="0" distB="0" distL="0" distR="0" wp14:anchorId="29219D18" wp14:editId="703A087E">
            <wp:extent cx="5943600" cy="354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inline>
        </w:drawing>
      </w:r>
    </w:p>
    <w:p w14:paraId="1B0286E2" w14:textId="280FDDB1" w:rsidR="00F853EC" w:rsidRDefault="002D27B0" w:rsidP="00EE4B21">
      <w:pPr>
        <w:spacing w:line="480" w:lineRule="auto"/>
        <w:rPr>
          <w:sz w:val="24"/>
          <w:szCs w:val="24"/>
        </w:rPr>
      </w:pPr>
      <w:r>
        <w:rPr>
          <w:sz w:val="24"/>
          <w:szCs w:val="24"/>
        </w:rPr>
        <w:t xml:space="preserve">Figure ??? shows binned data, not actual data points, and unlike regression analysis the bins are unadjusted for controls, but Figure ??? may show higher employment for cities that renew rather than cut road tax levies, a possibility explored by formal analysis in </w:t>
      </w:r>
      <w:proofErr w:type="gramStart"/>
      <w:r>
        <w:rPr>
          <w:sz w:val="24"/>
          <w:szCs w:val="24"/>
        </w:rPr>
        <w:t>Section ?</w:t>
      </w:r>
      <w:proofErr w:type="gramEnd"/>
      <w:r>
        <w:rPr>
          <w:sz w:val="24"/>
          <w:szCs w:val="24"/>
        </w:rPr>
        <w:t xml:space="preserve">??.  Similarly, we graph Wages against Vote Share, also six years after the vote, in </w:t>
      </w:r>
      <w:proofErr w:type="gramStart"/>
      <w:r>
        <w:rPr>
          <w:sz w:val="24"/>
          <w:szCs w:val="24"/>
        </w:rPr>
        <w:t>Figure ???</w:t>
      </w:r>
      <w:proofErr w:type="gramEnd"/>
    </w:p>
    <w:p w14:paraId="5CD64BEA" w14:textId="77777777" w:rsidR="002D27B0" w:rsidRDefault="002D27B0" w:rsidP="002D27B0">
      <w:pPr>
        <w:spacing w:line="480" w:lineRule="auto"/>
        <w:jc w:val="center"/>
        <w:rPr>
          <w:sz w:val="24"/>
          <w:szCs w:val="24"/>
        </w:rPr>
      </w:pPr>
      <w:proofErr w:type="gramStart"/>
      <w:r>
        <w:rPr>
          <w:sz w:val="24"/>
          <w:szCs w:val="24"/>
        </w:rPr>
        <w:t>Figure ???</w:t>
      </w:r>
      <w:proofErr w:type="gramEnd"/>
    </w:p>
    <w:p w14:paraId="242B39CF" w14:textId="2C9535C5" w:rsidR="002D27B0" w:rsidRDefault="002D27B0" w:rsidP="002D27B0">
      <w:pPr>
        <w:spacing w:line="480" w:lineRule="auto"/>
        <w:jc w:val="center"/>
        <w:rPr>
          <w:sz w:val="24"/>
          <w:szCs w:val="24"/>
        </w:rPr>
      </w:pPr>
      <w:r>
        <w:rPr>
          <w:sz w:val="24"/>
          <w:szCs w:val="24"/>
        </w:rPr>
        <w:t>Wages as a Function of Vote Share</w:t>
      </w:r>
    </w:p>
    <w:p w14:paraId="03B89FC7" w14:textId="733C9204" w:rsidR="002D27B0" w:rsidRDefault="002D27B0" w:rsidP="00EE4B21">
      <w:pPr>
        <w:spacing w:line="480" w:lineRule="auto"/>
        <w:rPr>
          <w:sz w:val="24"/>
          <w:szCs w:val="24"/>
        </w:rPr>
      </w:pPr>
      <w:r>
        <w:rPr>
          <w:noProof/>
          <w:sz w:val="24"/>
          <w:szCs w:val="24"/>
        </w:rPr>
        <w:lastRenderedPageBreak/>
        <w:drawing>
          <wp:inline distT="0" distB="0" distL="0" distR="0" wp14:anchorId="2C105007" wp14:editId="580B4F56">
            <wp:extent cx="5943600" cy="3509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5943600" cy="3509010"/>
                    </a:xfrm>
                    <a:prstGeom prst="rect">
                      <a:avLst/>
                    </a:prstGeom>
                  </pic:spPr>
                </pic:pic>
              </a:graphicData>
            </a:graphic>
          </wp:inline>
        </w:drawing>
      </w:r>
    </w:p>
    <w:p w14:paraId="75BAA048" w14:textId="11EB75A8" w:rsidR="002D27B0" w:rsidRPr="00F853EC" w:rsidRDefault="002D27B0" w:rsidP="00EE4B21">
      <w:pPr>
        <w:spacing w:line="480" w:lineRule="auto"/>
        <w:rPr>
          <w:sz w:val="24"/>
          <w:szCs w:val="24"/>
        </w:rPr>
      </w:pPr>
      <w:r>
        <w:rPr>
          <w:sz w:val="24"/>
          <w:szCs w:val="24"/>
        </w:rPr>
        <w:t xml:space="preserve">Figure ??? also may suggest higher outcome values for cities that renew rather than cut road taxes, a possibility formally explored in </w:t>
      </w:r>
      <w:proofErr w:type="gramStart"/>
      <w:r>
        <w:rPr>
          <w:sz w:val="24"/>
          <w:szCs w:val="24"/>
        </w:rPr>
        <w:t>Section ???</w:t>
      </w:r>
      <w:proofErr w:type="gramEnd"/>
    </w:p>
    <w:p w14:paraId="529EC9B7" w14:textId="265C94B1" w:rsidR="00DB6ED4" w:rsidRDefault="00F853EC" w:rsidP="00E76A99">
      <w:pPr>
        <w:pStyle w:val="Heading2"/>
        <w:numPr>
          <w:ilvl w:val="1"/>
          <w:numId w:val="1"/>
        </w:numPr>
        <w:pPrChange w:id="38" w:author="Rawat, Saani (rawatsa)" w:date="2025-08-29T11:40:00Z">
          <w:pPr>
            <w:spacing w:line="480" w:lineRule="auto"/>
          </w:pPr>
        </w:pPrChange>
      </w:pPr>
      <w:r>
        <w:t>Covariates</w:t>
      </w:r>
    </w:p>
    <w:p w14:paraId="5012B695" w14:textId="6A97D6A8" w:rsidR="00D3347F" w:rsidRDefault="00D3347F" w:rsidP="00EE4B21">
      <w:pPr>
        <w:spacing w:line="480" w:lineRule="auto"/>
        <w:rPr>
          <w:sz w:val="24"/>
          <w:szCs w:val="24"/>
        </w:rPr>
      </w:pPr>
      <w:r>
        <w:rPr>
          <w:sz w:val="24"/>
          <w:szCs w:val="24"/>
        </w:rPr>
        <w:t xml:space="preserve"> Covariates in ordinary least squares regression help control for omitted variable bias, letting researchers isolate the independent relationship between the outcome variable and the key explanatory variable.  Regression discontinuity already identifies treatment effect estimates with only the treatment dummy and the running variable, so covariates are not necessary, but they are useful for increasing the precision of treatment effect estimates.  They are also essential to test key assumptions of the regression discontinuity model.  de la Cuesta and Imai (2016) shows that covariate balance is not necessary for identification, but traditionally this is a key assumption, and intuitively it makes sense that a researcher would want a treatment group to look like the control group in every </w:t>
      </w:r>
      <w:r w:rsidR="00EB7952">
        <w:rPr>
          <w:sz w:val="24"/>
          <w:szCs w:val="24"/>
        </w:rPr>
        <w:t xml:space="preserve">measurable aspect other than the treatment itself.  </w:t>
      </w:r>
      <w:r w:rsidR="002355F8">
        <w:rPr>
          <w:sz w:val="24"/>
          <w:szCs w:val="24"/>
        </w:rPr>
        <w:t xml:space="preserve">We </w:t>
      </w:r>
      <w:r w:rsidR="002355F8">
        <w:rPr>
          <w:sz w:val="24"/>
          <w:szCs w:val="24"/>
        </w:rPr>
        <w:lastRenderedPageBreak/>
        <w:t xml:space="preserve">do not show means for the full sample because we find no significant treatment effects for this sample.  We assure readers that the full-sample regressions show great similarity </w:t>
      </w:r>
      <w:r w:rsidR="00E847F6">
        <w:rPr>
          <w:sz w:val="24"/>
          <w:szCs w:val="24"/>
        </w:rPr>
        <w:t xml:space="preserve">and offer to share the means upon request.  We do, however, </w:t>
      </w:r>
      <w:r w:rsidR="00EB7952">
        <w:rPr>
          <w:sz w:val="24"/>
          <w:szCs w:val="24"/>
        </w:rPr>
        <w:t xml:space="preserve">show a table of covariate means within the effective bandwidth for the different </w:t>
      </w:r>
      <w:r w:rsidR="00E847F6">
        <w:rPr>
          <w:sz w:val="24"/>
          <w:szCs w:val="24"/>
        </w:rPr>
        <w:t>sub</w:t>
      </w:r>
      <w:r w:rsidR="00EB7952">
        <w:rPr>
          <w:sz w:val="24"/>
          <w:szCs w:val="24"/>
        </w:rPr>
        <w:t>samples we will use:</w:t>
      </w:r>
    </w:p>
    <w:p w14:paraId="6179937E" w14:textId="45BA13C2" w:rsidR="00EB7952" w:rsidRDefault="00EB7952" w:rsidP="00E847F6">
      <w:pPr>
        <w:jc w:val="center"/>
        <w:rPr>
          <w:sz w:val="24"/>
          <w:szCs w:val="24"/>
        </w:rPr>
      </w:pPr>
      <w:proofErr w:type="gramStart"/>
      <w:r>
        <w:rPr>
          <w:sz w:val="24"/>
          <w:szCs w:val="24"/>
        </w:rPr>
        <w:t>Table ???</w:t>
      </w:r>
      <w:proofErr w:type="gramEnd"/>
    </w:p>
    <w:p w14:paraId="0E94DB1D" w14:textId="13C3B992" w:rsidR="00E847F6" w:rsidRDefault="00E847F6" w:rsidP="00E847F6">
      <w:pPr>
        <w:jc w:val="center"/>
        <w:rPr>
          <w:sz w:val="24"/>
          <w:szCs w:val="24"/>
        </w:rPr>
      </w:pPr>
      <w:r>
        <w:rPr>
          <w:sz w:val="24"/>
          <w:szCs w:val="24"/>
        </w:rPr>
        <w:t>Covariate Means for Renewal Tax Levy Regressions</w:t>
      </w:r>
    </w:p>
    <w:tbl>
      <w:tblPr>
        <w:tblStyle w:val="PlainTable3"/>
        <w:tblW w:w="0" w:type="auto"/>
        <w:tblLook w:val="04A0" w:firstRow="1" w:lastRow="0" w:firstColumn="1" w:lastColumn="0" w:noHBand="0" w:noVBand="1"/>
      </w:tblPr>
      <w:tblGrid>
        <w:gridCol w:w="1710"/>
        <w:gridCol w:w="960"/>
        <w:gridCol w:w="1740"/>
        <w:gridCol w:w="932"/>
        <w:gridCol w:w="1588"/>
        <w:gridCol w:w="1084"/>
        <w:gridCol w:w="1336"/>
      </w:tblGrid>
      <w:tr w:rsidR="00E847F6" w14:paraId="317EE921" w14:textId="77777777" w:rsidTr="002E7B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10" w:type="dxa"/>
          </w:tcPr>
          <w:p w14:paraId="16FA616B" w14:textId="77777777" w:rsidR="00E847F6" w:rsidRDefault="00E847F6" w:rsidP="002E7B79"/>
        </w:tc>
        <w:tc>
          <w:tcPr>
            <w:tcW w:w="960" w:type="dxa"/>
          </w:tcPr>
          <w:p w14:paraId="1E781440" w14:textId="77777777" w:rsidR="00E847F6" w:rsidRDefault="00E847F6" w:rsidP="002E7B79">
            <w:pPr>
              <w:cnfStyle w:val="100000000000" w:firstRow="1" w:lastRow="0" w:firstColumn="0" w:lastColumn="0" w:oddVBand="0" w:evenVBand="0" w:oddHBand="0" w:evenHBand="0" w:firstRowFirstColumn="0" w:firstRowLastColumn="0" w:lastRowFirstColumn="0" w:lastRowLastColumn="0"/>
            </w:pPr>
          </w:p>
        </w:tc>
        <w:tc>
          <w:tcPr>
            <w:tcW w:w="1740" w:type="dxa"/>
          </w:tcPr>
          <w:p w14:paraId="7FAD8E93" w14:textId="77777777" w:rsidR="00E847F6" w:rsidRDefault="00E847F6" w:rsidP="002E7B79">
            <w:pPr>
              <w:cnfStyle w:val="100000000000" w:firstRow="1" w:lastRow="0" w:firstColumn="0" w:lastColumn="0" w:oddVBand="0" w:evenVBand="0" w:oddHBand="0" w:evenHBand="0" w:firstRowFirstColumn="0" w:firstRowLastColumn="0" w:lastRowFirstColumn="0" w:lastRowLastColumn="0"/>
            </w:pPr>
          </w:p>
        </w:tc>
        <w:tc>
          <w:tcPr>
            <w:tcW w:w="932" w:type="dxa"/>
          </w:tcPr>
          <w:p w14:paraId="40438780" w14:textId="77777777" w:rsidR="00E847F6" w:rsidRDefault="00E847F6" w:rsidP="002E7B79">
            <w:pPr>
              <w:cnfStyle w:val="100000000000" w:firstRow="1" w:lastRow="0" w:firstColumn="0" w:lastColumn="0" w:oddVBand="0" w:evenVBand="0" w:oddHBand="0" w:evenHBand="0" w:firstRowFirstColumn="0" w:firstRowLastColumn="0" w:lastRowFirstColumn="0" w:lastRowLastColumn="0"/>
            </w:pPr>
          </w:p>
        </w:tc>
        <w:tc>
          <w:tcPr>
            <w:tcW w:w="1588" w:type="dxa"/>
          </w:tcPr>
          <w:p w14:paraId="79B21B21" w14:textId="77777777" w:rsidR="00E847F6" w:rsidRDefault="00E847F6" w:rsidP="002E7B79">
            <w:pPr>
              <w:cnfStyle w:val="100000000000" w:firstRow="1" w:lastRow="0" w:firstColumn="0" w:lastColumn="0" w:oddVBand="0" w:evenVBand="0" w:oddHBand="0" w:evenHBand="0" w:firstRowFirstColumn="0" w:firstRowLastColumn="0" w:lastRowFirstColumn="0" w:lastRowLastColumn="0"/>
            </w:pPr>
          </w:p>
        </w:tc>
        <w:tc>
          <w:tcPr>
            <w:tcW w:w="1084" w:type="dxa"/>
          </w:tcPr>
          <w:p w14:paraId="40C7B4D4" w14:textId="77777777" w:rsidR="00E847F6" w:rsidRDefault="00E847F6" w:rsidP="002E7B79">
            <w:pPr>
              <w:cnfStyle w:val="100000000000" w:firstRow="1" w:lastRow="0" w:firstColumn="0" w:lastColumn="0" w:oddVBand="0" w:evenVBand="0" w:oddHBand="0" w:evenHBand="0" w:firstRowFirstColumn="0" w:firstRowLastColumn="0" w:lastRowFirstColumn="0" w:lastRowLastColumn="0"/>
            </w:pPr>
          </w:p>
        </w:tc>
        <w:tc>
          <w:tcPr>
            <w:tcW w:w="1336" w:type="dxa"/>
          </w:tcPr>
          <w:p w14:paraId="4870FBF6" w14:textId="77777777" w:rsidR="00E847F6" w:rsidRDefault="00E847F6" w:rsidP="002E7B79">
            <w:pPr>
              <w:cnfStyle w:val="100000000000" w:firstRow="1" w:lastRow="0" w:firstColumn="0" w:lastColumn="0" w:oddVBand="0" w:evenVBand="0" w:oddHBand="0" w:evenHBand="0" w:firstRowFirstColumn="0" w:firstRowLastColumn="0" w:lastRowFirstColumn="0" w:lastRowLastColumn="0"/>
            </w:pPr>
          </w:p>
        </w:tc>
      </w:tr>
      <w:tr w:rsidR="00E847F6" w14:paraId="2BD05A8B" w14:textId="77777777" w:rsidTr="002E7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vAlign w:val="bottom"/>
          </w:tcPr>
          <w:p w14:paraId="6CC26BE1" w14:textId="77777777" w:rsidR="00E847F6" w:rsidRPr="001856BD" w:rsidRDefault="00E847F6" w:rsidP="002E7B79">
            <w:pPr>
              <w:jc w:val="center"/>
              <w:rPr>
                <w:b w:val="0"/>
                <w:bCs w:val="0"/>
              </w:rPr>
            </w:pPr>
          </w:p>
        </w:tc>
        <w:tc>
          <w:tcPr>
            <w:tcW w:w="7640" w:type="dxa"/>
            <w:gridSpan w:val="6"/>
          </w:tcPr>
          <w:p w14:paraId="79B18F38" w14:textId="77777777" w:rsidR="00E847F6" w:rsidRPr="0033410F" w:rsidRDefault="00E847F6" w:rsidP="002E7B79">
            <w:pPr>
              <w:jc w:val="center"/>
              <w:cnfStyle w:val="000000100000" w:firstRow="0" w:lastRow="0" w:firstColumn="0" w:lastColumn="0" w:oddVBand="0" w:evenVBand="0" w:oddHBand="1" w:evenHBand="0" w:firstRowFirstColumn="0" w:firstRowLastColumn="0" w:lastRowFirstColumn="0" w:lastRowLastColumn="0"/>
              <w:rPr>
                <w:b/>
                <w:bCs/>
              </w:rPr>
            </w:pPr>
            <w:r w:rsidRPr="0033410F">
              <w:rPr>
                <w:b/>
                <w:bCs/>
              </w:rPr>
              <w:t>Sample</w:t>
            </w:r>
          </w:p>
        </w:tc>
      </w:tr>
      <w:tr w:rsidR="00E847F6" w14:paraId="2DD7F106" w14:textId="77777777" w:rsidTr="002E7B79">
        <w:tc>
          <w:tcPr>
            <w:cnfStyle w:val="001000000000" w:firstRow="0" w:lastRow="0" w:firstColumn="1" w:lastColumn="0" w:oddVBand="0" w:evenVBand="0" w:oddHBand="0" w:evenHBand="0" w:firstRowFirstColumn="0" w:firstRowLastColumn="0" w:lastRowFirstColumn="0" w:lastRowLastColumn="0"/>
            <w:tcW w:w="1710" w:type="dxa"/>
            <w:vAlign w:val="bottom"/>
          </w:tcPr>
          <w:p w14:paraId="732E626E" w14:textId="77777777" w:rsidR="00E847F6" w:rsidRPr="001856BD" w:rsidRDefault="00E847F6" w:rsidP="002E7B79">
            <w:pPr>
              <w:jc w:val="center"/>
              <w:rPr>
                <w:b w:val="0"/>
                <w:bCs w:val="0"/>
              </w:rPr>
            </w:pPr>
          </w:p>
        </w:tc>
        <w:tc>
          <w:tcPr>
            <w:tcW w:w="2700" w:type="dxa"/>
            <w:gridSpan w:val="2"/>
            <w:vAlign w:val="bottom"/>
          </w:tcPr>
          <w:p w14:paraId="5583114B"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&gt; 50</w:t>
            </w:r>
            <w:r w:rsidRPr="00FA2214">
              <w:rPr>
                <w:vertAlign w:val="superscript"/>
              </w:rPr>
              <w:t>th</w:t>
            </w:r>
            <w:r>
              <w:t xml:space="preserve"> Percentile Labor Force Participation Rate</w:t>
            </w:r>
          </w:p>
        </w:tc>
        <w:tc>
          <w:tcPr>
            <w:tcW w:w="2520" w:type="dxa"/>
            <w:gridSpan w:val="2"/>
            <w:vAlign w:val="bottom"/>
          </w:tcPr>
          <w:p w14:paraId="203B437D"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&gt; 75</w:t>
            </w:r>
            <w:r w:rsidRPr="00FA2214">
              <w:rPr>
                <w:vertAlign w:val="superscript"/>
              </w:rPr>
              <w:t>th</w:t>
            </w:r>
            <w:r>
              <w:t xml:space="preserve"> Percentile Poverty Rate</w:t>
            </w:r>
          </w:p>
        </w:tc>
        <w:tc>
          <w:tcPr>
            <w:tcW w:w="2420" w:type="dxa"/>
            <w:gridSpan w:val="2"/>
            <w:vAlign w:val="bottom"/>
          </w:tcPr>
          <w:p w14:paraId="1C98D2B3"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&gt; 50</w:t>
            </w:r>
            <w:r w:rsidRPr="00FA2214">
              <w:rPr>
                <w:vertAlign w:val="superscript"/>
              </w:rPr>
              <w:t>th</w:t>
            </w:r>
            <w:r>
              <w:t xml:space="preserve"> Percentile % Aged 0 to 5</w:t>
            </w:r>
          </w:p>
        </w:tc>
      </w:tr>
      <w:tr w:rsidR="00E847F6" w14:paraId="44085D46" w14:textId="77777777" w:rsidTr="002E7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50463E68" w14:textId="77777777" w:rsidR="00E847F6" w:rsidRPr="0033410F" w:rsidRDefault="00E847F6" w:rsidP="002E7B79">
            <w:r w:rsidRPr="0033410F">
              <w:rPr>
                <w:caps w:val="0"/>
              </w:rPr>
              <w:t>Covariate</w:t>
            </w:r>
          </w:p>
        </w:tc>
        <w:tc>
          <w:tcPr>
            <w:tcW w:w="960" w:type="dxa"/>
            <w:vAlign w:val="bottom"/>
          </w:tcPr>
          <w:p w14:paraId="31D503B5"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Fail</w:t>
            </w:r>
          </w:p>
        </w:tc>
        <w:tc>
          <w:tcPr>
            <w:tcW w:w="1740" w:type="dxa"/>
            <w:vAlign w:val="bottom"/>
          </w:tcPr>
          <w:p w14:paraId="53FC0E1F"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Pass</w:t>
            </w:r>
          </w:p>
        </w:tc>
        <w:tc>
          <w:tcPr>
            <w:tcW w:w="932" w:type="dxa"/>
            <w:vAlign w:val="bottom"/>
          </w:tcPr>
          <w:p w14:paraId="07B68D29"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Fail</w:t>
            </w:r>
          </w:p>
        </w:tc>
        <w:tc>
          <w:tcPr>
            <w:tcW w:w="1588" w:type="dxa"/>
            <w:vAlign w:val="bottom"/>
          </w:tcPr>
          <w:p w14:paraId="015225D4"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Pass</w:t>
            </w:r>
          </w:p>
        </w:tc>
        <w:tc>
          <w:tcPr>
            <w:tcW w:w="1084" w:type="dxa"/>
            <w:vAlign w:val="bottom"/>
          </w:tcPr>
          <w:p w14:paraId="4781F7E1"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Fail</w:t>
            </w:r>
          </w:p>
        </w:tc>
        <w:tc>
          <w:tcPr>
            <w:tcW w:w="1336" w:type="dxa"/>
            <w:vAlign w:val="bottom"/>
          </w:tcPr>
          <w:p w14:paraId="600F3F9D"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Pass</w:t>
            </w:r>
          </w:p>
        </w:tc>
      </w:tr>
      <w:tr w:rsidR="00E847F6" w14:paraId="09CCA631" w14:textId="77777777" w:rsidTr="002E7B79">
        <w:tc>
          <w:tcPr>
            <w:cnfStyle w:val="001000000000" w:firstRow="0" w:lastRow="0" w:firstColumn="1" w:lastColumn="0" w:oddVBand="0" w:evenVBand="0" w:oddHBand="0" w:evenHBand="0" w:firstRowFirstColumn="0" w:firstRowLastColumn="0" w:lastRowFirstColumn="0" w:lastRowLastColumn="0"/>
            <w:tcW w:w="1710" w:type="dxa"/>
          </w:tcPr>
          <w:p w14:paraId="0FEF2E35" w14:textId="77777777" w:rsidR="00E847F6" w:rsidRPr="001856BD" w:rsidRDefault="00E847F6" w:rsidP="002E7B79">
            <w:pPr>
              <w:rPr>
                <w:b w:val="0"/>
                <w:bCs w:val="0"/>
              </w:rPr>
            </w:pPr>
            <w:r w:rsidRPr="001856BD">
              <w:rPr>
                <w:b w:val="0"/>
                <w:bCs w:val="0"/>
                <w:caps w:val="0"/>
              </w:rPr>
              <w:t xml:space="preserve">% Aged 0 To </w:t>
            </w:r>
            <w:r>
              <w:rPr>
                <w:b w:val="0"/>
                <w:bCs w:val="0"/>
                <w:caps w:val="0"/>
              </w:rPr>
              <w:t>4</w:t>
            </w:r>
          </w:p>
        </w:tc>
        <w:tc>
          <w:tcPr>
            <w:tcW w:w="960" w:type="dxa"/>
            <w:vAlign w:val="bottom"/>
          </w:tcPr>
          <w:p w14:paraId="65CC70AF"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0.06</w:t>
            </w:r>
          </w:p>
          <w:p w14:paraId="6F0BC3B6"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(0.02)</w:t>
            </w:r>
          </w:p>
        </w:tc>
        <w:tc>
          <w:tcPr>
            <w:tcW w:w="1740" w:type="dxa"/>
            <w:vAlign w:val="bottom"/>
          </w:tcPr>
          <w:p w14:paraId="31600AAA"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0.06</w:t>
            </w:r>
          </w:p>
          <w:p w14:paraId="4C85E4D0"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(0.03)</w:t>
            </w:r>
          </w:p>
        </w:tc>
        <w:tc>
          <w:tcPr>
            <w:tcW w:w="932" w:type="dxa"/>
            <w:vAlign w:val="bottom"/>
          </w:tcPr>
          <w:p w14:paraId="47A7DD39"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0.07</w:t>
            </w:r>
          </w:p>
          <w:p w14:paraId="0DDEAF7F"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(0.03)</w:t>
            </w:r>
          </w:p>
        </w:tc>
        <w:tc>
          <w:tcPr>
            <w:tcW w:w="1588" w:type="dxa"/>
            <w:vAlign w:val="bottom"/>
          </w:tcPr>
          <w:p w14:paraId="32FF622B"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0.07</w:t>
            </w:r>
          </w:p>
          <w:p w14:paraId="0A65ECF5"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(0.03)</w:t>
            </w:r>
          </w:p>
        </w:tc>
        <w:tc>
          <w:tcPr>
            <w:tcW w:w="1084" w:type="dxa"/>
            <w:vAlign w:val="bottom"/>
          </w:tcPr>
          <w:p w14:paraId="0340249C"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0.08</w:t>
            </w:r>
          </w:p>
          <w:p w14:paraId="4EC93197"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(0.02)</w:t>
            </w:r>
          </w:p>
        </w:tc>
        <w:tc>
          <w:tcPr>
            <w:tcW w:w="1336" w:type="dxa"/>
            <w:vAlign w:val="bottom"/>
          </w:tcPr>
          <w:p w14:paraId="17803B30"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0.08</w:t>
            </w:r>
          </w:p>
          <w:p w14:paraId="2D6B55F0"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(0.02)</w:t>
            </w:r>
          </w:p>
        </w:tc>
      </w:tr>
      <w:tr w:rsidR="00E847F6" w14:paraId="565D79B0" w14:textId="77777777" w:rsidTr="002E7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0B105CA7" w14:textId="77777777" w:rsidR="00E847F6" w:rsidRPr="001856BD" w:rsidRDefault="00E847F6" w:rsidP="002E7B79">
            <w:pPr>
              <w:rPr>
                <w:b w:val="0"/>
                <w:bCs w:val="0"/>
              </w:rPr>
            </w:pPr>
            <w:r>
              <w:rPr>
                <w:b w:val="0"/>
                <w:bCs w:val="0"/>
                <w:caps w:val="0"/>
              </w:rPr>
              <w:t>% Aged 5 To 17</w:t>
            </w:r>
          </w:p>
        </w:tc>
        <w:tc>
          <w:tcPr>
            <w:tcW w:w="960" w:type="dxa"/>
            <w:vAlign w:val="bottom"/>
          </w:tcPr>
          <w:p w14:paraId="0DBF24A6"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0.19</w:t>
            </w:r>
          </w:p>
          <w:p w14:paraId="78EDADB2"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(0.05)</w:t>
            </w:r>
          </w:p>
        </w:tc>
        <w:tc>
          <w:tcPr>
            <w:tcW w:w="1740" w:type="dxa"/>
            <w:vAlign w:val="bottom"/>
          </w:tcPr>
          <w:p w14:paraId="512D8B1C"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0.20</w:t>
            </w:r>
          </w:p>
          <w:p w14:paraId="5B3E9E57"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(0.06)</w:t>
            </w:r>
          </w:p>
        </w:tc>
        <w:tc>
          <w:tcPr>
            <w:tcW w:w="932" w:type="dxa"/>
            <w:vAlign w:val="bottom"/>
          </w:tcPr>
          <w:p w14:paraId="0C4D6266"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0.21</w:t>
            </w:r>
          </w:p>
          <w:p w14:paraId="0FC4A106"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(0.06)</w:t>
            </w:r>
          </w:p>
        </w:tc>
        <w:tc>
          <w:tcPr>
            <w:tcW w:w="1588" w:type="dxa"/>
            <w:vAlign w:val="bottom"/>
          </w:tcPr>
          <w:p w14:paraId="05621EFA"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0.22</w:t>
            </w:r>
          </w:p>
          <w:p w14:paraId="204B0E5A"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(0.07)</w:t>
            </w:r>
          </w:p>
        </w:tc>
        <w:tc>
          <w:tcPr>
            <w:tcW w:w="1084" w:type="dxa"/>
            <w:vAlign w:val="bottom"/>
          </w:tcPr>
          <w:p w14:paraId="7A7248A4"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0.21</w:t>
            </w:r>
          </w:p>
          <w:p w14:paraId="0D59B364"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(0.05)</w:t>
            </w:r>
          </w:p>
        </w:tc>
        <w:tc>
          <w:tcPr>
            <w:tcW w:w="1336" w:type="dxa"/>
            <w:vAlign w:val="bottom"/>
          </w:tcPr>
          <w:p w14:paraId="4543C7E3"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0.22</w:t>
            </w:r>
          </w:p>
          <w:p w14:paraId="54583105"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(0.06)</w:t>
            </w:r>
          </w:p>
        </w:tc>
      </w:tr>
      <w:tr w:rsidR="00E847F6" w14:paraId="2EE892D4" w14:textId="77777777" w:rsidTr="002E7B79">
        <w:tc>
          <w:tcPr>
            <w:cnfStyle w:val="001000000000" w:firstRow="0" w:lastRow="0" w:firstColumn="1" w:lastColumn="0" w:oddVBand="0" w:evenVBand="0" w:oddHBand="0" w:evenHBand="0" w:firstRowFirstColumn="0" w:firstRowLastColumn="0" w:lastRowFirstColumn="0" w:lastRowLastColumn="0"/>
            <w:tcW w:w="1710" w:type="dxa"/>
          </w:tcPr>
          <w:p w14:paraId="5B122BDA" w14:textId="77777777" w:rsidR="00E847F6" w:rsidRPr="001856BD" w:rsidRDefault="00E847F6" w:rsidP="002E7B79">
            <w:pPr>
              <w:rPr>
                <w:b w:val="0"/>
                <w:bCs w:val="0"/>
              </w:rPr>
            </w:pPr>
            <w:r>
              <w:rPr>
                <w:b w:val="0"/>
                <w:bCs w:val="0"/>
                <w:caps w:val="0"/>
              </w:rPr>
              <w:t>% Aged 18 To 64</w:t>
            </w:r>
          </w:p>
        </w:tc>
        <w:tc>
          <w:tcPr>
            <w:tcW w:w="960" w:type="dxa"/>
            <w:vAlign w:val="bottom"/>
          </w:tcPr>
          <w:p w14:paraId="63293F0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0.59</w:t>
            </w:r>
          </w:p>
          <w:p w14:paraId="4063106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(0.06)</w:t>
            </w:r>
          </w:p>
        </w:tc>
        <w:tc>
          <w:tcPr>
            <w:tcW w:w="1740" w:type="dxa"/>
            <w:vAlign w:val="bottom"/>
          </w:tcPr>
          <w:p w14:paraId="33786594"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0.58</w:t>
            </w:r>
          </w:p>
          <w:p w14:paraId="2CDDC0C6"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(0.05)</w:t>
            </w:r>
          </w:p>
        </w:tc>
        <w:tc>
          <w:tcPr>
            <w:tcW w:w="932" w:type="dxa"/>
            <w:vAlign w:val="bottom"/>
          </w:tcPr>
          <w:p w14:paraId="523935E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0.58</w:t>
            </w:r>
          </w:p>
          <w:p w14:paraId="77D503A7"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(0.08)</w:t>
            </w:r>
          </w:p>
        </w:tc>
        <w:tc>
          <w:tcPr>
            <w:tcW w:w="1588" w:type="dxa"/>
            <w:vAlign w:val="bottom"/>
          </w:tcPr>
          <w:p w14:paraId="41FA14BB"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0.58</w:t>
            </w:r>
          </w:p>
          <w:p w14:paraId="31FA158A"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(0.06)</w:t>
            </w:r>
          </w:p>
        </w:tc>
        <w:tc>
          <w:tcPr>
            <w:tcW w:w="1084" w:type="dxa"/>
            <w:vAlign w:val="bottom"/>
          </w:tcPr>
          <w:p w14:paraId="62190D2C"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0.58</w:t>
            </w:r>
          </w:p>
          <w:p w14:paraId="761B3A1B"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(0.04)</w:t>
            </w:r>
          </w:p>
        </w:tc>
        <w:tc>
          <w:tcPr>
            <w:tcW w:w="1336" w:type="dxa"/>
            <w:vAlign w:val="bottom"/>
          </w:tcPr>
          <w:p w14:paraId="0D9117F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0.58</w:t>
            </w:r>
          </w:p>
          <w:p w14:paraId="12505564"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(0.05)</w:t>
            </w:r>
          </w:p>
        </w:tc>
      </w:tr>
      <w:tr w:rsidR="00E847F6" w14:paraId="1D297470" w14:textId="77777777" w:rsidTr="002E7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2B559D04" w14:textId="77777777" w:rsidR="00E847F6" w:rsidRPr="001856BD" w:rsidRDefault="00E847F6" w:rsidP="002E7B79">
            <w:pPr>
              <w:rPr>
                <w:b w:val="0"/>
                <w:bCs w:val="0"/>
              </w:rPr>
            </w:pPr>
            <w:r>
              <w:rPr>
                <w:b w:val="0"/>
                <w:bCs w:val="0"/>
                <w:caps w:val="0"/>
              </w:rPr>
              <w:t>% Aged 65+</w:t>
            </w:r>
          </w:p>
        </w:tc>
        <w:tc>
          <w:tcPr>
            <w:tcW w:w="960" w:type="dxa"/>
            <w:vAlign w:val="bottom"/>
          </w:tcPr>
          <w:p w14:paraId="0E757FAB"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0.17</w:t>
            </w:r>
          </w:p>
          <w:p w14:paraId="4CAF7519"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(0.05)</w:t>
            </w:r>
          </w:p>
        </w:tc>
        <w:tc>
          <w:tcPr>
            <w:tcW w:w="1740" w:type="dxa"/>
            <w:vAlign w:val="bottom"/>
          </w:tcPr>
          <w:p w14:paraId="022C1FD8"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0.16</w:t>
            </w:r>
          </w:p>
          <w:p w14:paraId="71CE5A30"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(0.06)</w:t>
            </w:r>
          </w:p>
        </w:tc>
        <w:tc>
          <w:tcPr>
            <w:tcW w:w="932" w:type="dxa"/>
            <w:vAlign w:val="bottom"/>
          </w:tcPr>
          <w:p w14:paraId="1466D08A"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0.13</w:t>
            </w:r>
          </w:p>
          <w:p w14:paraId="475AF44E"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(0.06)</w:t>
            </w:r>
          </w:p>
        </w:tc>
        <w:tc>
          <w:tcPr>
            <w:tcW w:w="1588" w:type="dxa"/>
            <w:vAlign w:val="bottom"/>
          </w:tcPr>
          <w:p w14:paraId="075B3AB1"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0.14</w:t>
            </w:r>
          </w:p>
          <w:p w14:paraId="51E7506C"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(0.05)</w:t>
            </w:r>
          </w:p>
        </w:tc>
        <w:tc>
          <w:tcPr>
            <w:tcW w:w="1084" w:type="dxa"/>
            <w:vAlign w:val="bottom"/>
          </w:tcPr>
          <w:p w14:paraId="32051AF3"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0.13</w:t>
            </w:r>
          </w:p>
          <w:p w14:paraId="08E79C58"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(0.04)</w:t>
            </w:r>
          </w:p>
        </w:tc>
        <w:tc>
          <w:tcPr>
            <w:tcW w:w="1336" w:type="dxa"/>
            <w:vAlign w:val="bottom"/>
          </w:tcPr>
          <w:p w14:paraId="38659B0F"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0.12</w:t>
            </w:r>
          </w:p>
          <w:p w14:paraId="2CFA660B"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(0.04)</w:t>
            </w:r>
          </w:p>
        </w:tc>
      </w:tr>
      <w:tr w:rsidR="00E847F6" w14:paraId="74181FD4" w14:textId="77777777" w:rsidTr="002E7B79">
        <w:tc>
          <w:tcPr>
            <w:cnfStyle w:val="001000000000" w:firstRow="0" w:lastRow="0" w:firstColumn="1" w:lastColumn="0" w:oddVBand="0" w:evenVBand="0" w:oddHBand="0" w:evenHBand="0" w:firstRowFirstColumn="0" w:firstRowLastColumn="0" w:lastRowFirstColumn="0" w:lastRowLastColumn="0"/>
            <w:tcW w:w="1710" w:type="dxa"/>
          </w:tcPr>
          <w:p w14:paraId="5A64A841" w14:textId="77777777" w:rsidR="00E847F6" w:rsidRPr="001856BD" w:rsidRDefault="00E847F6" w:rsidP="002E7B79">
            <w:pPr>
              <w:rPr>
                <w:b w:val="0"/>
                <w:bCs w:val="0"/>
              </w:rPr>
            </w:pPr>
            <w:r>
              <w:rPr>
                <w:b w:val="0"/>
                <w:bCs w:val="0"/>
                <w:caps w:val="0"/>
              </w:rPr>
              <w:t>Income Herfindahl</w:t>
            </w:r>
          </w:p>
        </w:tc>
        <w:tc>
          <w:tcPr>
            <w:tcW w:w="960" w:type="dxa"/>
            <w:vAlign w:val="bottom"/>
          </w:tcPr>
          <w:p w14:paraId="6297AEF6"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0.06</w:t>
            </w:r>
          </w:p>
          <w:p w14:paraId="701FFC0A"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(0.07)</w:t>
            </w:r>
          </w:p>
        </w:tc>
        <w:tc>
          <w:tcPr>
            <w:tcW w:w="1740" w:type="dxa"/>
            <w:vAlign w:val="bottom"/>
          </w:tcPr>
          <w:p w14:paraId="1615025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0.06</w:t>
            </w:r>
          </w:p>
          <w:p w14:paraId="3F06D2D7"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(0.08)</w:t>
            </w:r>
          </w:p>
        </w:tc>
        <w:tc>
          <w:tcPr>
            <w:tcW w:w="932" w:type="dxa"/>
            <w:vAlign w:val="bottom"/>
          </w:tcPr>
          <w:p w14:paraId="03D34DC9"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0.06</w:t>
            </w:r>
          </w:p>
          <w:p w14:paraId="5C5BDD07"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(0.08)</w:t>
            </w:r>
          </w:p>
        </w:tc>
        <w:tc>
          <w:tcPr>
            <w:tcW w:w="1588" w:type="dxa"/>
            <w:vAlign w:val="bottom"/>
          </w:tcPr>
          <w:p w14:paraId="4B3B3A8C"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0.04</w:t>
            </w:r>
          </w:p>
          <w:p w14:paraId="3A41E101"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(0.06)</w:t>
            </w:r>
          </w:p>
        </w:tc>
        <w:tc>
          <w:tcPr>
            <w:tcW w:w="1084" w:type="dxa"/>
            <w:vAlign w:val="bottom"/>
          </w:tcPr>
          <w:p w14:paraId="0C61BC88"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0.06</w:t>
            </w:r>
          </w:p>
          <w:p w14:paraId="1C8A66BB"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(0.07)</w:t>
            </w:r>
          </w:p>
        </w:tc>
        <w:tc>
          <w:tcPr>
            <w:tcW w:w="1336" w:type="dxa"/>
            <w:vAlign w:val="bottom"/>
          </w:tcPr>
          <w:p w14:paraId="0493C5B1"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0.05</w:t>
            </w:r>
          </w:p>
          <w:p w14:paraId="3413BBCB"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(0.06)</w:t>
            </w:r>
          </w:p>
        </w:tc>
      </w:tr>
      <w:tr w:rsidR="00E847F6" w14:paraId="51D4BE48" w14:textId="77777777" w:rsidTr="002E7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5C89F3FC" w14:textId="77777777" w:rsidR="00E847F6" w:rsidRPr="001856BD" w:rsidRDefault="00E847F6" w:rsidP="002E7B79">
            <w:pPr>
              <w:rPr>
                <w:b w:val="0"/>
                <w:bCs w:val="0"/>
              </w:rPr>
            </w:pPr>
            <w:r>
              <w:rPr>
                <w:b w:val="0"/>
                <w:bCs w:val="0"/>
                <w:caps w:val="0"/>
              </w:rPr>
              <w:t>Race Herfindahl</w:t>
            </w:r>
          </w:p>
        </w:tc>
        <w:tc>
          <w:tcPr>
            <w:tcW w:w="960" w:type="dxa"/>
            <w:vAlign w:val="bottom"/>
          </w:tcPr>
          <w:p w14:paraId="33620102"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0.93</w:t>
            </w:r>
          </w:p>
          <w:p w14:paraId="51CD8A3C"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(0.08)</w:t>
            </w:r>
          </w:p>
        </w:tc>
        <w:tc>
          <w:tcPr>
            <w:tcW w:w="1740" w:type="dxa"/>
            <w:vAlign w:val="bottom"/>
          </w:tcPr>
          <w:p w14:paraId="553CF7D6"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0.93</w:t>
            </w:r>
          </w:p>
          <w:p w14:paraId="1EFCB6FE"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(0.10)</w:t>
            </w:r>
          </w:p>
        </w:tc>
        <w:tc>
          <w:tcPr>
            <w:tcW w:w="932" w:type="dxa"/>
            <w:vAlign w:val="bottom"/>
          </w:tcPr>
          <w:p w14:paraId="6004F77A"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0.90</w:t>
            </w:r>
          </w:p>
          <w:p w14:paraId="3996EEEB"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(0.11)</w:t>
            </w:r>
          </w:p>
        </w:tc>
        <w:tc>
          <w:tcPr>
            <w:tcW w:w="1588" w:type="dxa"/>
            <w:vAlign w:val="bottom"/>
          </w:tcPr>
          <w:p w14:paraId="6E5880EA"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0.91</w:t>
            </w:r>
          </w:p>
          <w:p w14:paraId="54567F27"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(0.12)</w:t>
            </w:r>
          </w:p>
        </w:tc>
        <w:tc>
          <w:tcPr>
            <w:tcW w:w="1084" w:type="dxa"/>
            <w:vAlign w:val="bottom"/>
          </w:tcPr>
          <w:p w14:paraId="1558D59C"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0.92</w:t>
            </w:r>
          </w:p>
          <w:p w14:paraId="0C077E5E"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(0.07)</w:t>
            </w:r>
          </w:p>
        </w:tc>
        <w:tc>
          <w:tcPr>
            <w:tcW w:w="1336" w:type="dxa"/>
            <w:vAlign w:val="bottom"/>
          </w:tcPr>
          <w:p w14:paraId="16879493"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0.95</w:t>
            </w:r>
          </w:p>
          <w:p w14:paraId="6A5B7642"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(0.09)</w:t>
            </w:r>
          </w:p>
        </w:tc>
      </w:tr>
      <w:tr w:rsidR="00E847F6" w14:paraId="4DB50378" w14:textId="77777777" w:rsidTr="002E7B79">
        <w:tc>
          <w:tcPr>
            <w:cnfStyle w:val="001000000000" w:firstRow="0" w:lastRow="0" w:firstColumn="1" w:lastColumn="0" w:oddVBand="0" w:evenVBand="0" w:oddHBand="0" w:evenHBand="0" w:firstRowFirstColumn="0" w:firstRowLastColumn="0" w:lastRowFirstColumn="0" w:lastRowLastColumn="0"/>
            <w:tcW w:w="1710" w:type="dxa"/>
          </w:tcPr>
          <w:p w14:paraId="6994B71B" w14:textId="77777777" w:rsidR="00E847F6" w:rsidRPr="001856BD" w:rsidRDefault="00E847F6" w:rsidP="002E7B79">
            <w:pPr>
              <w:rPr>
                <w:b w:val="0"/>
                <w:bCs w:val="0"/>
              </w:rPr>
            </w:pPr>
            <w:r>
              <w:rPr>
                <w:b w:val="0"/>
                <w:bCs w:val="0"/>
                <w:caps w:val="0"/>
              </w:rPr>
              <w:t>Median Income ($1,000s 2010)</w:t>
            </w:r>
          </w:p>
        </w:tc>
        <w:tc>
          <w:tcPr>
            <w:tcW w:w="960" w:type="dxa"/>
            <w:vAlign w:val="bottom"/>
          </w:tcPr>
          <w:p w14:paraId="094176AE"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56.2</w:t>
            </w:r>
          </w:p>
          <w:p w14:paraId="2F72ABF5"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(11.8)</w:t>
            </w:r>
          </w:p>
        </w:tc>
        <w:tc>
          <w:tcPr>
            <w:tcW w:w="1740" w:type="dxa"/>
            <w:vAlign w:val="bottom"/>
          </w:tcPr>
          <w:p w14:paraId="5D3B9910"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53.6</w:t>
            </w:r>
          </w:p>
          <w:p w14:paraId="526BEA74"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(12.3)</w:t>
            </w:r>
          </w:p>
        </w:tc>
        <w:tc>
          <w:tcPr>
            <w:tcW w:w="932" w:type="dxa"/>
            <w:vAlign w:val="bottom"/>
          </w:tcPr>
          <w:p w14:paraId="110E56B6"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48.1</w:t>
            </w:r>
          </w:p>
          <w:p w14:paraId="6E212D2D"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(9.6)</w:t>
            </w:r>
          </w:p>
        </w:tc>
        <w:tc>
          <w:tcPr>
            <w:tcW w:w="1588" w:type="dxa"/>
            <w:vAlign w:val="bottom"/>
          </w:tcPr>
          <w:p w14:paraId="09CF05DF"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46.6</w:t>
            </w:r>
          </w:p>
          <w:p w14:paraId="6620EC7D"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(8.5)</w:t>
            </w:r>
          </w:p>
        </w:tc>
        <w:tc>
          <w:tcPr>
            <w:tcW w:w="1084" w:type="dxa"/>
            <w:vAlign w:val="bottom"/>
          </w:tcPr>
          <w:p w14:paraId="181D654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59.6</w:t>
            </w:r>
          </w:p>
          <w:p w14:paraId="3AC25364"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(16.1)</w:t>
            </w:r>
          </w:p>
        </w:tc>
        <w:tc>
          <w:tcPr>
            <w:tcW w:w="1336" w:type="dxa"/>
            <w:vAlign w:val="bottom"/>
          </w:tcPr>
          <w:p w14:paraId="4C0608EE"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59.0</w:t>
            </w:r>
          </w:p>
          <w:p w14:paraId="1E9177FE"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(17.1)</w:t>
            </w:r>
          </w:p>
        </w:tc>
      </w:tr>
      <w:tr w:rsidR="00E847F6" w14:paraId="2791581A" w14:textId="77777777" w:rsidTr="002E7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3452F546" w14:textId="7F208645" w:rsidR="00E847F6" w:rsidRPr="001856BD" w:rsidRDefault="00E847F6" w:rsidP="002E7B79">
            <w:pPr>
              <w:rPr>
                <w:b w:val="0"/>
                <w:bCs w:val="0"/>
              </w:rPr>
            </w:pPr>
            <w:r>
              <w:rPr>
                <w:b w:val="0"/>
                <w:bCs w:val="0"/>
                <w:caps w:val="0"/>
              </w:rPr>
              <w:t>% No H</w:t>
            </w:r>
            <w:r w:rsidR="00147CD6">
              <w:rPr>
                <w:b w:val="0"/>
                <w:bCs w:val="0"/>
                <w:caps w:val="0"/>
              </w:rPr>
              <w:t>S</w:t>
            </w:r>
            <w:r>
              <w:rPr>
                <w:b w:val="0"/>
                <w:bCs w:val="0"/>
                <w:caps w:val="0"/>
              </w:rPr>
              <w:t xml:space="preserve"> Diploma</w:t>
            </w:r>
          </w:p>
        </w:tc>
        <w:tc>
          <w:tcPr>
            <w:tcW w:w="960" w:type="dxa"/>
            <w:vAlign w:val="bottom"/>
          </w:tcPr>
          <w:p w14:paraId="6D9860BC"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0.15</w:t>
            </w:r>
          </w:p>
          <w:p w14:paraId="09C3F221"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(0.11)</w:t>
            </w:r>
          </w:p>
        </w:tc>
        <w:tc>
          <w:tcPr>
            <w:tcW w:w="1740" w:type="dxa"/>
            <w:vAlign w:val="bottom"/>
          </w:tcPr>
          <w:p w14:paraId="3D2C89C5"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0.17</w:t>
            </w:r>
          </w:p>
          <w:p w14:paraId="70AE23BA"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(0.12)</w:t>
            </w:r>
          </w:p>
        </w:tc>
        <w:tc>
          <w:tcPr>
            <w:tcW w:w="932" w:type="dxa"/>
            <w:vAlign w:val="bottom"/>
          </w:tcPr>
          <w:p w14:paraId="639D9C9D"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0.21</w:t>
            </w:r>
          </w:p>
          <w:p w14:paraId="308E3197"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(0.16)</w:t>
            </w:r>
          </w:p>
        </w:tc>
        <w:tc>
          <w:tcPr>
            <w:tcW w:w="1588" w:type="dxa"/>
            <w:vAlign w:val="bottom"/>
          </w:tcPr>
          <w:p w14:paraId="5A113FAD"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0.21</w:t>
            </w:r>
          </w:p>
          <w:p w14:paraId="62C4B72C"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(0.15)</w:t>
            </w:r>
          </w:p>
        </w:tc>
        <w:tc>
          <w:tcPr>
            <w:tcW w:w="1084" w:type="dxa"/>
            <w:vAlign w:val="bottom"/>
          </w:tcPr>
          <w:p w14:paraId="2FB3FF55"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0.15</w:t>
            </w:r>
          </w:p>
          <w:p w14:paraId="27572C62"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(0.15)</w:t>
            </w:r>
          </w:p>
        </w:tc>
        <w:tc>
          <w:tcPr>
            <w:tcW w:w="1336" w:type="dxa"/>
            <w:vAlign w:val="bottom"/>
          </w:tcPr>
          <w:p w14:paraId="564E7089"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0.20</w:t>
            </w:r>
          </w:p>
          <w:p w14:paraId="1A4015CF"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(0.16)</w:t>
            </w:r>
          </w:p>
        </w:tc>
      </w:tr>
      <w:tr w:rsidR="00E847F6" w14:paraId="1FB2C863" w14:textId="77777777" w:rsidTr="002E7B79">
        <w:tc>
          <w:tcPr>
            <w:cnfStyle w:val="001000000000" w:firstRow="0" w:lastRow="0" w:firstColumn="1" w:lastColumn="0" w:oddVBand="0" w:evenVBand="0" w:oddHBand="0" w:evenHBand="0" w:firstRowFirstColumn="0" w:firstRowLastColumn="0" w:lastRowFirstColumn="0" w:lastRowLastColumn="0"/>
            <w:tcW w:w="1710" w:type="dxa"/>
          </w:tcPr>
          <w:p w14:paraId="0DEDB63D" w14:textId="77777777" w:rsidR="00E847F6" w:rsidRPr="001856BD" w:rsidRDefault="00E847F6" w:rsidP="002E7B79">
            <w:pPr>
              <w:rPr>
                <w:b w:val="0"/>
                <w:bCs w:val="0"/>
              </w:rPr>
            </w:pPr>
            <w:r>
              <w:rPr>
                <w:b w:val="0"/>
                <w:bCs w:val="0"/>
                <w:caps w:val="0"/>
              </w:rPr>
              <w:t>Hs Diploma Only</w:t>
            </w:r>
          </w:p>
        </w:tc>
        <w:tc>
          <w:tcPr>
            <w:tcW w:w="960" w:type="dxa"/>
            <w:vAlign w:val="bottom"/>
          </w:tcPr>
          <w:p w14:paraId="7374FF00"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0.44</w:t>
            </w:r>
          </w:p>
          <w:p w14:paraId="6A678FB8"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(0.09)</w:t>
            </w:r>
          </w:p>
        </w:tc>
        <w:tc>
          <w:tcPr>
            <w:tcW w:w="1740" w:type="dxa"/>
            <w:vAlign w:val="bottom"/>
          </w:tcPr>
          <w:p w14:paraId="22017544"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0.43</w:t>
            </w:r>
          </w:p>
          <w:p w14:paraId="2CFC6900"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(0.09)</w:t>
            </w:r>
          </w:p>
        </w:tc>
        <w:tc>
          <w:tcPr>
            <w:tcW w:w="932" w:type="dxa"/>
            <w:vAlign w:val="bottom"/>
          </w:tcPr>
          <w:p w14:paraId="6A5500C9"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0.40</w:t>
            </w:r>
          </w:p>
          <w:p w14:paraId="5A0C0C6A"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(0.07)</w:t>
            </w:r>
          </w:p>
        </w:tc>
        <w:tc>
          <w:tcPr>
            <w:tcW w:w="1588" w:type="dxa"/>
            <w:vAlign w:val="bottom"/>
          </w:tcPr>
          <w:p w14:paraId="1B451FD8"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0.42</w:t>
            </w:r>
          </w:p>
          <w:p w14:paraId="45E3531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(0.10)</w:t>
            </w:r>
          </w:p>
        </w:tc>
        <w:tc>
          <w:tcPr>
            <w:tcW w:w="1084" w:type="dxa"/>
            <w:vAlign w:val="bottom"/>
          </w:tcPr>
          <w:p w14:paraId="3CF6BCD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0.40</w:t>
            </w:r>
          </w:p>
          <w:p w14:paraId="60B6919D"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(0.10)</w:t>
            </w:r>
          </w:p>
        </w:tc>
        <w:tc>
          <w:tcPr>
            <w:tcW w:w="1336" w:type="dxa"/>
            <w:vAlign w:val="bottom"/>
          </w:tcPr>
          <w:p w14:paraId="56FD1F4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0.41</w:t>
            </w:r>
          </w:p>
          <w:p w14:paraId="47A4FE0B"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(0.10)</w:t>
            </w:r>
          </w:p>
        </w:tc>
      </w:tr>
      <w:tr w:rsidR="00E847F6" w14:paraId="52E4787D" w14:textId="77777777" w:rsidTr="002E7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28BE3005" w14:textId="77777777" w:rsidR="00E847F6" w:rsidRPr="001856BD" w:rsidRDefault="00E847F6" w:rsidP="002E7B79">
            <w:pPr>
              <w:rPr>
                <w:b w:val="0"/>
                <w:bCs w:val="0"/>
              </w:rPr>
            </w:pPr>
            <w:r>
              <w:rPr>
                <w:b w:val="0"/>
                <w:bCs w:val="0"/>
                <w:caps w:val="0"/>
              </w:rPr>
              <w:t>Some College</w:t>
            </w:r>
          </w:p>
        </w:tc>
        <w:tc>
          <w:tcPr>
            <w:tcW w:w="960" w:type="dxa"/>
            <w:vAlign w:val="bottom"/>
          </w:tcPr>
          <w:p w14:paraId="2344F02F"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0.26</w:t>
            </w:r>
          </w:p>
          <w:p w14:paraId="26BEEFAD"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(0.06)</w:t>
            </w:r>
          </w:p>
        </w:tc>
        <w:tc>
          <w:tcPr>
            <w:tcW w:w="1740" w:type="dxa"/>
            <w:vAlign w:val="bottom"/>
          </w:tcPr>
          <w:p w14:paraId="05FD86F5"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0.26</w:t>
            </w:r>
          </w:p>
          <w:p w14:paraId="6A2F26F0"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(0.07)</w:t>
            </w:r>
          </w:p>
        </w:tc>
        <w:tc>
          <w:tcPr>
            <w:tcW w:w="932" w:type="dxa"/>
            <w:vAlign w:val="bottom"/>
          </w:tcPr>
          <w:p w14:paraId="2DF5BF66"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0.26</w:t>
            </w:r>
          </w:p>
          <w:p w14:paraId="47BC6959"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(0.08)</w:t>
            </w:r>
          </w:p>
        </w:tc>
        <w:tc>
          <w:tcPr>
            <w:tcW w:w="1588" w:type="dxa"/>
            <w:vAlign w:val="bottom"/>
          </w:tcPr>
          <w:p w14:paraId="22224523"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0.25</w:t>
            </w:r>
          </w:p>
          <w:p w14:paraId="17C32656"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(0.08)</w:t>
            </w:r>
          </w:p>
        </w:tc>
        <w:tc>
          <w:tcPr>
            <w:tcW w:w="1084" w:type="dxa"/>
            <w:vAlign w:val="bottom"/>
          </w:tcPr>
          <w:p w14:paraId="34A263D2"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0.27</w:t>
            </w:r>
          </w:p>
          <w:p w14:paraId="54DC3A11"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(0.07)</w:t>
            </w:r>
          </w:p>
        </w:tc>
        <w:tc>
          <w:tcPr>
            <w:tcW w:w="1336" w:type="dxa"/>
            <w:vAlign w:val="bottom"/>
          </w:tcPr>
          <w:p w14:paraId="1FAC82A8"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0.24</w:t>
            </w:r>
          </w:p>
          <w:p w14:paraId="381D30C3"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(0.07)</w:t>
            </w:r>
          </w:p>
        </w:tc>
      </w:tr>
      <w:tr w:rsidR="00E847F6" w14:paraId="46797239" w14:textId="77777777" w:rsidTr="002E7B79">
        <w:tc>
          <w:tcPr>
            <w:cnfStyle w:val="001000000000" w:firstRow="0" w:lastRow="0" w:firstColumn="1" w:lastColumn="0" w:oddVBand="0" w:evenVBand="0" w:oddHBand="0" w:evenHBand="0" w:firstRowFirstColumn="0" w:firstRowLastColumn="0" w:lastRowFirstColumn="0" w:lastRowLastColumn="0"/>
            <w:tcW w:w="1710" w:type="dxa"/>
          </w:tcPr>
          <w:p w14:paraId="21EF3079" w14:textId="77777777" w:rsidR="00E847F6" w:rsidRPr="001856BD" w:rsidRDefault="00E847F6" w:rsidP="002E7B79">
            <w:pPr>
              <w:rPr>
                <w:b w:val="0"/>
                <w:bCs w:val="0"/>
              </w:rPr>
            </w:pPr>
            <w:proofErr w:type="spellStart"/>
            <w:r>
              <w:rPr>
                <w:b w:val="0"/>
                <w:bCs w:val="0"/>
                <w:caps w:val="0"/>
              </w:rPr>
              <w:t>Bachelors</w:t>
            </w:r>
            <w:proofErr w:type="spellEnd"/>
            <w:r>
              <w:rPr>
                <w:b w:val="0"/>
                <w:bCs w:val="0"/>
                <w:caps w:val="0"/>
              </w:rPr>
              <w:t xml:space="preserve"> Degree</w:t>
            </w:r>
          </w:p>
        </w:tc>
        <w:tc>
          <w:tcPr>
            <w:tcW w:w="960" w:type="dxa"/>
            <w:vAlign w:val="bottom"/>
          </w:tcPr>
          <w:p w14:paraId="70235C5C"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0.10</w:t>
            </w:r>
          </w:p>
          <w:p w14:paraId="179B1D6D"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(0.05)</w:t>
            </w:r>
          </w:p>
        </w:tc>
        <w:tc>
          <w:tcPr>
            <w:tcW w:w="1740" w:type="dxa"/>
            <w:vAlign w:val="bottom"/>
          </w:tcPr>
          <w:p w14:paraId="34C4969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0.09</w:t>
            </w:r>
          </w:p>
          <w:p w14:paraId="74D12CD0"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(0.05)</w:t>
            </w:r>
          </w:p>
        </w:tc>
        <w:tc>
          <w:tcPr>
            <w:tcW w:w="932" w:type="dxa"/>
            <w:vAlign w:val="bottom"/>
          </w:tcPr>
          <w:p w14:paraId="17B1163C"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0.08</w:t>
            </w:r>
          </w:p>
          <w:p w14:paraId="7FAEBA35"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(0.04)</w:t>
            </w:r>
          </w:p>
        </w:tc>
        <w:tc>
          <w:tcPr>
            <w:tcW w:w="1588" w:type="dxa"/>
            <w:vAlign w:val="bottom"/>
          </w:tcPr>
          <w:p w14:paraId="6D2A8F38"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0.08</w:t>
            </w:r>
          </w:p>
          <w:p w14:paraId="14C53CE0"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(0.04)</w:t>
            </w:r>
          </w:p>
        </w:tc>
        <w:tc>
          <w:tcPr>
            <w:tcW w:w="1084" w:type="dxa"/>
            <w:vAlign w:val="bottom"/>
          </w:tcPr>
          <w:p w14:paraId="6DBD15A5"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0.11</w:t>
            </w:r>
          </w:p>
          <w:p w14:paraId="09F44498"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(0.07)</w:t>
            </w:r>
          </w:p>
        </w:tc>
        <w:tc>
          <w:tcPr>
            <w:tcW w:w="1336" w:type="dxa"/>
            <w:vAlign w:val="bottom"/>
          </w:tcPr>
          <w:p w14:paraId="7AF83330"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0.10</w:t>
            </w:r>
          </w:p>
          <w:p w14:paraId="1ED0AC94"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(0.08)</w:t>
            </w:r>
          </w:p>
        </w:tc>
      </w:tr>
      <w:tr w:rsidR="00E847F6" w14:paraId="5FA4DA7A" w14:textId="77777777" w:rsidTr="002E7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3C1FC0FC" w14:textId="77777777" w:rsidR="00E847F6" w:rsidRPr="001856BD" w:rsidRDefault="00E847F6" w:rsidP="002E7B79">
            <w:pPr>
              <w:rPr>
                <w:b w:val="0"/>
                <w:bCs w:val="0"/>
              </w:rPr>
            </w:pPr>
            <w:r>
              <w:rPr>
                <w:b w:val="0"/>
                <w:bCs w:val="0"/>
                <w:caps w:val="0"/>
              </w:rPr>
              <w:t>% Black Pop</w:t>
            </w:r>
          </w:p>
        </w:tc>
        <w:tc>
          <w:tcPr>
            <w:tcW w:w="960" w:type="dxa"/>
            <w:vAlign w:val="bottom"/>
          </w:tcPr>
          <w:p w14:paraId="293B59F1"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0.03</w:t>
            </w:r>
          </w:p>
          <w:p w14:paraId="64F63695"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(0.13)</w:t>
            </w:r>
          </w:p>
        </w:tc>
        <w:tc>
          <w:tcPr>
            <w:tcW w:w="1740" w:type="dxa"/>
            <w:vAlign w:val="bottom"/>
          </w:tcPr>
          <w:p w14:paraId="5498EFA2"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0.03</w:t>
            </w:r>
          </w:p>
          <w:p w14:paraId="0A2DFD36"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(0.11)</w:t>
            </w:r>
          </w:p>
        </w:tc>
        <w:tc>
          <w:tcPr>
            <w:tcW w:w="932" w:type="dxa"/>
            <w:vAlign w:val="bottom"/>
          </w:tcPr>
          <w:p w14:paraId="2157AE8D"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0.08</w:t>
            </w:r>
          </w:p>
          <w:p w14:paraId="3BD017F6"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(0.21)</w:t>
            </w:r>
          </w:p>
        </w:tc>
        <w:tc>
          <w:tcPr>
            <w:tcW w:w="1588" w:type="dxa"/>
            <w:vAlign w:val="bottom"/>
          </w:tcPr>
          <w:p w14:paraId="39340FCF"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0.05</w:t>
            </w:r>
          </w:p>
          <w:p w14:paraId="1D4F5111"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(0.16)</w:t>
            </w:r>
          </w:p>
        </w:tc>
        <w:tc>
          <w:tcPr>
            <w:tcW w:w="1084" w:type="dxa"/>
            <w:vAlign w:val="bottom"/>
          </w:tcPr>
          <w:p w14:paraId="06E5BCFD"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0.05</w:t>
            </w:r>
          </w:p>
          <w:p w14:paraId="368FF826"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(0.18)</w:t>
            </w:r>
          </w:p>
        </w:tc>
        <w:tc>
          <w:tcPr>
            <w:tcW w:w="1336" w:type="dxa"/>
            <w:vAlign w:val="bottom"/>
          </w:tcPr>
          <w:p w14:paraId="4C2F9329"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0.01</w:t>
            </w:r>
          </w:p>
          <w:p w14:paraId="582D5F10"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(0.05)</w:t>
            </w:r>
          </w:p>
        </w:tc>
      </w:tr>
      <w:tr w:rsidR="00E847F6" w14:paraId="5C44A34A" w14:textId="77777777" w:rsidTr="002E7B79">
        <w:tc>
          <w:tcPr>
            <w:cnfStyle w:val="001000000000" w:firstRow="0" w:lastRow="0" w:firstColumn="1" w:lastColumn="0" w:oddVBand="0" w:evenVBand="0" w:oddHBand="0" w:evenHBand="0" w:firstRowFirstColumn="0" w:firstRowLastColumn="0" w:lastRowFirstColumn="0" w:lastRowLastColumn="0"/>
            <w:tcW w:w="1710" w:type="dxa"/>
          </w:tcPr>
          <w:p w14:paraId="525E6937" w14:textId="77777777" w:rsidR="00E847F6" w:rsidRPr="001856BD" w:rsidRDefault="00E847F6" w:rsidP="002E7B79">
            <w:pPr>
              <w:rPr>
                <w:b w:val="0"/>
                <w:bCs w:val="0"/>
              </w:rPr>
            </w:pPr>
            <w:r>
              <w:rPr>
                <w:b w:val="0"/>
                <w:bCs w:val="0"/>
                <w:caps w:val="0"/>
              </w:rPr>
              <w:t>% Hispanic Pop</w:t>
            </w:r>
          </w:p>
        </w:tc>
        <w:tc>
          <w:tcPr>
            <w:tcW w:w="960" w:type="dxa"/>
            <w:vAlign w:val="bottom"/>
          </w:tcPr>
          <w:p w14:paraId="0AF7363B"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0.02</w:t>
            </w:r>
          </w:p>
          <w:p w14:paraId="48E82157"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(0.02)</w:t>
            </w:r>
          </w:p>
        </w:tc>
        <w:tc>
          <w:tcPr>
            <w:tcW w:w="1740" w:type="dxa"/>
            <w:vAlign w:val="bottom"/>
          </w:tcPr>
          <w:p w14:paraId="0C53F16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0.01</w:t>
            </w:r>
          </w:p>
          <w:p w14:paraId="0B5FE9DD"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(0.02)</w:t>
            </w:r>
          </w:p>
        </w:tc>
        <w:tc>
          <w:tcPr>
            <w:tcW w:w="932" w:type="dxa"/>
            <w:vAlign w:val="bottom"/>
          </w:tcPr>
          <w:p w14:paraId="799B6BAB"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0.01</w:t>
            </w:r>
          </w:p>
          <w:p w14:paraId="5A7E7BA7"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(0.02)</w:t>
            </w:r>
          </w:p>
        </w:tc>
        <w:tc>
          <w:tcPr>
            <w:tcW w:w="1588" w:type="dxa"/>
            <w:vAlign w:val="bottom"/>
          </w:tcPr>
          <w:p w14:paraId="415A8B50"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0.01</w:t>
            </w:r>
          </w:p>
          <w:p w14:paraId="499F4724"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(0.01)</w:t>
            </w:r>
          </w:p>
        </w:tc>
        <w:tc>
          <w:tcPr>
            <w:tcW w:w="1084" w:type="dxa"/>
            <w:vAlign w:val="bottom"/>
          </w:tcPr>
          <w:p w14:paraId="7E790A10"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0.02</w:t>
            </w:r>
          </w:p>
          <w:p w14:paraId="04840DCA"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(0.03)</w:t>
            </w:r>
          </w:p>
        </w:tc>
        <w:tc>
          <w:tcPr>
            <w:tcW w:w="1336" w:type="dxa"/>
            <w:vAlign w:val="bottom"/>
          </w:tcPr>
          <w:p w14:paraId="5911A92A"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0.01</w:t>
            </w:r>
          </w:p>
          <w:p w14:paraId="1593A599"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(0.02)</w:t>
            </w:r>
          </w:p>
        </w:tc>
      </w:tr>
      <w:tr w:rsidR="00E847F6" w14:paraId="072E561E" w14:textId="77777777" w:rsidTr="002E7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50393D60" w14:textId="77777777" w:rsidR="00E847F6" w:rsidRPr="001856BD" w:rsidRDefault="00E847F6" w:rsidP="002E7B79">
            <w:pPr>
              <w:rPr>
                <w:b w:val="0"/>
                <w:bCs w:val="0"/>
              </w:rPr>
            </w:pPr>
            <w:r>
              <w:rPr>
                <w:b w:val="0"/>
                <w:bCs w:val="0"/>
                <w:caps w:val="0"/>
              </w:rPr>
              <w:t>% Minority Pop</w:t>
            </w:r>
          </w:p>
        </w:tc>
        <w:tc>
          <w:tcPr>
            <w:tcW w:w="960" w:type="dxa"/>
            <w:vAlign w:val="bottom"/>
          </w:tcPr>
          <w:p w14:paraId="3EF47081"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0.06</w:t>
            </w:r>
          </w:p>
          <w:p w14:paraId="428CDC88"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(0.13)</w:t>
            </w:r>
          </w:p>
        </w:tc>
        <w:tc>
          <w:tcPr>
            <w:tcW w:w="1740" w:type="dxa"/>
            <w:vAlign w:val="bottom"/>
          </w:tcPr>
          <w:p w14:paraId="30F514D0"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0.05</w:t>
            </w:r>
          </w:p>
          <w:p w14:paraId="452C4D5F"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(0.12)</w:t>
            </w:r>
          </w:p>
        </w:tc>
        <w:tc>
          <w:tcPr>
            <w:tcW w:w="932" w:type="dxa"/>
            <w:vAlign w:val="bottom"/>
          </w:tcPr>
          <w:p w14:paraId="4FA11F3C"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0.10</w:t>
            </w:r>
          </w:p>
          <w:p w14:paraId="733825F3"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(0.21)</w:t>
            </w:r>
          </w:p>
        </w:tc>
        <w:tc>
          <w:tcPr>
            <w:tcW w:w="1588" w:type="dxa"/>
            <w:vAlign w:val="bottom"/>
          </w:tcPr>
          <w:p w14:paraId="4C14BD5C"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0.08</w:t>
            </w:r>
          </w:p>
          <w:p w14:paraId="52B1436B"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(0.17)</w:t>
            </w:r>
          </w:p>
        </w:tc>
        <w:tc>
          <w:tcPr>
            <w:tcW w:w="1084" w:type="dxa"/>
            <w:vAlign w:val="bottom"/>
          </w:tcPr>
          <w:p w14:paraId="75744745"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0.08</w:t>
            </w:r>
          </w:p>
          <w:p w14:paraId="08DF1562"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(0.18)</w:t>
            </w:r>
          </w:p>
        </w:tc>
        <w:tc>
          <w:tcPr>
            <w:tcW w:w="1336" w:type="dxa"/>
            <w:vAlign w:val="bottom"/>
          </w:tcPr>
          <w:p w14:paraId="7144190E"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0.03</w:t>
            </w:r>
          </w:p>
          <w:p w14:paraId="5C8220BA"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(0.06)</w:t>
            </w:r>
          </w:p>
        </w:tc>
      </w:tr>
      <w:tr w:rsidR="00E847F6" w14:paraId="6AACD903" w14:textId="77777777" w:rsidTr="002E7B79">
        <w:tc>
          <w:tcPr>
            <w:cnfStyle w:val="001000000000" w:firstRow="0" w:lastRow="0" w:firstColumn="1" w:lastColumn="0" w:oddVBand="0" w:evenVBand="0" w:oddHBand="0" w:evenHBand="0" w:firstRowFirstColumn="0" w:firstRowLastColumn="0" w:lastRowFirstColumn="0" w:lastRowLastColumn="0"/>
            <w:tcW w:w="1710" w:type="dxa"/>
          </w:tcPr>
          <w:p w14:paraId="17AA6882" w14:textId="77777777" w:rsidR="00E847F6" w:rsidRPr="001856BD" w:rsidRDefault="00E847F6" w:rsidP="002E7B79">
            <w:pPr>
              <w:rPr>
                <w:b w:val="0"/>
                <w:bCs w:val="0"/>
              </w:rPr>
            </w:pPr>
            <w:r>
              <w:rPr>
                <w:b w:val="0"/>
                <w:bCs w:val="0"/>
                <w:caps w:val="0"/>
              </w:rPr>
              <w:t>% Married</w:t>
            </w:r>
          </w:p>
        </w:tc>
        <w:tc>
          <w:tcPr>
            <w:tcW w:w="960" w:type="dxa"/>
            <w:vAlign w:val="bottom"/>
          </w:tcPr>
          <w:p w14:paraId="7F78121F"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0.58</w:t>
            </w:r>
          </w:p>
          <w:p w14:paraId="3C5C39BB"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(0.09)</w:t>
            </w:r>
          </w:p>
        </w:tc>
        <w:tc>
          <w:tcPr>
            <w:tcW w:w="1740" w:type="dxa"/>
            <w:vAlign w:val="bottom"/>
          </w:tcPr>
          <w:p w14:paraId="391F882F"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0.56</w:t>
            </w:r>
          </w:p>
          <w:p w14:paraId="09B85755"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(0.09)</w:t>
            </w:r>
          </w:p>
        </w:tc>
        <w:tc>
          <w:tcPr>
            <w:tcW w:w="932" w:type="dxa"/>
            <w:vAlign w:val="bottom"/>
          </w:tcPr>
          <w:p w14:paraId="7FFB0CB3"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0.55</w:t>
            </w:r>
          </w:p>
          <w:p w14:paraId="5D233167"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(0.13)</w:t>
            </w:r>
          </w:p>
        </w:tc>
        <w:tc>
          <w:tcPr>
            <w:tcW w:w="1588" w:type="dxa"/>
            <w:vAlign w:val="bottom"/>
          </w:tcPr>
          <w:p w14:paraId="2A2B185B"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0.52</w:t>
            </w:r>
          </w:p>
          <w:p w14:paraId="52523007"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(0.11)</w:t>
            </w:r>
          </w:p>
        </w:tc>
        <w:tc>
          <w:tcPr>
            <w:tcW w:w="1084" w:type="dxa"/>
            <w:vAlign w:val="bottom"/>
          </w:tcPr>
          <w:p w14:paraId="360955A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0.60</w:t>
            </w:r>
          </w:p>
          <w:p w14:paraId="1F27009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(0.09)</w:t>
            </w:r>
          </w:p>
        </w:tc>
        <w:tc>
          <w:tcPr>
            <w:tcW w:w="1336" w:type="dxa"/>
            <w:vAlign w:val="bottom"/>
          </w:tcPr>
          <w:p w14:paraId="364D96EA"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0.60</w:t>
            </w:r>
          </w:p>
          <w:p w14:paraId="59A3597C"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(0.09)</w:t>
            </w:r>
          </w:p>
        </w:tc>
      </w:tr>
      <w:tr w:rsidR="00E847F6" w14:paraId="0979F32D" w14:textId="77777777" w:rsidTr="002E7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040E48AC" w14:textId="77777777" w:rsidR="00E847F6" w:rsidRPr="001856BD" w:rsidRDefault="00E847F6" w:rsidP="002E7B79">
            <w:pPr>
              <w:rPr>
                <w:b w:val="0"/>
                <w:bCs w:val="0"/>
              </w:rPr>
            </w:pPr>
            <w:r>
              <w:rPr>
                <w:b w:val="0"/>
                <w:bCs w:val="0"/>
                <w:caps w:val="0"/>
              </w:rPr>
              <w:t>% Never Married</w:t>
            </w:r>
          </w:p>
        </w:tc>
        <w:tc>
          <w:tcPr>
            <w:tcW w:w="960" w:type="dxa"/>
            <w:vAlign w:val="bottom"/>
          </w:tcPr>
          <w:p w14:paraId="33069646"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0.23</w:t>
            </w:r>
          </w:p>
          <w:p w14:paraId="1EBFC037"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(0.07)</w:t>
            </w:r>
          </w:p>
        </w:tc>
        <w:tc>
          <w:tcPr>
            <w:tcW w:w="1740" w:type="dxa"/>
            <w:vAlign w:val="bottom"/>
          </w:tcPr>
          <w:p w14:paraId="3D3DCE14"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0.25</w:t>
            </w:r>
          </w:p>
          <w:p w14:paraId="0717B5C7"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(0.08)</w:t>
            </w:r>
          </w:p>
        </w:tc>
        <w:tc>
          <w:tcPr>
            <w:tcW w:w="932" w:type="dxa"/>
            <w:vAlign w:val="bottom"/>
          </w:tcPr>
          <w:p w14:paraId="33A544F9"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0.27</w:t>
            </w:r>
          </w:p>
          <w:p w14:paraId="6653C857"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(0.09)</w:t>
            </w:r>
          </w:p>
        </w:tc>
        <w:tc>
          <w:tcPr>
            <w:tcW w:w="1588" w:type="dxa"/>
            <w:vAlign w:val="bottom"/>
          </w:tcPr>
          <w:p w14:paraId="3739A12D"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0.28</w:t>
            </w:r>
          </w:p>
          <w:p w14:paraId="38E90095"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(0.09)</w:t>
            </w:r>
          </w:p>
        </w:tc>
        <w:tc>
          <w:tcPr>
            <w:tcW w:w="1084" w:type="dxa"/>
            <w:vAlign w:val="bottom"/>
          </w:tcPr>
          <w:p w14:paraId="5DC827AC"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0.24</w:t>
            </w:r>
          </w:p>
          <w:p w14:paraId="62A6DFA1"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(0.07)</w:t>
            </w:r>
          </w:p>
        </w:tc>
        <w:tc>
          <w:tcPr>
            <w:tcW w:w="1336" w:type="dxa"/>
            <w:vAlign w:val="bottom"/>
          </w:tcPr>
          <w:p w14:paraId="36DDFDC7"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0.23</w:t>
            </w:r>
          </w:p>
          <w:p w14:paraId="7D5D9068"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(0.06)</w:t>
            </w:r>
          </w:p>
        </w:tc>
      </w:tr>
      <w:tr w:rsidR="00E847F6" w14:paraId="71273D3C" w14:textId="77777777" w:rsidTr="002E7B79">
        <w:tc>
          <w:tcPr>
            <w:cnfStyle w:val="001000000000" w:firstRow="0" w:lastRow="0" w:firstColumn="1" w:lastColumn="0" w:oddVBand="0" w:evenVBand="0" w:oddHBand="0" w:evenHBand="0" w:firstRowFirstColumn="0" w:firstRowLastColumn="0" w:lastRowFirstColumn="0" w:lastRowLastColumn="0"/>
            <w:tcW w:w="1710" w:type="dxa"/>
          </w:tcPr>
          <w:p w14:paraId="2672AF89" w14:textId="77777777" w:rsidR="00E847F6" w:rsidRPr="001856BD" w:rsidRDefault="00E847F6" w:rsidP="002E7B79">
            <w:pPr>
              <w:rPr>
                <w:b w:val="0"/>
                <w:bCs w:val="0"/>
              </w:rPr>
            </w:pPr>
            <w:r>
              <w:rPr>
                <w:b w:val="0"/>
                <w:bCs w:val="0"/>
                <w:caps w:val="0"/>
              </w:rPr>
              <w:lastRenderedPageBreak/>
              <w:t>% Divorced</w:t>
            </w:r>
          </w:p>
        </w:tc>
        <w:tc>
          <w:tcPr>
            <w:tcW w:w="960" w:type="dxa"/>
            <w:vAlign w:val="bottom"/>
          </w:tcPr>
          <w:p w14:paraId="18C4D85D"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0.10</w:t>
            </w:r>
          </w:p>
          <w:p w14:paraId="52AD2719"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(0.04)</w:t>
            </w:r>
          </w:p>
        </w:tc>
        <w:tc>
          <w:tcPr>
            <w:tcW w:w="1740" w:type="dxa"/>
            <w:vAlign w:val="bottom"/>
          </w:tcPr>
          <w:p w14:paraId="57C1D694"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0.11</w:t>
            </w:r>
          </w:p>
          <w:p w14:paraId="4251C634"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(0.04)</w:t>
            </w:r>
          </w:p>
        </w:tc>
        <w:tc>
          <w:tcPr>
            <w:tcW w:w="932" w:type="dxa"/>
            <w:vAlign w:val="bottom"/>
          </w:tcPr>
          <w:p w14:paraId="562D9BF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0.10</w:t>
            </w:r>
          </w:p>
          <w:p w14:paraId="2EC471B3"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(0.05)</w:t>
            </w:r>
          </w:p>
        </w:tc>
        <w:tc>
          <w:tcPr>
            <w:tcW w:w="1588" w:type="dxa"/>
            <w:vAlign w:val="bottom"/>
          </w:tcPr>
          <w:p w14:paraId="414AB140"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0.12</w:t>
            </w:r>
          </w:p>
          <w:p w14:paraId="697EBA31"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(0.04)</w:t>
            </w:r>
          </w:p>
        </w:tc>
        <w:tc>
          <w:tcPr>
            <w:tcW w:w="1084" w:type="dxa"/>
            <w:vAlign w:val="bottom"/>
          </w:tcPr>
          <w:p w14:paraId="3DB9D0C1"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0.09</w:t>
            </w:r>
          </w:p>
          <w:p w14:paraId="1C8A459F"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(0.04)</w:t>
            </w:r>
          </w:p>
        </w:tc>
        <w:tc>
          <w:tcPr>
            <w:tcW w:w="1336" w:type="dxa"/>
            <w:vAlign w:val="bottom"/>
          </w:tcPr>
          <w:p w14:paraId="7F9D9F80"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0.09</w:t>
            </w:r>
          </w:p>
          <w:p w14:paraId="5CFD0149"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(0.04)</w:t>
            </w:r>
          </w:p>
        </w:tc>
      </w:tr>
      <w:tr w:rsidR="00E847F6" w14:paraId="0B13B474" w14:textId="77777777" w:rsidTr="002E7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09652056" w14:textId="77777777" w:rsidR="00E847F6" w:rsidRPr="001856BD" w:rsidRDefault="00E847F6" w:rsidP="002E7B79">
            <w:pPr>
              <w:rPr>
                <w:b w:val="0"/>
                <w:bCs w:val="0"/>
              </w:rPr>
            </w:pPr>
            <w:r>
              <w:rPr>
                <w:b w:val="0"/>
                <w:bCs w:val="0"/>
                <w:caps w:val="0"/>
              </w:rPr>
              <w:t>% Separated</w:t>
            </w:r>
          </w:p>
        </w:tc>
        <w:tc>
          <w:tcPr>
            <w:tcW w:w="960" w:type="dxa"/>
            <w:vAlign w:val="bottom"/>
          </w:tcPr>
          <w:p w14:paraId="07962856"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0.01</w:t>
            </w:r>
          </w:p>
          <w:p w14:paraId="26961B59"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(0.01)</w:t>
            </w:r>
          </w:p>
        </w:tc>
        <w:tc>
          <w:tcPr>
            <w:tcW w:w="1740" w:type="dxa"/>
            <w:vAlign w:val="bottom"/>
          </w:tcPr>
          <w:p w14:paraId="67A3F055"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0.01</w:t>
            </w:r>
          </w:p>
          <w:p w14:paraId="1747E644"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(0.01)</w:t>
            </w:r>
          </w:p>
        </w:tc>
        <w:tc>
          <w:tcPr>
            <w:tcW w:w="932" w:type="dxa"/>
            <w:vAlign w:val="bottom"/>
          </w:tcPr>
          <w:p w14:paraId="3C597C12"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0.02</w:t>
            </w:r>
          </w:p>
          <w:p w14:paraId="4FF98F50"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(0.01)</w:t>
            </w:r>
          </w:p>
        </w:tc>
        <w:tc>
          <w:tcPr>
            <w:tcW w:w="1588" w:type="dxa"/>
            <w:vAlign w:val="bottom"/>
          </w:tcPr>
          <w:p w14:paraId="33FBC28F"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0.02</w:t>
            </w:r>
          </w:p>
          <w:p w14:paraId="5C63C143"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(0.01)</w:t>
            </w:r>
          </w:p>
        </w:tc>
        <w:tc>
          <w:tcPr>
            <w:tcW w:w="1084" w:type="dxa"/>
            <w:vAlign w:val="bottom"/>
          </w:tcPr>
          <w:p w14:paraId="79FA14F5"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0.01</w:t>
            </w:r>
          </w:p>
          <w:p w14:paraId="0A02F13F"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(0.01)</w:t>
            </w:r>
          </w:p>
        </w:tc>
        <w:tc>
          <w:tcPr>
            <w:tcW w:w="1336" w:type="dxa"/>
            <w:vAlign w:val="bottom"/>
          </w:tcPr>
          <w:p w14:paraId="2DEDA347"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0.01</w:t>
            </w:r>
          </w:p>
          <w:p w14:paraId="109DA6C6"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(0.01)</w:t>
            </w:r>
          </w:p>
        </w:tc>
      </w:tr>
      <w:tr w:rsidR="00E847F6" w14:paraId="54D124F3" w14:textId="77777777" w:rsidTr="002E7B79">
        <w:tc>
          <w:tcPr>
            <w:cnfStyle w:val="001000000000" w:firstRow="0" w:lastRow="0" w:firstColumn="1" w:lastColumn="0" w:oddVBand="0" w:evenVBand="0" w:oddHBand="0" w:evenHBand="0" w:firstRowFirstColumn="0" w:firstRowLastColumn="0" w:lastRowFirstColumn="0" w:lastRowLastColumn="0"/>
            <w:tcW w:w="1710" w:type="dxa"/>
          </w:tcPr>
          <w:p w14:paraId="0DFE744D" w14:textId="77777777" w:rsidR="00E847F6" w:rsidRPr="001856BD" w:rsidRDefault="00E847F6" w:rsidP="002E7B79">
            <w:pPr>
              <w:rPr>
                <w:b w:val="0"/>
                <w:bCs w:val="0"/>
              </w:rPr>
            </w:pPr>
            <w:r>
              <w:rPr>
                <w:b w:val="0"/>
                <w:bCs w:val="0"/>
                <w:caps w:val="0"/>
              </w:rPr>
              <w:t>% Renters</w:t>
            </w:r>
          </w:p>
        </w:tc>
        <w:tc>
          <w:tcPr>
            <w:tcW w:w="960" w:type="dxa"/>
            <w:vAlign w:val="bottom"/>
          </w:tcPr>
          <w:p w14:paraId="75C05D40"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0.17</w:t>
            </w:r>
          </w:p>
          <w:p w14:paraId="6FC651B0"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(0.10)</w:t>
            </w:r>
          </w:p>
        </w:tc>
        <w:tc>
          <w:tcPr>
            <w:tcW w:w="1740" w:type="dxa"/>
            <w:vAlign w:val="bottom"/>
          </w:tcPr>
          <w:p w14:paraId="2638CD71"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0.20</w:t>
            </w:r>
          </w:p>
          <w:p w14:paraId="6C2E2F4E"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(0.11)</w:t>
            </w:r>
          </w:p>
        </w:tc>
        <w:tc>
          <w:tcPr>
            <w:tcW w:w="932" w:type="dxa"/>
            <w:vAlign w:val="bottom"/>
          </w:tcPr>
          <w:p w14:paraId="42D9B993"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0.20</w:t>
            </w:r>
          </w:p>
          <w:p w14:paraId="35B10828"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(0.14)</w:t>
            </w:r>
          </w:p>
        </w:tc>
        <w:tc>
          <w:tcPr>
            <w:tcW w:w="1588" w:type="dxa"/>
            <w:vAlign w:val="bottom"/>
          </w:tcPr>
          <w:p w14:paraId="6392B28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0.25</w:t>
            </w:r>
          </w:p>
          <w:p w14:paraId="0DD7061D"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(0.12)</w:t>
            </w:r>
          </w:p>
        </w:tc>
        <w:tc>
          <w:tcPr>
            <w:tcW w:w="1084" w:type="dxa"/>
            <w:vAlign w:val="bottom"/>
          </w:tcPr>
          <w:p w14:paraId="0D1234B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0.17</w:t>
            </w:r>
          </w:p>
          <w:p w14:paraId="0E7C3FF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(0.10)</w:t>
            </w:r>
          </w:p>
        </w:tc>
        <w:tc>
          <w:tcPr>
            <w:tcW w:w="1336" w:type="dxa"/>
            <w:vAlign w:val="bottom"/>
          </w:tcPr>
          <w:p w14:paraId="4FADF1FE"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0.18</w:t>
            </w:r>
          </w:p>
          <w:p w14:paraId="5F297743"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(0.10)</w:t>
            </w:r>
          </w:p>
        </w:tc>
      </w:tr>
      <w:tr w:rsidR="00E847F6" w14:paraId="05F0A197" w14:textId="77777777" w:rsidTr="002E7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76834F6C" w14:textId="77777777" w:rsidR="00E847F6" w:rsidRPr="001856BD" w:rsidRDefault="00E847F6" w:rsidP="002E7B79">
            <w:pPr>
              <w:rPr>
                <w:b w:val="0"/>
                <w:bCs w:val="0"/>
              </w:rPr>
            </w:pPr>
            <w:r>
              <w:rPr>
                <w:b w:val="0"/>
                <w:bCs w:val="0"/>
                <w:caps w:val="0"/>
              </w:rPr>
              <w:t xml:space="preserve">% Single Parent </w:t>
            </w:r>
            <w:proofErr w:type="spellStart"/>
            <w:r>
              <w:rPr>
                <w:b w:val="0"/>
                <w:bCs w:val="0"/>
                <w:caps w:val="0"/>
              </w:rPr>
              <w:t>Hhld</w:t>
            </w:r>
            <w:proofErr w:type="spellEnd"/>
          </w:p>
        </w:tc>
        <w:tc>
          <w:tcPr>
            <w:tcW w:w="960" w:type="dxa"/>
            <w:vAlign w:val="bottom"/>
          </w:tcPr>
          <w:p w14:paraId="268AD793"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0.10</w:t>
            </w:r>
          </w:p>
          <w:p w14:paraId="377CE743"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(0.06)</w:t>
            </w:r>
          </w:p>
        </w:tc>
        <w:tc>
          <w:tcPr>
            <w:tcW w:w="1740" w:type="dxa"/>
            <w:vAlign w:val="bottom"/>
          </w:tcPr>
          <w:p w14:paraId="4DC0CC68"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0.11</w:t>
            </w:r>
          </w:p>
          <w:p w14:paraId="786E8E2A"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(0.07)</w:t>
            </w:r>
          </w:p>
        </w:tc>
        <w:tc>
          <w:tcPr>
            <w:tcW w:w="932" w:type="dxa"/>
            <w:vAlign w:val="bottom"/>
          </w:tcPr>
          <w:p w14:paraId="4450E009"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0.11</w:t>
            </w:r>
          </w:p>
          <w:p w14:paraId="6DAF9FFE"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(0.08)</w:t>
            </w:r>
          </w:p>
        </w:tc>
        <w:tc>
          <w:tcPr>
            <w:tcW w:w="1588" w:type="dxa"/>
            <w:vAlign w:val="bottom"/>
          </w:tcPr>
          <w:p w14:paraId="0599D49B"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0.14</w:t>
            </w:r>
          </w:p>
          <w:p w14:paraId="797DDF33"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(0.08)</w:t>
            </w:r>
          </w:p>
        </w:tc>
        <w:tc>
          <w:tcPr>
            <w:tcW w:w="1084" w:type="dxa"/>
            <w:vAlign w:val="bottom"/>
          </w:tcPr>
          <w:p w14:paraId="6CE89DC3"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0.11</w:t>
            </w:r>
          </w:p>
          <w:p w14:paraId="32F933F5"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(0.07)</w:t>
            </w:r>
          </w:p>
        </w:tc>
        <w:tc>
          <w:tcPr>
            <w:tcW w:w="1336" w:type="dxa"/>
            <w:vAlign w:val="bottom"/>
          </w:tcPr>
          <w:p w14:paraId="1D4B0A0F"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0.10</w:t>
            </w:r>
          </w:p>
          <w:p w14:paraId="62CDA2EF"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(0.07)</w:t>
            </w:r>
          </w:p>
        </w:tc>
      </w:tr>
      <w:tr w:rsidR="00E847F6" w14:paraId="27B24CE7" w14:textId="77777777" w:rsidTr="002E7B79">
        <w:tc>
          <w:tcPr>
            <w:cnfStyle w:val="001000000000" w:firstRow="0" w:lastRow="0" w:firstColumn="1" w:lastColumn="0" w:oddVBand="0" w:evenVBand="0" w:oddHBand="0" w:evenHBand="0" w:firstRowFirstColumn="0" w:firstRowLastColumn="0" w:lastRowFirstColumn="0" w:lastRowLastColumn="0"/>
            <w:tcW w:w="1710" w:type="dxa"/>
          </w:tcPr>
          <w:p w14:paraId="7B73CD82" w14:textId="77777777" w:rsidR="00E847F6" w:rsidRPr="001856BD" w:rsidRDefault="00E847F6" w:rsidP="002E7B79">
            <w:pPr>
              <w:rPr>
                <w:b w:val="0"/>
                <w:bCs w:val="0"/>
              </w:rPr>
            </w:pPr>
            <w:r>
              <w:rPr>
                <w:b w:val="0"/>
                <w:bCs w:val="0"/>
                <w:caps w:val="0"/>
              </w:rPr>
              <w:t>% With Children</w:t>
            </w:r>
          </w:p>
        </w:tc>
        <w:tc>
          <w:tcPr>
            <w:tcW w:w="960" w:type="dxa"/>
            <w:vAlign w:val="bottom"/>
          </w:tcPr>
          <w:p w14:paraId="249FE226"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0.38</w:t>
            </w:r>
          </w:p>
          <w:p w14:paraId="24B39144"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(0.08)</w:t>
            </w:r>
          </w:p>
        </w:tc>
        <w:tc>
          <w:tcPr>
            <w:tcW w:w="1740" w:type="dxa"/>
            <w:vAlign w:val="bottom"/>
          </w:tcPr>
          <w:p w14:paraId="17D89FCB"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0.40</w:t>
            </w:r>
          </w:p>
          <w:p w14:paraId="6C76EA29"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(0.10)</w:t>
            </w:r>
          </w:p>
        </w:tc>
        <w:tc>
          <w:tcPr>
            <w:tcW w:w="932" w:type="dxa"/>
            <w:vAlign w:val="bottom"/>
          </w:tcPr>
          <w:p w14:paraId="290228AC"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0.43</w:t>
            </w:r>
          </w:p>
          <w:p w14:paraId="52DF190A"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(0.07)</w:t>
            </w:r>
          </w:p>
        </w:tc>
        <w:tc>
          <w:tcPr>
            <w:tcW w:w="1588" w:type="dxa"/>
            <w:vAlign w:val="bottom"/>
          </w:tcPr>
          <w:p w14:paraId="53D06435"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0.42</w:t>
            </w:r>
          </w:p>
          <w:p w14:paraId="7CA11B58"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(0.10)</w:t>
            </w:r>
          </w:p>
        </w:tc>
        <w:tc>
          <w:tcPr>
            <w:tcW w:w="1084" w:type="dxa"/>
            <w:vAlign w:val="bottom"/>
          </w:tcPr>
          <w:p w14:paraId="4BA2F3DB"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0.43</w:t>
            </w:r>
          </w:p>
          <w:p w14:paraId="4572002F"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(0.08)</w:t>
            </w:r>
          </w:p>
        </w:tc>
        <w:tc>
          <w:tcPr>
            <w:tcW w:w="1336" w:type="dxa"/>
            <w:vAlign w:val="bottom"/>
          </w:tcPr>
          <w:p w14:paraId="417DECEE"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0.46</w:t>
            </w:r>
          </w:p>
          <w:p w14:paraId="16F748D8"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(0.09)</w:t>
            </w:r>
          </w:p>
        </w:tc>
      </w:tr>
      <w:tr w:rsidR="00E847F6" w14:paraId="4D44AD38" w14:textId="77777777" w:rsidTr="002E7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7E3D09DD" w14:textId="77777777" w:rsidR="00E847F6" w:rsidRPr="001856BD" w:rsidRDefault="00E847F6" w:rsidP="002E7B79">
            <w:pPr>
              <w:rPr>
                <w:b w:val="0"/>
                <w:bCs w:val="0"/>
              </w:rPr>
            </w:pPr>
            <w:r>
              <w:rPr>
                <w:b w:val="0"/>
                <w:bCs w:val="0"/>
                <w:caps w:val="0"/>
              </w:rPr>
              <w:t>Population (1,000s)</w:t>
            </w:r>
          </w:p>
        </w:tc>
        <w:tc>
          <w:tcPr>
            <w:tcW w:w="960" w:type="dxa"/>
            <w:vAlign w:val="bottom"/>
          </w:tcPr>
          <w:p w14:paraId="06B05C39"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6.1</w:t>
            </w:r>
          </w:p>
          <w:p w14:paraId="36CEB0C7"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(10.2)</w:t>
            </w:r>
          </w:p>
        </w:tc>
        <w:tc>
          <w:tcPr>
            <w:tcW w:w="1740" w:type="dxa"/>
            <w:vAlign w:val="bottom"/>
          </w:tcPr>
          <w:p w14:paraId="3260935E"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5.4</w:t>
            </w:r>
          </w:p>
          <w:p w14:paraId="3E024528"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(8.4)</w:t>
            </w:r>
          </w:p>
        </w:tc>
        <w:tc>
          <w:tcPr>
            <w:tcW w:w="932" w:type="dxa"/>
            <w:vAlign w:val="bottom"/>
          </w:tcPr>
          <w:p w14:paraId="7823D85C"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4.7</w:t>
            </w:r>
          </w:p>
          <w:p w14:paraId="1230308B"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(4.3)</w:t>
            </w:r>
          </w:p>
        </w:tc>
        <w:tc>
          <w:tcPr>
            <w:tcW w:w="1588" w:type="dxa"/>
            <w:vAlign w:val="bottom"/>
          </w:tcPr>
          <w:p w14:paraId="5DC3065B"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5.9</w:t>
            </w:r>
          </w:p>
          <w:p w14:paraId="1DD7C44D"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(9.7)</w:t>
            </w:r>
          </w:p>
        </w:tc>
        <w:tc>
          <w:tcPr>
            <w:tcW w:w="1084" w:type="dxa"/>
            <w:vAlign w:val="bottom"/>
          </w:tcPr>
          <w:p w14:paraId="79927F62"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4.6</w:t>
            </w:r>
          </w:p>
          <w:p w14:paraId="042DC266"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(4.6)</w:t>
            </w:r>
          </w:p>
        </w:tc>
        <w:tc>
          <w:tcPr>
            <w:tcW w:w="1336" w:type="dxa"/>
            <w:vAlign w:val="bottom"/>
          </w:tcPr>
          <w:p w14:paraId="6A8776D4"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4.7</w:t>
            </w:r>
          </w:p>
          <w:p w14:paraId="69E6908F"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(8.2)</w:t>
            </w:r>
          </w:p>
        </w:tc>
      </w:tr>
      <w:tr w:rsidR="00E847F6" w14:paraId="4A7913CF" w14:textId="77777777" w:rsidTr="002E7B79">
        <w:tc>
          <w:tcPr>
            <w:cnfStyle w:val="001000000000" w:firstRow="0" w:lastRow="0" w:firstColumn="1" w:lastColumn="0" w:oddVBand="0" w:evenVBand="0" w:oddHBand="0" w:evenHBand="0" w:firstRowFirstColumn="0" w:firstRowLastColumn="0" w:lastRowFirstColumn="0" w:lastRowLastColumn="0"/>
            <w:tcW w:w="1710" w:type="dxa"/>
          </w:tcPr>
          <w:p w14:paraId="5EB60D11" w14:textId="77777777" w:rsidR="00E847F6" w:rsidRPr="001856BD" w:rsidRDefault="00E847F6" w:rsidP="002E7B79">
            <w:pPr>
              <w:rPr>
                <w:b w:val="0"/>
                <w:bCs w:val="0"/>
              </w:rPr>
            </w:pPr>
            <w:r>
              <w:rPr>
                <w:b w:val="0"/>
                <w:bCs w:val="0"/>
                <w:caps w:val="0"/>
              </w:rPr>
              <w:t>% Poverty</w:t>
            </w:r>
          </w:p>
        </w:tc>
        <w:tc>
          <w:tcPr>
            <w:tcW w:w="960" w:type="dxa"/>
            <w:vAlign w:val="bottom"/>
          </w:tcPr>
          <w:p w14:paraId="09202935"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0.12</w:t>
            </w:r>
          </w:p>
          <w:p w14:paraId="31D99C8A"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(0.07)</w:t>
            </w:r>
          </w:p>
        </w:tc>
        <w:tc>
          <w:tcPr>
            <w:tcW w:w="1740" w:type="dxa"/>
            <w:vAlign w:val="bottom"/>
          </w:tcPr>
          <w:p w14:paraId="04571C26"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0.14</w:t>
            </w:r>
          </w:p>
          <w:p w14:paraId="1CDF9242"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(0.08)</w:t>
            </w:r>
          </w:p>
        </w:tc>
        <w:tc>
          <w:tcPr>
            <w:tcW w:w="932" w:type="dxa"/>
            <w:vAlign w:val="bottom"/>
          </w:tcPr>
          <w:p w14:paraId="47FAA726"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0.22</w:t>
            </w:r>
          </w:p>
          <w:p w14:paraId="75EB26FB"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(0.06)</w:t>
            </w:r>
          </w:p>
        </w:tc>
        <w:tc>
          <w:tcPr>
            <w:tcW w:w="1588" w:type="dxa"/>
            <w:vAlign w:val="bottom"/>
          </w:tcPr>
          <w:p w14:paraId="594364A4"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0.22</w:t>
            </w:r>
          </w:p>
          <w:p w14:paraId="0978D25B"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(0.07)</w:t>
            </w:r>
          </w:p>
        </w:tc>
        <w:tc>
          <w:tcPr>
            <w:tcW w:w="1084" w:type="dxa"/>
            <w:vAlign w:val="bottom"/>
          </w:tcPr>
          <w:p w14:paraId="7B2A9A50"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0.12</w:t>
            </w:r>
          </w:p>
          <w:p w14:paraId="2C6EE42D"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(0.08)</w:t>
            </w:r>
          </w:p>
        </w:tc>
        <w:tc>
          <w:tcPr>
            <w:tcW w:w="1336" w:type="dxa"/>
            <w:vAlign w:val="bottom"/>
          </w:tcPr>
          <w:p w14:paraId="35346897"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0.12</w:t>
            </w:r>
          </w:p>
          <w:p w14:paraId="369D4551" w14:textId="77777777" w:rsidR="00E847F6" w:rsidRDefault="00E847F6" w:rsidP="002E7B79">
            <w:pPr>
              <w:jc w:val="center"/>
              <w:cnfStyle w:val="000000000000" w:firstRow="0" w:lastRow="0" w:firstColumn="0" w:lastColumn="0" w:oddVBand="0" w:evenVBand="0" w:oddHBand="0" w:evenHBand="0" w:firstRowFirstColumn="0" w:firstRowLastColumn="0" w:lastRowFirstColumn="0" w:lastRowLastColumn="0"/>
            </w:pPr>
            <w:r>
              <w:t>(0.09)</w:t>
            </w:r>
          </w:p>
        </w:tc>
      </w:tr>
      <w:tr w:rsidR="00E847F6" w14:paraId="7702DB5E" w14:textId="77777777" w:rsidTr="002E7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bottom w:val="single" w:sz="4" w:space="0" w:color="auto"/>
            </w:tcBorders>
          </w:tcPr>
          <w:p w14:paraId="21F9CECF" w14:textId="77777777" w:rsidR="00E847F6" w:rsidRPr="001856BD" w:rsidRDefault="00E847F6" w:rsidP="002E7B79">
            <w:pPr>
              <w:rPr>
                <w:b w:val="0"/>
                <w:bCs w:val="0"/>
              </w:rPr>
            </w:pPr>
            <w:r>
              <w:rPr>
                <w:b w:val="0"/>
                <w:bCs w:val="0"/>
                <w:caps w:val="0"/>
              </w:rPr>
              <w:t>Unemployment Rate</w:t>
            </w:r>
          </w:p>
        </w:tc>
        <w:tc>
          <w:tcPr>
            <w:tcW w:w="960" w:type="dxa"/>
            <w:tcBorders>
              <w:bottom w:val="single" w:sz="4" w:space="0" w:color="auto"/>
            </w:tcBorders>
            <w:vAlign w:val="bottom"/>
          </w:tcPr>
          <w:p w14:paraId="077F902D"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0.07</w:t>
            </w:r>
          </w:p>
          <w:p w14:paraId="43CAD1EF"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(0.03)</w:t>
            </w:r>
          </w:p>
        </w:tc>
        <w:tc>
          <w:tcPr>
            <w:tcW w:w="1740" w:type="dxa"/>
            <w:tcBorders>
              <w:bottom w:val="single" w:sz="4" w:space="0" w:color="auto"/>
            </w:tcBorders>
            <w:vAlign w:val="bottom"/>
          </w:tcPr>
          <w:p w14:paraId="56E49185"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0.08</w:t>
            </w:r>
          </w:p>
          <w:p w14:paraId="19AF7109"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(0.04)</w:t>
            </w:r>
          </w:p>
        </w:tc>
        <w:tc>
          <w:tcPr>
            <w:tcW w:w="932" w:type="dxa"/>
            <w:tcBorders>
              <w:bottom w:val="single" w:sz="4" w:space="0" w:color="auto"/>
            </w:tcBorders>
            <w:vAlign w:val="bottom"/>
          </w:tcPr>
          <w:p w14:paraId="7A903850"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0.09</w:t>
            </w:r>
          </w:p>
          <w:p w14:paraId="09CD514C"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(0.05)</w:t>
            </w:r>
          </w:p>
        </w:tc>
        <w:tc>
          <w:tcPr>
            <w:tcW w:w="1588" w:type="dxa"/>
            <w:tcBorders>
              <w:bottom w:val="single" w:sz="4" w:space="0" w:color="auto"/>
            </w:tcBorders>
            <w:vAlign w:val="bottom"/>
          </w:tcPr>
          <w:p w14:paraId="24B48A62"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0.09</w:t>
            </w:r>
          </w:p>
          <w:p w14:paraId="3D2D86CD"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(0.05)</w:t>
            </w:r>
          </w:p>
        </w:tc>
        <w:tc>
          <w:tcPr>
            <w:tcW w:w="1084" w:type="dxa"/>
            <w:tcBorders>
              <w:bottom w:val="single" w:sz="4" w:space="0" w:color="auto"/>
            </w:tcBorders>
            <w:vAlign w:val="bottom"/>
          </w:tcPr>
          <w:p w14:paraId="16993EF7"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0.07</w:t>
            </w:r>
          </w:p>
          <w:p w14:paraId="10115111"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(0.04)</w:t>
            </w:r>
          </w:p>
        </w:tc>
        <w:tc>
          <w:tcPr>
            <w:tcW w:w="1336" w:type="dxa"/>
            <w:tcBorders>
              <w:bottom w:val="single" w:sz="4" w:space="0" w:color="auto"/>
            </w:tcBorders>
            <w:vAlign w:val="bottom"/>
          </w:tcPr>
          <w:p w14:paraId="035FA9A9"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0.06</w:t>
            </w:r>
          </w:p>
          <w:p w14:paraId="07FC5984" w14:textId="77777777" w:rsidR="00E847F6" w:rsidRDefault="00E847F6" w:rsidP="002E7B79">
            <w:pPr>
              <w:jc w:val="center"/>
              <w:cnfStyle w:val="000000100000" w:firstRow="0" w:lastRow="0" w:firstColumn="0" w:lastColumn="0" w:oddVBand="0" w:evenVBand="0" w:oddHBand="1" w:evenHBand="0" w:firstRowFirstColumn="0" w:firstRowLastColumn="0" w:lastRowFirstColumn="0" w:lastRowLastColumn="0"/>
            </w:pPr>
            <w:r>
              <w:t>(0.04)</w:t>
            </w:r>
          </w:p>
        </w:tc>
      </w:tr>
      <w:tr w:rsidR="00E847F6" w14:paraId="6725CD47" w14:textId="77777777" w:rsidTr="002E7B79">
        <w:tc>
          <w:tcPr>
            <w:cnfStyle w:val="001000000000" w:firstRow="0" w:lastRow="0" w:firstColumn="1" w:lastColumn="0" w:oddVBand="0" w:evenVBand="0" w:oddHBand="0" w:evenHBand="0" w:firstRowFirstColumn="0" w:firstRowLastColumn="0" w:lastRowFirstColumn="0" w:lastRowLastColumn="0"/>
            <w:tcW w:w="9350" w:type="dxa"/>
            <w:gridSpan w:val="7"/>
            <w:tcBorders>
              <w:top w:val="single" w:sz="4" w:space="0" w:color="auto"/>
              <w:bottom w:val="single" w:sz="4" w:space="0" w:color="auto"/>
              <w:right w:val="none" w:sz="0" w:space="0" w:color="auto"/>
            </w:tcBorders>
          </w:tcPr>
          <w:p w14:paraId="43A68AC0" w14:textId="77777777" w:rsidR="00E847F6" w:rsidRPr="00FA2214" w:rsidRDefault="00E847F6" w:rsidP="002E7B79">
            <w:pPr>
              <w:rPr>
                <w:b w:val="0"/>
                <w:bCs w:val="0"/>
              </w:rPr>
            </w:pPr>
            <w:r>
              <w:rPr>
                <w:caps w:val="0"/>
              </w:rPr>
              <w:t xml:space="preserve">Notes:  </w:t>
            </w:r>
            <w:r>
              <w:rPr>
                <w:b w:val="0"/>
                <w:bCs w:val="0"/>
                <w:caps w:val="0"/>
              </w:rPr>
              <w:t xml:space="preserve">Covariate means shown with standard deviation in parentheses below for the set of cities within the effective bandwidth that barely fail and barely pass their road tax renewal levies.  Means </w:t>
            </w:r>
            <w:r w:rsidRPr="0033410F">
              <w:rPr>
                <w:b w:val="0"/>
                <w:bCs w:val="0"/>
                <w:caps w:val="0"/>
              </w:rPr>
              <w:t>shown for three subsamples:  the set of cities with lower than median labor force participation rates, the set of cities with above the 75</w:t>
            </w:r>
            <w:r w:rsidRPr="0033410F">
              <w:rPr>
                <w:b w:val="0"/>
                <w:bCs w:val="0"/>
                <w:caps w:val="0"/>
                <w:vertAlign w:val="superscript"/>
              </w:rPr>
              <w:t>th</w:t>
            </w:r>
            <w:r w:rsidRPr="0033410F">
              <w:rPr>
                <w:b w:val="0"/>
                <w:bCs w:val="0"/>
                <w:caps w:val="0"/>
              </w:rPr>
              <w:t xml:space="preserve"> percentile of poverty rates, and the set of cities with higher than median proportion of residents aged less than five years.  Sample means shown at time of vote for the optimal estimated effective bandwidth from </w:t>
            </w:r>
            <w:proofErr w:type="spellStart"/>
            <w:r w:rsidRPr="0033410F">
              <w:rPr>
                <w:b w:val="0"/>
                <w:bCs w:val="0"/>
                <w:caps w:val="0"/>
              </w:rPr>
              <w:t>Calonico</w:t>
            </w:r>
            <w:proofErr w:type="spellEnd"/>
            <w:r w:rsidRPr="0033410F">
              <w:rPr>
                <w:b w:val="0"/>
                <w:bCs w:val="0"/>
                <w:caps w:val="0"/>
              </w:rPr>
              <w:t>, et al. (2019).  Full number of votes</w:t>
            </w:r>
            <w:r>
              <w:rPr>
                <w:b w:val="0"/>
                <w:bCs w:val="0"/>
                <w:caps w:val="0"/>
              </w:rPr>
              <w:t xml:space="preserve"> for each subsample and (number of votes within effective bandwidth) are as follows: labor force participation 820 (215), poverty 345 (96), under age 5 539 (124).</w:t>
            </w:r>
          </w:p>
        </w:tc>
      </w:tr>
    </w:tbl>
    <w:p w14:paraId="33171BC5" w14:textId="3E5737B2" w:rsidR="00EB7952" w:rsidRDefault="00EB7952" w:rsidP="00E847F6">
      <w:pPr>
        <w:spacing w:line="480" w:lineRule="auto"/>
        <w:rPr>
          <w:sz w:val="24"/>
          <w:szCs w:val="24"/>
        </w:rPr>
      </w:pPr>
    </w:p>
    <w:p w14:paraId="6E78F92C" w14:textId="271E3EFF" w:rsidR="00CB5504" w:rsidRDefault="00E847F6" w:rsidP="0054199E">
      <w:pPr>
        <w:spacing w:line="480" w:lineRule="auto"/>
        <w:ind w:firstLine="720"/>
        <w:rPr>
          <w:sz w:val="24"/>
          <w:szCs w:val="24"/>
        </w:rPr>
      </w:pPr>
      <w:r>
        <w:rPr>
          <w:sz w:val="24"/>
          <w:szCs w:val="24"/>
        </w:rPr>
        <w:t>We find considerable similarity in covariate means between the sets of cities that barely pass and barely fail their road tax renewal levies.  There are a few causes for concern.  The first we identify are Population and Median Income for the high poverty subsample</w:t>
      </w:r>
      <w:r w:rsidR="008A3B35">
        <w:rPr>
          <w:sz w:val="24"/>
          <w:szCs w:val="24"/>
        </w:rPr>
        <w:t>.  While the differences in means could be considered large, the medians are more similar:  3.3 vs. 3.1 for population and 49.4 vs. 46.9 for median income.  The difference in % Renters remains large regardless of whether we consider the means or the medians, however.  While this difference could invalidate any findings</w:t>
      </w:r>
      <w:r w:rsidR="00147CD6">
        <w:rPr>
          <w:sz w:val="24"/>
          <w:szCs w:val="24"/>
        </w:rPr>
        <w:t xml:space="preserve"> for this subsample</w:t>
      </w:r>
      <w:r w:rsidR="008A3B35">
        <w:rPr>
          <w:sz w:val="24"/>
          <w:szCs w:val="24"/>
        </w:rPr>
        <w:t xml:space="preserve"> in readers' eyes, three arguments may help:  1) the other 22 covariates show similarity, 2) de la Cuesta and Imai (2016) argues that covariate balance is not necessary for identification, and 3) there is a larger proportion of renters in the pass-levy group</w:t>
      </w:r>
      <w:r w:rsidR="00147CD6">
        <w:rPr>
          <w:sz w:val="24"/>
          <w:szCs w:val="24"/>
        </w:rPr>
        <w:t>, not the fail-levy group.</w:t>
      </w:r>
      <w:r w:rsidR="008A3B35">
        <w:rPr>
          <w:sz w:val="24"/>
          <w:szCs w:val="24"/>
        </w:rPr>
        <w:t xml:space="preserve">  </w:t>
      </w:r>
      <w:r>
        <w:rPr>
          <w:sz w:val="24"/>
          <w:szCs w:val="24"/>
        </w:rPr>
        <w:t xml:space="preserve"> </w:t>
      </w:r>
      <w:r w:rsidR="00147CD6">
        <w:rPr>
          <w:sz w:val="24"/>
          <w:szCs w:val="24"/>
        </w:rPr>
        <w:t xml:space="preserve">The final set of covariate differences are from the </w:t>
      </w:r>
      <w:r w:rsidR="00147CD6">
        <w:rPr>
          <w:sz w:val="24"/>
          <w:szCs w:val="24"/>
        </w:rPr>
        <w:lastRenderedPageBreak/>
        <w:t xml:space="preserve">subsample with a high share of the youngest children.  The 0.15 vs. 0.20 difference in % No HS Diploma shrinks to a 0.12 vs. 0.14 difference in medians; and </w:t>
      </w:r>
      <w:r w:rsidR="00CB5504">
        <w:rPr>
          <w:sz w:val="24"/>
          <w:szCs w:val="24"/>
        </w:rPr>
        <w:t xml:space="preserve">the difference in % Black Population and % Minority Population are driven by outliers.  The largest value in the pass sample is 0.42 but 0.93 in the </w:t>
      </w:r>
      <w:proofErr w:type="gramStart"/>
      <w:r w:rsidR="00CB5504">
        <w:rPr>
          <w:sz w:val="24"/>
          <w:szCs w:val="24"/>
        </w:rPr>
        <w:t>fail</w:t>
      </w:r>
      <w:proofErr w:type="gramEnd"/>
      <w:r w:rsidR="00CB5504">
        <w:rPr>
          <w:sz w:val="24"/>
          <w:szCs w:val="24"/>
        </w:rPr>
        <w:t xml:space="preserve"> sample, leading to a kurtosis of 21.5 vs. 46.4.</w:t>
      </w:r>
    </w:p>
    <w:p w14:paraId="4E638F0F" w14:textId="38AA70F3" w:rsidR="0054199E" w:rsidRDefault="0054199E" w:rsidP="0054199E">
      <w:pPr>
        <w:spacing w:line="480" w:lineRule="auto"/>
        <w:ind w:firstLine="720"/>
        <w:rPr>
          <w:sz w:val="24"/>
          <w:szCs w:val="24"/>
        </w:rPr>
      </w:pPr>
      <w:r>
        <w:rPr>
          <w:sz w:val="24"/>
          <w:szCs w:val="24"/>
        </w:rPr>
        <w:t>It is important for regression discontinuity not to use endogenous covariates.  A traditional way to test for endogeneity is to use each covariate as an outcome variable, where a significant treatment effect would indicate that levy passage or failure might cause a change in the covariate</w:t>
      </w:r>
      <w:r w:rsidR="00C4146C">
        <w:rPr>
          <w:sz w:val="24"/>
          <w:szCs w:val="24"/>
        </w:rPr>
        <w:t>, and any significant treatment effect on the outcome variables wages and employment might actually be attributed to the change in covariate.  We perform this test, finding two instances of statistical significance.  Two false positives might be expected in 24 regressions at the 5% level of significance, but for further verification we remove these covariates from the regressions that show statistical significance and find statistical significance remains.</w:t>
      </w:r>
      <w:r w:rsidR="004420E7">
        <w:rPr>
          <w:sz w:val="24"/>
          <w:szCs w:val="24"/>
        </w:rPr>
        <w:t xml:space="preserve">  The graphs in Figure ??? also show significant smoothness across the cutoff.</w:t>
      </w:r>
    </w:p>
    <w:p w14:paraId="7DBBEAD2" w14:textId="4349F414" w:rsidR="004420E7" w:rsidRDefault="004420E7" w:rsidP="004420E7">
      <w:pPr>
        <w:jc w:val="center"/>
        <w:rPr>
          <w:sz w:val="24"/>
          <w:szCs w:val="24"/>
        </w:rPr>
      </w:pPr>
      <w:proofErr w:type="gramStart"/>
      <w:r>
        <w:rPr>
          <w:sz w:val="24"/>
          <w:szCs w:val="24"/>
        </w:rPr>
        <w:t>Figure ???</w:t>
      </w:r>
      <w:proofErr w:type="gramEnd"/>
    </w:p>
    <w:p w14:paraId="07257145" w14:textId="35F4F90B" w:rsidR="004420E7" w:rsidRDefault="004420E7" w:rsidP="004420E7">
      <w:pPr>
        <w:jc w:val="center"/>
        <w:rPr>
          <w:sz w:val="24"/>
          <w:szCs w:val="24"/>
        </w:rPr>
      </w:pPr>
      <w:r>
        <w:rPr>
          <w:sz w:val="24"/>
          <w:szCs w:val="24"/>
        </w:rPr>
        <w:t>Covariate Smoothness at the Cutoff</w:t>
      </w:r>
    </w:p>
    <w:p w14:paraId="7FF5288F" w14:textId="77777777" w:rsidR="004420E7" w:rsidRDefault="004420E7" w:rsidP="004420E7">
      <w:pPr>
        <w:rPr>
          <w:sz w:val="24"/>
          <w:szCs w:val="24"/>
        </w:rPr>
      </w:pPr>
    </w:p>
    <w:p w14:paraId="13010A7B" w14:textId="7DDC1A98" w:rsidR="004420E7" w:rsidRDefault="004420E7" w:rsidP="004420E7">
      <w:pPr>
        <w:rPr>
          <w:sz w:val="24"/>
          <w:szCs w:val="24"/>
        </w:rPr>
        <w:sectPr w:rsidR="004420E7">
          <w:pgSz w:w="12240" w:h="15840"/>
          <w:pgMar w:top="1440" w:right="1440" w:bottom="1440" w:left="1440" w:header="720" w:footer="720" w:gutter="0"/>
          <w:cols w:space="720"/>
          <w:docGrid w:linePitch="360"/>
        </w:sectPr>
      </w:pPr>
    </w:p>
    <w:p w14:paraId="370F998B" w14:textId="3E5F4BD7" w:rsidR="004420E7" w:rsidRDefault="004420E7" w:rsidP="00831B20">
      <w:pPr>
        <w:rPr>
          <w:sz w:val="24"/>
          <w:szCs w:val="24"/>
        </w:rPr>
      </w:pPr>
      <w:r w:rsidRPr="004420E7">
        <w:rPr>
          <w:noProof/>
          <w:sz w:val="24"/>
          <w:szCs w:val="24"/>
        </w:rPr>
        <w:drawing>
          <wp:inline distT="0" distB="0" distL="0" distR="0" wp14:anchorId="50C26977" wp14:editId="047B94F8">
            <wp:extent cx="1581150" cy="1149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85522" cy="1153107"/>
                    </a:xfrm>
                    <a:prstGeom prst="rect">
                      <a:avLst/>
                    </a:prstGeom>
                    <a:noFill/>
                    <a:ln>
                      <a:noFill/>
                    </a:ln>
                  </pic:spPr>
                </pic:pic>
              </a:graphicData>
            </a:graphic>
          </wp:inline>
        </w:drawing>
      </w:r>
      <w:r w:rsidRPr="004420E7">
        <w:rPr>
          <w:noProof/>
          <w:sz w:val="24"/>
          <w:szCs w:val="24"/>
        </w:rPr>
        <w:drawing>
          <wp:inline distT="0" distB="0" distL="0" distR="0" wp14:anchorId="66A74403" wp14:editId="56397E51">
            <wp:extent cx="1581150" cy="11499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94655" cy="1159750"/>
                    </a:xfrm>
                    <a:prstGeom prst="rect">
                      <a:avLst/>
                    </a:prstGeom>
                    <a:noFill/>
                    <a:ln>
                      <a:noFill/>
                    </a:ln>
                  </pic:spPr>
                </pic:pic>
              </a:graphicData>
            </a:graphic>
          </wp:inline>
        </w:drawing>
      </w:r>
      <w:r w:rsidR="00B1628C">
        <w:rPr>
          <w:sz w:val="24"/>
          <w:szCs w:val="24"/>
        </w:rPr>
        <w:t xml:space="preserve"> </w:t>
      </w:r>
      <w:r w:rsidR="00B1628C" w:rsidRPr="00B1628C">
        <w:rPr>
          <w:noProof/>
          <w:sz w:val="24"/>
          <w:szCs w:val="24"/>
        </w:rPr>
        <w:drawing>
          <wp:inline distT="0" distB="0" distL="0" distR="0" wp14:anchorId="6798292C" wp14:editId="19194187">
            <wp:extent cx="1676400" cy="12198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B1628C">
        <w:rPr>
          <w:sz w:val="24"/>
          <w:szCs w:val="24"/>
        </w:rPr>
        <w:t xml:space="preserve"> </w:t>
      </w:r>
      <w:r w:rsidR="00B1628C" w:rsidRPr="00B1628C">
        <w:rPr>
          <w:noProof/>
          <w:sz w:val="24"/>
          <w:szCs w:val="24"/>
        </w:rPr>
        <w:drawing>
          <wp:inline distT="0" distB="0" distL="0" distR="0" wp14:anchorId="05F075B7" wp14:editId="64CCFC1C">
            <wp:extent cx="1676400" cy="12198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B1628C">
        <w:rPr>
          <w:sz w:val="24"/>
          <w:szCs w:val="24"/>
        </w:rPr>
        <w:t xml:space="preserve"> </w:t>
      </w:r>
      <w:r w:rsidR="00546C1C" w:rsidRPr="00546C1C">
        <w:rPr>
          <w:noProof/>
          <w:sz w:val="24"/>
          <w:szCs w:val="24"/>
        </w:rPr>
        <w:drawing>
          <wp:inline distT="0" distB="0" distL="0" distR="0" wp14:anchorId="106BCD1B" wp14:editId="4A554E7D">
            <wp:extent cx="1676400" cy="12198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546C1C">
        <w:rPr>
          <w:sz w:val="24"/>
          <w:szCs w:val="24"/>
        </w:rPr>
        <w:t xml:space="preserve"> </w:t>
      </w:r>
      <w:r w:rsidR="00546C1C" w:rsidRPr="00546C1C">
        <w:rPr>
          <w:noProof/>
          <w:sz w:val="24"/>
          <w:szCs w:val="24"/>
        </w:rPr>
        <w:drawing>
          <wp:inline distT="0" distB="0" distL="0" distR="0" wp14:anchorId="75211579" wp14:editId="01A976F7">
            <wp:extent cx="1676400" cy="12198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546C1C">
        <w:rPr>
          <w:sz w:val="24"/>
          <w:szCs w:val="24"/>
        </w:rPr>
        <w:t xml:space="preserve"> </w:t>
      </w:r>
      <w:r w:rsidR="00546C1C" w:rsidRPr="00546C1C">
        <w:rPr>
          <w:noProof/>
          <w:sz w:val="24"/>
          <w:szCs w:val="24"/>
        </w:rPr>
        <w:lastRenderedPageBreak/>
        <w:drawing>
          <wp:inline distT="0" distB="0" distL="0" distR="0" wp14:anchorId="20D9E060" wp14:editId="7A36C958">
            <wp:extent cx="1676400" cy="12198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546C1C">
        <w:rPr>
          <w:sz w:val="24"/>
          <w:szCs w:val="24"/>
        </w:rPr>
        <w:t xml:space="preserve"> </w:t>
      </w:r>
      <w:r w:rsidR="00546C1C" w:rsidRPr="00546C1C">
        <w:rPr>
          <w:noProof/>
          <w:sz w:val="24"/>
          <w:szCs w:val="24"/>
        </w:rPr>
        <w:drawing>
          <wp:inline distT="0" distB="0" distL="0" distR="0" wp14:anchorId="544EE3E3" wp14:editId="1FEBB875">
            <wp:extent cx="1676400" cy="12198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546C1C">
        <w:rPr>
          <w:sz w:val="24"/>
          <w:szCs w:val="24"/>
        </w:rPr>
        <w:t xml:space="preserve"> </w:t>
      </w:r>
      <w:r w:rsidR="00C036DE" w:rsidRPr="00C036DE">
        <w:rPr>
          <w:noProof/>
          <w:sz w:val="24"/>
          <w:szCs w:val="24"/>
        </w:rPr>
        <w:drawing>
          <wp:inline distT="0" distB="0" distL="0" distR="0" wp14:anchorId="7F0D30C3" wp14:editId="010C9673">
            <wp:extent cx="1676400" cy="12198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C036DE">
        <w:rPr>
          <w:sz w:val="24"/>
          <w:szCs w:val="24"/>
        </w:rPr>
        <w:t xml:space="preserve"> </w:t>
      </w:r>
      <w:r w:rsidR="00C036DE" w:rsidRPr="00C036DE">
        <w:rPr>
          <w:noProof/>
          <w:sz w:val="24"/>
          <w:szCs w:val="24"/>
        </w:rPr>
        <w:drawing>
          <wp:inline distT="0" distB="0" distL="0" distR="0" wp14:anchorId="569868CE" wp14:editId="213BA16A">
            <wp:extent cx="1676400" cy="12198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C036DE">
        <w:rPr>
          <w:sz w:val="24"/>
          <w:szCs w:val="24"/>
        </w:rPr>
        <w:t xml:space="preserve"> </w:t>
      </w:r>
      <w:r w:rsidR="00C036DE" w:rsidRPr="00C036DE">
        <w:rPr>
          <w:noProof/>
          <w:sz w:val="24"/>
          <w:szCs w:val="24"/>
        </w:rPr>
        <w:drawing>
          <wp:inline distT="0" distB="0" distL="0" distR="0" wp14:anchorId="4387B843" wp14:editId="5533B8F3">
            <wp:extent cx="1676400" cy="12198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C036DE">
        <w:rPr>
          <w:sz w:val="24"/>
          <w:szCs w:val="24"/>
        </w:rPr>
        <w:t xml:space="preserve"> </w:t>
      </w:r>
      <w:r w:rsidR="00C036DE" w:rsidRPr="00C036DE">
        <w:rPr>
          <w:noProof/>
          <w:sz w:val="24"/>
          <w:szCs w:val="24"/>
        </w:rPr>
        <w:drawing>
          <wp:inline distT="0" distB="0" distL="0" distR="0" wp14:anchorId="0BCDE6CA" wp14:editId="1D9760CB">
            <wp:extent cx="1676400" cy="12198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C036DE">
        <w:rPr>
          <w:sz w:val="24"/>
          <w:szCs w:val="24"/>
        </w:rPr>
        <w:t xml:space="preserve"> </w:t>
      </w:r>
      <w:r w:rsidR="00C036DE" w:rsidRPr="00C036DE">
        <w:rPr>
          <w:noProof/>
          <w:sz w:val="24"/>
          <w:szCs w:val="24"/>
        </w:rPr>
        <w:drawing>
          <wp:inline distT="0" distB="0" distL="0" distR="0" wp14:anchorId="31CD5ABB" wp14:editId="68F1123D">
            <wp:extent cx="1676400" cy="12198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C036DE">
        <w:rPr>
          <w:sz w:val="24"/>
          <w:szCs w:val="24"/>
        </w:rPr>
        <w:t xml:space="preserve"> </w:t>
      </w:r>
      <w:r w:rsidR="00C036DE" w:rsidRPr="00C036DE">
        <w:rPr>
          <w:noProof/>
          <w:sz w:val="24"/>
          <w:szCs w:val="24"/>
        </w:rPr>
        <w:drawing>
          <wp:inline distT="0" distB="0" distL="0" distR="0" wp14:anchorId="36803EC4" wp14:editId="2D231008">
            <wp:extent cx="1676400" cy="12198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C036DE">
        <w:rPr>
          <w:sz w:val="24"/>
          <w:szCs w:val="24"/>
        </w:rPr>
        <w:t xml:space="preserve"> </w:t>
      </w:r>
      <w:r w:rsidR="00C036DE" w:rsidRPr="00C036DE">
        <w:rPr>
          <w:noProof/>
          <w:sz w:val="24"/>
          <w:szCs w:val="24"/>
        </w:rPr>
        <w:drawing>
          <wp:inline distT="0" distB="0" distL="0" distR="0" wp14:anchorId="15DF4AB4" wp14:editId="33C315E2">
            <wp:extent cx="1676400" cy="12198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C036DE">
        <w:rPr>
          <w:sz w:val="24"/>
          <w:szCs w:val="24"/>
        </w:rPr>
        <w:t xml:space="preserve"> </w:t>
      </w:r>
      <w:r w:rsidRPr="004420E7">
        <w:rPr>
          <w:noProof/>
          <w:sz w:val="24"/>
          <w:szCs w:val="24"/>
        </w:rPr>
        <w:drawing>
          <wp:inline distT="0" distB="0" distL="0" distR="0" wp14:anchorId="68A6C885" wp14:editId="4342A0C7">
            <wp:extent cx="1563997" cy="1137454"/>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82800" cy="1151129"/>
                    </a:xfrm>
                    <a:prstGeom prst="rect">
                      <a:avLst/>
                    </a:prstGeom>
                    <a:noFill/>
                    <a:ln>
                      <a:noFill/>
                    </a:ln>
                  </pic:spPr>
                </pic:pic>
              </a:graphicData>
            </a:graphic>
          </wp:inline>
        </w:drawing>
      </w:r>
      <w:r w:rsidR="00B1628C" w:rsidRPr="00B1628C">
        <w:rPr>
          <w:noProof/>
          <w:sz w:val="24"/>
          <w:szCs w:val="24"/>
        </w:rPr>
        <w:drawing>
          <wp:inline distT="0" distB="0" distL="0" distR="0" wp14:anchorId="26FE5B8C" wp14:editId="28114144">
            <wp:extent cx="1676400" cy="121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76400" cy="1219200"/>
                    </a:xfrm>
                    <a:prstGeom prst="rect">
                      <a:avLst/>
                    </a:prstGeom>
                    <a:noFill/>
                    <a:ln>
                      <a:noFill/>
                    </a:ln>
                  </pic:spPr>
                </pic:pic>
              </a:graphicData>
            </a:graphic>
          </wp:inline>
        </w:drawing>
      </w:r>
      <w:r w:rsidR="00C036DE">
        <w:rPr>
          <w:sz w:val="24"/>
          <w:szCs w:val="24"/>
        </w:rPr>
        <w:t xml:space="preserve"> </w:t>
      </w:r>
      <w:r w:rsidR="00C036DE" w:rsidRPr="00C036DE">
        <w:rPr>
          <w:noProof/>
          <w:sz w:val="24"/>
          <w:szCs w:val="24"/>
        </w:rPr>
        <w:drawing>
          <wp:inline distT="0" distB="0" distL="0" distR="0" wp14:anchorId="6C15D150" wp14:editId="53D481FC">
            <wp:extent cx="1676400" cy="12198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C036DE">
        <w:rPr>
          <w:sz w:val="24"/>
          <w:szCs w:val="24"/>
        </w:rPr>
        <w:t xml:space="preserve"> </w:t>
      </w:r>
      <w:r w:rsidR="00C036DE" w:rsidRPr="00C036DE">
        <w:rPr>
          <w:noProof/>
          <w:sz w:val="24"/>
          <w:szCs w:val="24"/>
        </w:rPr>
        <w:drawing>
          <wp:inline distT="0" distB="0" distL="0" distR="0" wp14:anchorId="1793BE87" wp14:editId="7DCEE892">
            <wp:extent cx="1676400" cy="12198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C036DE">
        <w:rPr>
          <w:sz w:val="24"/>
          <w:szCs w:val="24"/>
        </w:rPr>
        <w:t xml:space="preserve"> </w:t>
      </w:r>
      <w:r w:rsidR="00C036DE" w:rsidRPr="00C036DE">
        <w:rPr>
          <w:noProof/>
          <w:sz w:val="24"/>
          <w:szCs w:val="24"/>
        </w:rPr>
        <w:drawing>
          <wp:inline distT="0" distB="0" distL="0" distR="0" wp14:anchorId="5EC2BE76" wp14:editId="2FF27EA7">
            <wp:extent cx="1676400" cy="12198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C036DE">
        <w:rPr>
          <w:sz w:val="24"/>
          <w:szCs w:val="24"/>
        </w:rPr>
        <w:t xml:space="preserve"> </w:t>
      </w:r>
      <w:r w:rsidR="00C036DE" w:rsidRPr="00C036DE">
        <w:rPr>
          <w:noProof/>
          <w:sz w:val="24"/>
          <w:szCs w:val="24"/>
        </w:rPr>
        <w:drawing>
          <wp:inline distT="0" distB="0" distL="0" distR="0" wp14:anchorId="44AD5F78" wp14:editId="72ABDBFA">
            <wp:extent cx="1676400" cy="12198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C036DE">
        <w:rPr>
          <w:sz w:val="24"/>
          <w:szCs w:val="24"/>
        </w:rPr>
        <w:t xml:space="preserve"> </w:t>
      </w:r>
      <w:r w:rsidR="00C036DE" w:rsidRPr="00C036DE">
        <w:rPr>
          <w:noProof/>
          <w:sz w:val="24"/>
          <w:szCs w:val="24"/>
        </w:rPr>
        <w:drawing>
          <wp:inline distT="0" distB="0" distL="0" distR="0" wp14:anchorId="12CBC6B0" wp14:editId="262DEA5B">
            <wp:extent cx="1676400" cy="12198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C036DE">
        <w:rPr>
          <w:sz w:val="24"/>
          <w:szCs w:val="24"/>
        </w:rPr>
        <w:t xml:space="preserve"> </w:t>
      </w:r>
      <w:r w:rsidR="00C036DE" w:rsidRPr="00C036DE">
        <w:rPr>
          <w:noProof/>
          <w:sz w:val="24"/>
          <w:szCs w:val="24"/>
        </w:rPr>
        <w:drawing>
          <wp:inline distT="0" distB="0" distL="0" distR="0" wp14:anchorId="5261F3D9" wp14:editId="7CC67AD2">
            <wp:extent cx="1676400" cy="12198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r w:rsidR="00C036DE">
        <w:rPr>
          <w:sz w:val="24"/>
          <w:szCs w:val="24"/>
        </w:rPr>
        <w:t xml:space="preserve"> </w:t>
      </w:r>
      <w:r w:rsidR="00831B20" w:rsidRPr="00831B20">
        <w:rPr>
          <w:noProof/>
          <w:sz w:val="24"/>
          <w:szCs w:val="24"/>
        </w:rPr>
        <w:drawing>
          <wp:inline distT="0" distB="0" distL="0" distR="0" wp14:anchorId="29035A27" wp14:editId="29197915">
            <wp:extent cx="1676400" cy="12198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76400" cy="1219835"/>
                    </a:xfrm>
                    <a:prstGeom prst="rect">
                      <a:avLst/>
                    </a:prstGeom>
                    <a:noFill/>
                    <a:ln>
                      <a:noFill/>
                    </a:ln>
                  </pic:spPr>
                </pic:pic>
              </a:graphicData>
            </a:graphic>
          </wp:inline>
        </w:drawing>
      </w:r>
    </w:p>
    <w:p w14:paraId="5958CEB4" w14:textId="77777777" w:rsidR="004420E7" w:rsidRDefault="004420E7" w:rsidP="00E847F6">
      <w:pPr>
        <w:spacing w:line="480" w:lineRule="auto"/>
        <w:rPr>
          <w:sz w:val="24"/>
          <w:szCs w:val="24"/>
        </w:rPr>
      </w:pPr>
    </w:p>
    <w:p w14:paraId="4A08559B" w14:textId="77777777" w:rsidR="004420E7" w:rsidRDefault="004420E7" w:rsidP="00E847F6">
      <w:pPr>
        <w:spacing w:line="480" w:lineRule="auto"/>
        <w:rPr>
          <w:sz w:val="24"/>
          <w:szCs w:val="24"/>
        </w:rPr>
        <w:sectPr w:rsidR="004420E7" w:rsidSect="004420E7">
          <w:type w:val="continuous"/>
          <w:pgSz w:w="12240" w:h="15840"/>
          <w:pgMar w:top="1440" w:right="1440" w:bottom="1440" w:left="1440" w:header="720" w:footer="720" w:gutter="0"/>
          <w:cols w:num="3" w:space="720"/>
          <w:docGrid w:linePitch="360"/>
        </w:sectPr>
      </w:pPr>
    </w:p>
    <w:p w14:paraId="3B8FBFD5" w14:textId="3EFEA4E2" w:rsidR="004420E7" w:rsidRDefault="004420E7" w:rsidP="00E847F6">
      <w:pPr>
        <w:spacing w:line="480" w:lineRule="auto"/>
        <w:rPr>
          <w:sz w:val="24"/>
          <w:szCs w:val="24"/>
        </w:rPr>
        <w:sectPr w:rsidR="004420E7" w:rsidSect="004420E7">
          <w:type w:val="continuous"/>
          <w:pgSz w:w="12240" w:h="15840"/>
          <w:pgMar w:top="1440" w:right="1440" w:bottom="1440" w:left="1440" w:header="720" w:footer="720" w:gutter="0"/>
          <w:cols w:space="720"/>
          <w:docGrid w:linePitch="360"/>
        </w:sectPr>
      </w:pPr>
    </w:p>
    <w:p w14:paraId="33008480" w14:textId="29FBCA61" w:rsidR="00E847F6" w:rsidRPr="00E847F6" w:rsidRDefault="00147CD6" w:rsidP="00E847F6">
      <w:pPr>
        <w:spacing w:line="480" w:lineRule="auto"/>
        <w:rPr>
          <w:color w:val="FF0000"/>
          <w:sz w:val="24"/>
          <w:szCs w:val="24"/>
        </w:rPr>
      </w:pPr>
      <w:r>
        <w:rPr>
          <w:sz w:val="24"/>
          <w:szCs w:val="24"/>
        </w:rPr>
        <w:lastRenderedPageBreak/>
        <w:t xml:space="preserve">  </w:t>
      </w:r>
      <w:r w:rsidR="00E847F6">
        <w:rPr>
          <w:color w:val="FF0000"/>
          <w:sz w:val="24"/>
          <w:szCs w:val="24"/>
        </w:rPr>
        <w:t xml:space="preserve">We will need a separate table for covariate means for new tax sample because it has a different number of </w:t>
      </w:r>
      <w:proofErr w:type="spellStart"/>
      <w:r w:rsidR="00E847F6">
        <w:rPr>
          <w:color w:val="FF0000"/>
          <w:sz w:val="24"/>
          <w:szCs w:val="24"/>
        </w:rPr>
        <w:t>obs</w:t>
      </w:r>
      <w:proofErr w:type="spellEnd"/>
      <w:r w:rsidR="00E847F6">
        <w:rPr>
          <w:color w:val="FF0000"/>
          <w:sz w:val="24"/>
          <w:szCs w:val="24"/>
        </w:rPr>
        <w:t xml:space="preserve"> and uses different covariates</w:t>
      </w:r>
    </w:p>
    <w:p w14:paraId="10AA1FE1" w14:textId="10826672" w:rsidR="00EE4B21" w:rsidRDefault="00EE4B21" w:rsidP="00E76A99">
      <w:pPr>
        <w:pStyle w:val="Heading2"/>
        <w:numPr>
          <w:ilvl w:val="1"/>
          <w:numId w:val="1"/>
        </w:numPr>
        <w:pPrChange w:id="39" w:author="Rawat, Saani (rawatsa)" w:date="2025-08-29T11:40:00Z">
          <w:pPr>
            <w:spacing w:line="480" w:lineRule="auto"/>
          </w:pPr>
        </w:pPrChange>
      </w:pPr>
      <w:r>
        <w:t>Institutional Background</w:t>
      </w:r>
    </w:p>
    <w:p w14:paraId="1CEBCEF3" w14:textId="2BC1F61F" w:rsidR="00EE4B21" w:rsidRDefault="001C0B94" w:rsidP="00EE4B21">
      <w:pPr>
        <w:spacing w:line="480" w:lineRule="auto"/>
        <w:rPr>
          <w:sz w:val="24"/>
          <w:szCs w:val="24"/>
        </w:rPr>
      </w:pPr>
      <w:ins w:id="40" w:author="Rawat, Saani (rawatsa)" w:date="2025-08-29T11:39:00Z">
        <w:r>
          <w:rPr>
            <w:sz w:val="24"/>
            <w:szCs w:val="24"/>
          </w:rPr>
          <w:br/>
        </w:r>
      </w:ins>
      <w:r w:rsidR="007109A4">
        <w:rPr>
          <w:sz w:val="24"/>
          <w:szCs w:val="24"/>
        </w:rPr>
        <w:t xml:space="preserve">Ohio has 253 cities, 673 villages, and 1,308 townships.  The township is the default form of local government.  Citizens can petition the Board of County Commissioners to form a village, and when a village exceeds 5,000 residents it is reclassified as a city.  </w:t>
      </w:r>
      <w:r w:rsidR="00360697">
        <w:rPr>
          <w:sz w:val="24"/>
          <w:szCs w:val="24"/>
        </w:rPr>
        <w:t xml:space="preserve">Cincinnati is the largest urban area in Ohio, but unlike many states Ohio is not dominated by a single large city but has six urban areas that range in population between 600,000 and 2.2 million.  </w:t>
      </w:r>
      <w:r w:rsidR="007109A4">
        <w:rPr>
          <w:sz w:val="24"/>
          <w:szCs w:val="24"/>
        </w:rPr>
        <w:t xml:space="preserve">The fact that incorporated cities and villages can cross county lines complicates data collection, but cities, villages, and townships offer similar public services, including road construction and maintenance.  </w:t>
      </w:r>
    </w:p>
    <w:p w14:paraId="7FB5771E" w14:textId="319FD81B" w:rsidR="00360697" w:rsidRDefault="00360697" w:rsidP="00EE4B21">
      <w:pPr>
        <w:spacing w:line="480" w:lineRule="auto"/>
        <w:rPr>
          <w:sz w:val="24"/>
          <w:szCs w:val="24"/>
        </w:rPr>
      </w:pPr>
      <w:r>
        <w:rPr>
          <w:sz w:val="24"/>
          <w:szCs w:val="24"/>
        </w:rPr>
        <w:tab/>
        <w:t xml:space="preserve">The local government may pass a resolution for new road funding or to renew an existing, expiring tax levy.  The resolution specifies the purpose of the levy, the size of the tax (in mills for a property tax, where one mill is one tenth of one percent of taxable value), and the duration of the levy.  When a resolution is passed, the local government submits the resolution to the county board of elections, and citizens vote on the bill.  Most votes occur in November, although about one-third occur in May, and occasionally there are off-cycle referenda in February or August.  There is some variation in the gap between when a tax levy is passed and when collections start, but a levy voted upon in 2022 will generally start collecting tax revenue in 2023.  Registered voters aged 18 and above who have been residents of the local government for 30 days may vote on the referendum.  </w:t>
      </w:r>
    </w:p>
    <w:p w14:paraId="5C32601E" w14:textId="5AAB45A6" w:rsidR="008A0735" w:rsidRDefault="008A0735" w:rsidP="00EE4B21">
      <w:pPr>
        <w:spacing w:line="480" w:lineRule="auto"/>
        <w:rPr>
          <w:sz w:val="24"/>
          <w:szCs w:val="24"/>
        </w:rPr>
      </w:pPr>
      <w:r>
        <w:rPr>
          <w:sz w:val="24"/>
          <w:szCs w:val="24"/>
        </w:rPr>
        <w:tab/>
        <w:t xml:space="preserve">While money from the national government through the Highway Trust Fund helps fund interstate highways, U.S. highways, and some state highways, local roads are almost entirely excluded from national funding.  The State of Ohio provides little funding for local roads, too, as only 2% of the Ohio Department </w:t>
      </w:r>
      <w:r>
        <w:rPr>
          <w:sz w:val="24"/>
          <w:szCs w:val="24"/>
        </w:rPr>
        <w:lastRenderedPageBreak/>
        <w:t xml:space="preserve">of Transportation's budget goes to local governments as grants to help fund local road maintenance and construction.  </w:t>
      </w:r>
      <w:r w:rsidR="00891455">
        <w:rPr>
          <w:sz w:val="24"/>
          <w:szCs w:val="24"/>
        </w:rPr>
        <w:t>Much of the funding for local roads comes from local tax effort, then.  We reached out to John Schroeder, the Public Service Director of the Beavercreek Township suburb of Dayton (population 56,000), who said 77% of funding for roads comes from Beavercreek Township itself, primarily through property taxes, but also 8% from gas taxes.  Overall, 11% of the budget of Beavercreek Township is dedicated to road maintenance.  Local funding for roads can come from current operating expense tax levies or from the dedicated special purpose road tax levies that are the focus of our study.</w:t>
      </w:r>
    </w:p>
    <w:p w14:paraId="779BD2EF" w14:textId="418CC453" w:rsidR="00891455" w:rsidRPr="007109A4" w:rsidRDefault="00891455" w:rsidP="00EE4B21">
      <w:pPr>
        <w:spacing w:line="480" w:lineRule="auto"/>
        <w:rPr>
          <w:sz w:val="24"/>
          <w:szCs w:val="24"/>
        </w:rPr>
      </w:pPr>
      <w:r>
        <w:rPr>
          <w:sz w:val="24"/>
          <w:szCs w:val="24"/>
        </w:rPr>
        <w:tab/>
        <w:t xml:space="preserve">The Ohio Auditor of State provides financial data for cities, village, and townships.  The data for townships is sufficiently uniform in layout to ask </w:t>
      </w:r>
      <w:proofErr w:type="spellStart"/>
      <w:r>
        <w:rPr>
          <w:sz w:val="24"/>
          <w:szCs w:val="24"/>
        </w:rPr>
        <w:t>ChatGPT</w:t>
      </w:r>
      <w:proofErr w:type="spellEnd"/>
      <w:r>
        <w:rPr>
          <w:sz w:val="24"/>
          <w:szCs w:val="24"/>
        </w:rPr>
        <w:t xml:space="preserve"> to extract public works expenditure data from the thousands of .pdf files.  </w:t>
      </w:r>
      <w:r w:rsidR="00936764">
        <w:rPr>
          <w:sz w:val="24"/>
          <w:szCs w:val="24"/>
        </w:rPr>
        <w:t>We perform a regression discontinuity analysis of public works expenditures as a function of failure to renew a road tax levy for townships in the overall sample, finding a $130,000 drop in public works funding the year after the vote, relative to otherwise similar townships that successfully renewed the tax levy.  The drop persists the second year after the vote with a similar $120,000 treatment effect, indicating an approximately 9% drop in road maintenance funding. (</w:t>
      </w:r>
      <w:proofErr w:type="gramStart"/>
      <w:r w:rsidR="00936764">
        <w:rPr>
          <w:sz w:val="24"/>
          <w:szCs w:val="24"/>
        </w:rPr>
        <w:t>insert</w:t>
      </w:r>
      <w:proofErr w:type="gramEnd"/>
      <w:r w:rsidR="00936764">
        <w:rPr>
          <w:sz w:val="24"/>
          <w:szCs w:val="24"/>
        </w:rPr>
        <w:t xml:space="preserve"> footnote thanking high school sophomore </w:t>
      </w:r>
      <w:proofErr w:type="spellStart"/>
      <w:r w:rsidR="00936764">
        <w:rPr>
          <w:sz w:val="24"/>
          <w:szCs w:val="24"/>
        </w:rPr>
        <w:t>Sricharan</w:t>
      </w:r>
      <w:proofErr w:type="spellEnd"/>
      <w:r w:rsidR="00936764">
        <w:rPr>
          <w:sz w:val="24"/>
          <w:szCs w:val="24"/>
        </w:rPr>
        <w:t xml:space="preserve"> </w:t>
      </w:r>
      <w:proofErr w:type="spellStart"/>
      <w:r w:rsidR="00936764">
        <w:rPr>
          <w:sz w:val="24"/>
          <w:szCs w:val="24"/>
        </w:rPr>
        <w:t>Bala</w:t>
      </w:r>
      <w:proofErr w:type="spellEnd"/>
      <w:r w:rsidR="00936764">
        <w:rPr>
          <w:sz w:val="24"/>
          <w:szCs w:val="24"/>
        </w:rPr>
        <w:t xml:space="preserve"> for doing this exercise).  </w:t>
      </w:r>
      <w:r w:rsidR="00936764">
        <w:rPr>
          <w:color w:val="FF0000"/>
          <w:sz w:val="24"/>
          <w:szCs w:val="24"/>
        </w:rPr>
        <w:t>Add corresponding information about increases in funding from new tax levies</w:t>
      </w:r>
      <w:r w:rsidR="00936764">
        <w:rPr>
          <w:sz w:val="24"/>
          <w:szCs w:val="24"/>
        </w:rPr>
        <w:t xml:space="preserve"> </w:t>
      </w:r>
    </w:p>
    <w:p w14:paraId="3A2868EF" w14:textId="02DE6D49" w:rsidR="00EE4B21" w:rsidRDefault="00EE4B21" w:rsidP="00E76A99">
      <w:pPr>
        <w:pStyle w:val="Heading1"/>
        <w:numPr>
          <w:ilvl w:val="0"/>
          <w:numId w:val="1"/>
        </w:numPr>
        <w:pPrChange w:id="41" w:author="Rawat, Saani (rawatsa)" w:date="2025-08-29T11:40:00Z">
          <w:pPr>
            <w:spacing w:line="480" w:lineRule="auto"/>
          </w:pPr>
        </w:pPrChange>
      </w:pPr>
      <w:r>
        <w:t>Results</w:t>
      </w:r>
      <w:ins w:id="42" w:author="Rawat, Saani (rawatsa)" w:date="2025-08-29T11:41:00Z">
        <w:r w:rsidR="00593E53">
          <w:br/>
        </w:r>
      </w:ins>
    </w:p>
    <w:p w14:paraId="364FDA33" w14:textId="5B05A6D7" w:rsidR="00EE4B21" w:rsidRDefault="00593E53" w:rsidP="00AD069D">
      <w:pPr>
        <w:pStyle w:val="Heading2"/>
        <w:pPrChange w:id="43" w:author="Rawat, Saani (rawatsa)" w:date="2025-08-29T11:33:00Z">
          <w:pPr>
            <w:spacing w:line="480" w:lineRule="auto"/>
          </w:pPr>
        </w:pPrChange>
      </w:pPr>
      <w:ins w:id="44" w:author="Rawat, Saani (rawatsa)" w:date="2025-08-29T11:41:00Z">
        <w:r>
          <w:t xml:space="preserve">5.1. </w:t>
        </w:r>
      </w:ins>
      <w:r w:rsidR="00EE4B21">
        <w:t>Renewal Tax Levies</w:t>
      </w:r>
    </w:p>
    <w:p w14:paraId="162E0D34" w14:textId="2A979912" w:rsidR="00EE4B21" w:rsidRDefault="00EE4B21" w:rsidP="00EE4B21">
      <w:pPr>
        <w:spacing w:line="480" w:lineRule="auto"/>
        <w:rPr>
          <w:sz w:val="24"/>
          <w:szCs w:val="24"/>
        </w:rPr>
      </w:pPr>
      <w:r>
        <w:rPr>
          <w:sz w:val="24"/>
          <w:szCs w:val="24"/>
        </w:rPr>
        <w:t xml:space="preserve">Our first set of results uses the set of tax levies to renew existing road maintenance funding.  Section ??? will examine the effects of passing new road tax levies for additional funding.  </w:t>
      </w:r>
    </w:p>
    <w:p w14:paraId="2CD23742" w14:textId="5B2AD09F" w:rsidR="00AF4EC7" w:rsidRDefault="00AF4EC7" w:rsidP="00593E53">
      <w:pPr>
        <w:pStyle w:val="Heading3"/>
        <w:numPr>
          <w:ilvl w:val="1"/>
          <w:numId w:val="1"/>
        </w:numPr>
        <w:pPrChange w:id="45" w:author="Rawat, Saani (rawatsa)" w:date="2025-08-29T11:41:00Z">
          <w:pPr>
            <w:spacing w:line="480" w:lineRule="auto"/>
          </w:pPr>
        </w:pPrChange>
      </w:pPr>
      <w:r>
        <w:t>Renewal Tax Levies and Wages</w:t>
      </w:r>
    </w:p>
    <w:p w14:paraId="6F0C9B36" w14:textId="70B6FAAF" w:rsidR="00B80DBD" w:rsidRPr="00A80A89" w:rsidRDefault="00AF4EC7" w:rsidP="00AF4EC7">
      <w:pPr>
        <w:spacing w:line="480" w:lineRule="auto"/>
        <w:rPr>
          <w:sz w:val="28"/>
          <w:szCs w:val="28"/>
        </w:rPr>
      </w:pPr>
      <w:r>
        <w:rPr>
          <w:sz w:val="24"/>
          <w:szCs w:val="24"/>
        </w:rPr>
        <w:t xml:space="preserve">The first outcome we consider is wages.  Our results are summarized </w:t>
      </w:r>
      <w:r w:rsidR="00DE5704">
        <w:rPr>
          <w:sz w:val="24"/>
          <w:szCs w:val="24"/>
        </w:rPr>
        <w:t>by the event-study figure below</w:t>
      </w:r>
      <w:r>
        <w:rPr>
          <w:sz w:val="24"/>
          <w:szCs w:val="24"/>
        </w:rPr>
        <w:t>:</w:t>
      </w:r>
    </w:p>
    <w:p w14:paraId="2B25B93D" w14:textId="350A02B4" w:rsidR="00AF4EC7" w:rsidRDefault="00DE5704" w:rsidP="00AF4EC7">
      <w:pPr>
        <w:jc w:val="center"/>
        <w:rPr>
          <w:sz w:val="28"/>
          <w:szCs w:val="28"/>
        </w:rPr>
      </w:pPr>
      <w:proofErr w:type="gramStart"/>
      <w:r>
        <w:rPr>
          <w:sz w:val="28"/>
          <w:szCs w:val="28"/>
        </w:rPr>
        <w:lastRenderedPageBreak/>
        <w:t>Figure</w:t>
      </w:r>
      <w:r w:rsidR="00AF4EC7">
        <w:rPr>
          <w:sz w:val="28"/>
          <w:szCs w:val="28"/>
        </w:rPr>
        <w:t xml:space="preserve"> ???</w:t>
      </w:r>
      <w:proofErr w:type="gramEnd"/>
    </w:p>
    <w:p w14:paraId="61402F1A" w14:textId="77777777" w:rsidR="00AF4EC7" w:rsidRPr="001E38B3" w:rsidRDefault="00AF4EC7" w:rsidP="00AF4EC7">
      <w:pPr>
        <w:jc w:val="center"/>
        <w:rPr>
          <w:sz w:val="28"/>
          <w:szCs w:val="28"/>
        </w:rPr>
      </w:pPr>
      <w:r>
        <w:rPr>
          <w:sz w:val="28"/>
          <w:szCs w:val="28"/>
        </w:rPr>
        <w:t>Effect of Renewing Road Maintenance Taxes on Average Wages</w:t>
      </w:r>
    </w:p>
    <w:p w14:paraId="29E74806" w14:textId="5C1672DA" w:rsidR="00AF4EC7" w:rsidRDefault="00AF4EC7" w:rsidP="00AF4EC7"/>
    <w:p w14:paraId="64410FA0" w14:textId="566A67AA" w:rsidR="00DE5704" w:rsidRDefault="00DE5704" w:rsidP="00DE5704">
      <w:pPr>
        <w:jc w:val="center"/>
      </w:pPr>
      <w:r w:rsidRPr="00DE5704">
        <w:rPr>
          <w:noProof/>
        </w:rPr>
        <w:drawing>
          <wp:inline distT="0" distB="0" distL="0" distR="0" wp14:anchorId="23E58CA4" wp14:editId="16C31E34">
            <wp:extent cx="50292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29200" cy="3657600"/>
                    </a:xfrm>
                    <a:prstGeom prst="rect">
                      <a:avLst/>
                    </a:prstGeom>
                    <a:noFill/>
                    <a:ln>
                      <a:noFill/>
                    </a:ln>
                  </pic:spPr>
                </pic:pic>
              </a:graphicData>
            </a:graphic>
          </wp:inline>
        </w:drawing>
      </w:r>
    </w:p>
    <w:p w14:paraId="78F4DD14" w14:textId="36AAB670" w:rsidR="00A80A89" w:rsidRDefault="00A80A89" w:rsidP="00A80A89">
      <w:pPr>
        <w:spacing w:line="480" w:lineRule="auto"/>
        <w:rPr>
          <w:sz w:val="24"/>
          <w:szCs w:val="24"/>
        </w:rPr>
      </w:pPr>
    </w:p>
    <w:p w14:paraId="67B2F3DE" w14:textId="79245316" w:rsidR="00DE5704" w:rsidRPr="00DE5704" w:rsidRDefault="00DE5704" w:rsidP="00311444">
      <w:pPr>
        <w:spacing w:line="480" w:lineRule="auto"/>
        <w:rPr>
          <w:sz w:val="24"/>
          <w:szCs w:val="24"/>
        </w:rPr>
      </w:pPr>
      <w:r>
        <w:rPr>
          <w:sz w:val="24"/>
          <w:szCs w:val="24"/>
        </w:rPr>
        <w:t xml:space="preserve">We find no statistically significant effects of cutting local road tax levies on average wages.  We find no effect for various subsamples, either.  </w:t>
      </w:r>
      <w:r w:rsidR="00195B33">
        <w:rPr>
          <w:sz w:val="24"/>
          <w:szCs w:val="24"/>
        </w:rPr>
        <w:t xml:space="preserve">In contrast, </w:t>
      </w:r>
      <w:proofErr w:type="spellStart"/>
      <w:r w:rsidR="00195B33">
        <w:rPr>
          <w:sz w:val="24"/>
          <w:szCs w:val="24"/>
        </w:rPr>
        <w:t>Chaurey</w:t>
      </w:r>
      <w:proofErr w:type="spellEnd"/>
      <w:r w:rsidR="00195B33">
        <w:rPr>
          <w:sz w:val="24"/>
          <w:szCs w:val="24"/>
        </w:rPr>
        <w:t xml:space="preserve"> and Le (2022) finds increased road funding causes wage gains between 11 and 16%</w:t>
      </w:r>
      <w:r w:rsidR="004918EE">
        <w:rPr>
          <w:sz w:val="24"/>
          <w:szCs w:val="24"/>
        </w:rPr>
        <w:t>; Gibbons, et al. (2019) finds a 10% increase in accessibility leads to 2.5% wage gains in one specification</w:t>
      </w:r>
      <w:r w:rsidR="00195B33">
        <w:rPr>
          <w:sz w:val="24"/>
          <w:szCs w:val="24"/>
        </w:rPr>
        <w:t>.  Our</w:t>
      </w:r>
      <w:r>
        <w:rPr>
          <w:sz w:val="24"/>
          <w:szCs w:val="24"/>
        </w:rPr>
        <w:t xml:space="preserve"> null findings are useful when interpreting the effect of road levy renewal on employment in the next section.</w:t>
      </w:r>
    </w:p>
    <w:p w14:paraId="2322ECCD" w14:textId="27BD6DAA" w:rsidR="00311444" w:rsidRDefault="00311444" w:rsidP="00593E53">
      <w:pPr>
        <w:pStyle w:val="Heading3"/>
        <w:numPr>
          <w:ilvl w:val="1"/>
          <w:numId w:val="1"/>
        </w:numPr>
        <w:pPrChange w:id="46" w:author="Rawat, Saani (rawatsa)" w:date="2025-08-29T11:41:00Z">
          <w:pPr>
            <w:spacing w:line="480" w:lineRule="auto"/>
          </w:pPr>
        </w:pPrChange>
      </w:pPr>
      <w:r>
        <w:t>Renewal Tax Levies and Employment</w:t>
      </w:r>
    </w:p>
    <w:p w14:paraId="46F194DA" w14:textId="52FB47FE" w:rsidR="00311444" w:rsidRDefault="00311444" w:rsidP="00311444">
      <w:pPr>
        <w:spacing w:line="480" w:lineRule="auto"/>
        <w:rPr>
          <w:sz w:val="24"/>
          <w:szCs w:val="24"/>
        </w:rPr>
      </w:pPr>
      <w:r>
        <w:rPr>
          <w:sz w:val="24"/>
          <w:szCs w:val="24"/>
        </w:rPr>
        <w:t>We now turn our attention to the effect of renewing road maintenance taxes on employment.  The results are summarized in Table ??? below.</w:t>
      </w:r>
    </w:p>
    <w:p w14:paraId="08867733" w14:textId="77777777" w:rsidR="00311444" w:rsidRDefault="00311444" w:rsidP="00311444">
      <w:pPr>
        <w:jc w:val="center"/>
        <w:rPr>
          <w:sz w:val="28"/>
          <w:szCs w:val="28"/>
        </w:rPr>
      </w:pPr>
      <w:proofErr w:type="gramStart"/>
      <w:r>
        <w:rPr>
          <w:sz w:val="28"/>
          <w:szCs w:val="28"/>
        </w:rPr>
        <w:t>Table ???</w:t>
      </w:r>
      <w:proofErr w:type="gramEnd"/>
    </w:p>
    <w:p w14:paraId="299787B1" w14:textId="77777777" w:rsidR="00311444" w:rsidRDefault="00311444" w:rsidP="00311444">
      <w:pPr>
        <w:jc w:val="center"/>
      </w:pPr>
      <w:r>
        <w:rPr>
          <w:sz w:val="28"/>
          <w:szCs w:val="28"/>
        </w:rPr>
        <w:t>Effect of Renewing Road Maintenance Taxes on Employment</w:t>
      </w:r>
    </w:p>
    <w:tbl>
      <w:tblPr>
        <w:tblStyle w:val="PlainTable2"/>
        <w:tblW w:w="0" w:type="auto"/>
        <w:tblLook w:val="04A0" w:firstRow="1" w:lastRow="0" w:firstColumn="1" w:lastColumn="0" w:noHBand="0" w:noVBand="1"/>
      </w:tblPr>
      <w:tblGrid>
        <w:gridCol w:w="1870"/>
        <w:gridCol w:w="2090"/>
        <w:gridCol w:w="2430"/>
        <w:gridCol w:w="2250"/>
      </w:tblGrid>
      <w:tr w:rsidR="00DE5704" w14:paraId="7A16C1DC" w14:textId="77777777" w:rsidTr="00737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18E4A3D" w14:textId="77777777" w:rsidR="00DE5704" w:rsidRPr="00EE4017" w:rsidRDefault="00DE5704" w:rsidP="0073733D">
            <w:pPr>
              <w:jc w:val="center"/>
              <w:rPr>
                <w:rFonts w:cstheme="minorHAnsi"/>
                <w:sz w:val="24"/>
                <w:szCs w:val="24"/>
              </w:rPr>
            </w:pPr>
            <w:bookmarkStart w:id="47" w:name="_Hlk203729795"/>
            <w:r w:rsidRPr="00EE4017">
              <w:rPr>
                <w:rFonts w:cstheme="minorHAnsi"/>
                <w:sz w:val="24"/>
                <w:szCs w:val="24"/>
              </w:rPr>
              <w:t>Year</w:t>
            </w:r>
          </w:p>
        </w:tc>
        <w:tc>
          <w:tcPr>
            <w:tcW w:w="2090" w:type="dxa"/>
          </w:tcPr>
          <w:p w14:paraId="7AC2EEFB" w14:textId="77777777" w:rsidR="00DE5704" w:rsidRPr="00EE4017" w:rsidRDefault="00DE5704" w:rsidP="0073733D">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E4017">
              <w:rPr>
                <w:rFonts w:cstheme="minorHAnsi"/>
                <w:sz w:val="24"/>
                <w:szCs w:val="24"/>
              </w:rPr>
              <w:t>Full Sample</w:t>
            </w:r>
          </w:p>
        </w:tc>
        <w:tc>
          <w:tcPr>
            <w:tcW w:w="2430" w:type="dxa"/>
          </w:tcPr>
          <w:p w14:paraId="235717E2" w14:textId="77777777" w:rsidR="00DE5704" w:rsidRDefault="00DE5704" w:rsidP="0073733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EE4017">
              <w:rPr>
                <w:rFonts w:cstheme="minorHAnsi"/>
                <w:sz w:val="24"/>
                <w:szCs w:val="24"/>
              </w:rPr>
              <w:t>&lt; Median Labor Force Participation</w:t>
            </w:r>
          </w:p>
          <w:p w14:paraId="5F3C06F3" w14:textId="77777777" w:rsidR="00DE5704" w:rsidRPr="00EE4017" w:rsidRDefault="00DE5704" w:rsidP="0073733D">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lastRenderedPageBreak/>
              <w:t>with Outliers</w:t>
            </w:r>
          </w:p>
        </w:tc>
        <w:tc>
          <w:tcPr>
            <w:tcW w:w="2250" w:type="dxa"/>
          </w:tcPr>
          <w:p w14:paraId="1CE38DEB" w14:textId="77777777" w:rsidR="00DE5704" w:rsidRDefault="00DE5704" w:rsidP="0073733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EE4017">
              <w:rPr>
                <w:rFonts w:cstheme="minorHAnsi"/>
                <w:sz w:val="24"/>
                <w:szCs w:val="24"/>
              </w:rPr>
              <w:lastRenderedPageBreak/>
              <w:t>&lt; Median Labor Force Participation</w:t>
            </w:r>
          </w:p>
          <w:p w14:paraId="60C82A97" w14:textId="77777777" w:rsidR="00DE5704" w:rsidRPr="00EE4017" w:rsidRDefault="00DE5704" w:rsidP="0073733D">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lastRenderedPageBreak/>
              <w:t>without Outliers</w:t>
            </w:r>
          </w:p>
        </w:tc>
      </w:tr>
      <w:tr w:rsidR="00DE5704" w14:paraId="26CFFF51" w14:textId="77777777" w:rsidTr="00737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6182169" w14:textId="77777777" w:rsidR="00DE5704" w:rsidRPr="00EE4017" w:rsidRDefault="00DE5704" w:rsidP="0073733D">
            <w:pPr>
              <w:jc w:val="center"/>
              <w:rPr>
                <w:rFonts w:cstheme="minorHAnsi"/>
                <w:sz w:val="24"/>
                <w:szCs w:val="24"/>
              </w:rPr>
            </w:pPr>
            <w:r w:rsidRPr="00EE4017">
              <w:rPr>
                <w:rFonts w:cstheme="minorHAnsi"/>
                <w:i/>
                <w:iCs/>
                <w:sz w:val="24"/>
                <w:szCs w:val="24"/>
              </w:rPr>
              <w:lastRenderedPageBreak/>
              <w:t>t</w:t>
            </w:r>
            <w:r w:rsidRPr="00EE4017">
              <w:rPr>
                <w:rFonts w:cstheme="minorHAnsi"/>
                <w:sz w:val="24"/>
                <w:szCs w:val="24"/>
              </w:rPr>
              <w:t>+1</w:t>
            </w:r>
          </w:p>
        </w:tc>
        <w:tc>
          <w:tcPr>
            <w:tcW w:w="2090" w:type="dxa"/>
          </w:tcPr>
          <w:p w14:paraId="76C6A929"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E4017">
              <w:rPr>
                <w:rFonts w:cstheme="minorHAnsi"/>
                <w:sz w:val="24"/>
                <w:szCs w:val="24"/>
              </w:rPr>
              <w:t>400</w:t>
            </w:r>
          </w:p>
          <w:p w14:paraId="3E5478F0"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E4017">
              <w:rPr>
                <w:rFonts w:cstheme="minorHAnsi"/>
                <w:sz w:val="24"/>
                <w:szCs w:val="24"/>
              </w:rPr>
              <w:t>(0.25)</w:t>
            </w:r>
          </w:p>
        </w:tc>
        <w:tc>
          <w:tcPr>
            <w:tcW w:w="2430" w:type="dxa"/>
          </w:tcPr>
          <w:p w14:paraId="49B07085" w14:textId="77777777" w:rsidR="00DE5704"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288</w:t>
            </w:r>
          </w:p>
          <w:p w14:paraId="10D97649"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(0.79)</w:t>
            </w:r>
          </w:p>
        </w:tc>
        <w:tc>
          <w:tcPr>
            <w:tcW w:w="2250" w:type="dxa"/>
          </w:tcPr>
          <w:p w14:paraId="019B8B71" w14:textId="77777777" w:rsidR="00DE5704"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231</w:t>
            </w:r>
          </w:p>
          <w:p w14:paraId="47411503"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(0.51)</w:t>
            </w:r>
          </w:p>
        </w:tc>
      </w:tr>
      <w:tr w:rsidR="00DE5704" w14:paraId="487DA8CE" w14:textId="77777777" w:rsidTr="0073733D">
        <w:tc>
          <w:tcPr>
            <w:cnfStyle w:val="001000000000" w:firstRow="0" w:lastRow="0" w:firstColumn="1" w:lastColumn="0" w:oddVBand="0" w:evenVBand="0" w:oddHBand="0" w:evenHBand="0" w:firstRowFirstColumn="0" w:firstRowLastColumn="0" w:lastRowFirstColumn="0" w:lastRowLastColumn="0"/>
            <w:tcW w:w="1870" w:type="dxa"/>
          </w:tcPr>
          <w:p w14:paraId="14828299" w14:textId="77777777" w:rsidR="00DE5704" w:rsidRPr="00EE4017" w:rsidRDefault="00DE5704"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+2</w:t>
            </w:r>
          </w:p>
        </w:tc>
        <w:tc>
          <w:tcPr>
            <w:tcW w:w="2090" w:type="dxa"/>
          </w:tcPr>
          <w:p w14:paraId="6DD8D596"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E4017">
              <w:rPr>
                <w:rFonts w:cstheme="minorHAnsi"/>
                <w:sz w:val="24"/>
                <w:szCs w:val="24"/>
              </w:rPr>
              <w:t>173</w:t>
            </w:r>
          </w:p>
          <w:p w14:paraId="3286C990"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E4017">
              <w:rPr>
                <w:rFonts w:cstheme="minorHAnsi"/>
                <w:sz w:val="24"/>
                <w:szCs w:val="24"/>
              </w:rPr>
              <w:t>(0.56)</w:t>
            </w:r>
          </w:p>
        </w:tc>
        <w:tc>
          <w:tcPr>
            <w:tcW w:w="2430" w:type="dxa"/>
          </w:tcPr>
          <w:p w14:paraId="77EF6CB4" w14:textId="77777777" w:rsidR="00DE5704"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298</w:t>
            </w:r>
          </w:p>
          <w:p w14:paraId="372A3BF6"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(0.74)</w:t>
            </w:r>
          </w:p>
        </w:tc>
        <w:tc>
          <w:tcPr>
            <w:tcW w:w="2250" w:type="dxa"/>
          </w:tcPr>
          <w:p w14:paraId="6A4B2EE5" w14:textId="77777777" w:rsidR="00DE5704"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389</w:t>
            </w:r>
          </w:p>
          <w:p w14:paraId="615301EC"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(0.18)</w:t>
            </w:r>
          </w:p>
        </w:tc>
      </w:tr>
      <w:tr w:rsidR="00DE5704" w14:paraId="0A451CCF" w14:textId="77777777" w:rsidTr="00737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7C1BA29" w14:textId="77777777" w:rsidR="00DE5704" w:rsidRPr="00EE4017" w:rsidRDefault="00DE5704"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+3</w:t>
            </w:r>
          </w:p>
        </w:tc>
        <w:tc>
          <w:tcPr>
            <w:tcW w:w="2090" w:type="dxa"/>
          </w:tcPr>
          <w:p w14:paraId="7E0F69C4"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E4017">
              <w:rPr>
                <w:rFonts w:cstheme="minorHAnsi"/>
                <w:sz w:val="24"/>
                <w:szCs w:val="24"/>
              </w:rPr>
              <w:t>68</w:t>
            </w:r>
          </w:p>
          <w:p w14:paraId="30599138"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E4017">
              <w:rPr>
                <w:rFonts w:cstheme="minorHAnsi"/>
                <w:sz w:val="24"/>
                <w:szCs w:val="24"/>
              </w:rPr>
              <w:t>(0.83)</w:t>
            </w:r>
          </w:p>
        </w:tc>
        <w:tc>
          <w:tcPr>
            <w:tcW w:w="2430" w:type="dxa"/>
          </w:tcPr>
          <w:p w14:paraId="7724E57C" w14:textId="77777777" w:rsidR="00DE5704"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794</w:t>
            </w:r>
          </w:p>
          <w:p w14:paraId="5D84C593"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(0.04)</w:t>
            </w:r>
          </w:p>
        </w:tc>
        <w:tc>
          <w:tcPr>
            <w:tcW w:w="2250" w:type="dxa"/>
          </w:tcPr>
          <w:p w14:paraId="499C783C" w14:textId="77777777" w:rsidR="00DE5704"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416</w:t>
            </w:r>
          </w:p>
          <w:p w14:paraId="12BD7BDA"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(0.04)</w:t>
            </w:r>
          </w:p>
        </w:tc>
      </w:tr>
      <w:tr w:rsidR="00DE5704" w14:paraId="05A8CFC7" w14:textId="77777777" w:rsidTr="0073733D">
        <w:tc>
          <w:tcPr>
            <w:cnfStyle w:val="001000000000" w:firstRow="0" w:lastRow="0" w:firstColumn="1" w:lastColumn="0" w:oddVBand="0" w:evenVBand="0" w:oddHBand="0" w:evenHBand="0" w:firstRowFirstColumn="0" w:firstRowLastColumn="0" w:lastRowFirstColumn="0" w:lastRowLastColumn="0"/>
            <w:tcW w:w="1870" w:type="dxa"/>
          </w:tcPr>
          <w:p w14:paraId="186EF709" w14:textId="77777777" w:rsidR="00DE5704" w:rsidRPr="00EE4017" w:rsidRDefault="00DE5704"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+4</w:t>
            </w:r>
          </w:p>
        </w:tc>
        <w:tc>
          <w:tcPr>
            <w:tcW w:w="2090" w:type="dxa"/>
          </w:tcPr>
          <w:p w14:paraId="7407D2D5"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E4017">
              <w:rPr>
                <w:rFonts w:cstheme="minorHAnsi"/>
                <w:sz w:val="24"/>
                <w:szCs w:val="24"/>
              </w:rPr>
              <w:t>-24</w:t>
            </w:r>
          </w:p>
          <w:p w14:paraId="6B3028EB"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E4017">
              <w:rPr>
                <w:rFonts w:cstheme="minorHAnsi"/>
                <w:sz w:val="24"/>
                <w:szCs w:val="24"/>
              </w:rPr>
              <w:t>(0.94)</w:t>
            </w:r>
          </w:p>
        </w:tc>
        <w:tc>
          <w:tcPr>
            <w:tcW w:w="2430" w:type="dxa"/>
          </w:tcPr>
          <w:p w14:paraId="319E9CCF" w14:textId="77777777" w:rsidR="00DE5704"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904</w:t>
            </w:r>
          </w:p>
          <w:p w14:paraId="2CF27828"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(0.02)</w:t>
            </w:r>
          </w:p>
        </w:tc>
        <w:tc>
          <w:tcPr>
            <w:tcW w:w="2250" w:type="dxa"/>
          </w:tcPr>
          <w:p w14:paraId="6CF870E4" w14:textId="77777777" w:rsidR="00DE5704"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519</w:t>
            </w:r>
          </w:p>
          <w:p w14:paraId="120FDD48"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(0.02)</w:t>
            </w:r>
          </w:p>
        </w:tc>
      </w:tr>
      <w:tr w:rsidR="00DE5704" w14:paraId="2D5FE3A5" w14:textId="77777777" w:rsidTr="00737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837B6BF" w14:textId="77777777" w:rsidR="00DE5704" w:rsidRPr="00EE4017" w:rsidRDefault="00DE5704"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+5</w:t>
            </w:r>
          </w:p>
        </w:tc>
        <w:tc>
          <w:tcPr>
            <w:tcW w:w="2090" w:type="dxa"/>
          </w:tcPr>
          <w:p w14:paraId="4C6A92BB"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E4017">
              <w:rPr>
                <w:rFonts w:cstheme="minorHAnsi"/>
                <w:sz w:val="24"/>
                <w:szCs w:val="24"/>
              </w:rPr>
              <w:t>-100</w:t>
            </w:r>
          </w:p>
          <w:p w14:paraId="2F8BE581"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E4017">
              <w:rPr>
                <w:rFonts w:cstheme="minorHAnsi"/>
                <w:sz w:val="24"/>
                <w:szCs w:val="24"/>
              </w:rPr>
              <w:t>(0.78)</w:t>
            </w:r>
          </w:p>
        </w:tc>
        <w:tc>
          <w:tcPr>
            <w:tcW w:w="2430" w:type="dxa"/>
          </w:tcPr>
          <w:p w14:paraId="24F049FA" w14:textId="77777777" w:rsidR="00DE5704"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837</w:t>
            </w:r>
          </w:p>
          <w:p w14:paraId="3152B391"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(0.04)</w:t>
            </w:r>
          </w:p>
        </w:tc>
        <w:tc>
          <w:tcPr>
            <w:tcW w:w="2250" w:type="dxa"/>
          </w:tcPr>
          <w:p w14:paraId="4CBFA0E9" w14:textId="77777777" w:rsidR="00DE5704"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464</w:t>
            </w:r>
          </w:p>
          <w:p w14:paraId="6E8CDF50"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(0.04)</w:t>
            </w:r>
          </w:p>
        </w:tc>
      </w:tr>
      <w:tr w:rsidR="00DE5704" w14:paraId="29FF7F3C" w14:textId="77777777" w:rsidTr="0073733D">
        <w:tc>
          <w:tcPr>
            <w:cnfStyle w:val="001000000000" w:firstRow="0" w:lastRow="0" w:firstColumn="1" w:lastColumn="0" w:oddVBand="0" w:evenVBand="0" w:oddHBand="0" w:evenHBand="0" w:firstRowFirstColumn="0" w:firstRowLastColumn="0" w:lastRowFirstColumn="0" w:lastRowLastColumn="0"/>
            <w:tcW w:w="1870" w:type="dxa"/>
          </w:tcPr>
          <w:p w14:paraId="52ACF3DA" w14:textId="77777777" w:rsidR="00DE5704" w:rsidRPr="00EE4017" w:rsidRDefault="00DE5704"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+6</w:t>
            </w:r>
          </w:p>
        </w:tc>
        <w:tc>
          <w:tcPr>
            <w:tcW w:w="2090" w:type="dxa"/>
          </w:tcPr>
          <w:p w14:paraId="5013D3E7"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E4017">
              <w:rPr>
                <w:rFonts w:cstheme="minorHAnsi"/>
                <w:sz w:val="24"/>
                <w:szCs w:val="24"/>
              </w:rPr>
              <w:t>-357</w:t>
            </w:r>
          </w:p>
          <w:p w14:paraId="23B5195D"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E4017">
              <w:rPr>
                <w:rFonts w:cstheme="minorHAnsi"/>
                <w:sz w:val="24"/>
                <w:szCs w:val="24"/>
              </w:rPr>
              <w:t>(0.28)</w:t>
            </w:r>
          </w:p>
        </w:tc>
        <w:tc>
          <w:tcPr>
            <w:tcW w:w="2430" w:type="dxa"/>
          </w:tcPr>
          <w:p w14:paraId="759AD375" w14:textId="77777777" w:rsidR="00DE5704" w:rsidRPr="00DC5DE2"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DC5DE2">
              <w:rPr>
                <w:rFonts w:cstheme="minorHAnsi"/>
                <w:color w:val="FF0000"/>
                <w:sz w:val="24"/>
                <w:szCs w:val="24"/>
              </w:rPr>
              <w:t>729</w:t>
            </w:r>
          </w:p>
          <w:p w14:paraId="4FAF2511" w14:textId="77777777" w:rsidR="00DE5704" w:rsidRPr="00DC5DE2"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DC5DE2">
              <w:rPr>
                <w:rFonts w:cstheme="minorHAnsi"/>
                <w:color w:val="FF0000"/>
                <w:sz w:val="24"/>
                <w:szCs w:val="24"/>
              </w:rPr>
              <w:t>(0.04)</w:t>
            </w:r>
          </w:p>
        </w:tc>
        <w:tc>
          <w:tcPr>
            <w:tcW w:w="2250" w:type="dxa"/>
          </w:tcPr>
          <w:p w14:paraId="0D2DD6DE" w14:textId="77777777" w:rsidR="00DE5704"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601</w:t>
            </w:r>
          </w:p>
          <w:p w14:paraId="3298C662"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(0.01)</w:t>
            </w:r>
          </w:p>
        </w:tc>
      </w:tr>
      <w:tr w:rsidR="00DE5704" w14:paraId="7F829576" w14:textId="77777777" w:rsidTr="00737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9C0EE46" w14:textId="77777777" w:rsidR="00DE5704" w:rsidRPr="00EE4017" w:rsidRDefault="00DE5704"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+7</w:t>
            </w:r>
          </w:p>
        </w:tc>
        <w:tc>
          <w:tcPr>
            <w:tcW w:w="2090" w:type="dxa"/>
          </w:tcPr>
          <w:p w14:paraId="0981C63B"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E4017">
              <w:rPr>
                <w:rFonts w:cstheme="minorHAnsi"/>
                <w:sz w:val="24"/>
                <w:szCs w:val="24"/>
              </w:rPr>
              <w:t>-384</w:t>
            </w:r>
          </w:p>
          <w:p w14:paraId="529E6DE5"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E4017">
              <w:rPr>
                <w:rFonts w:cstheme="minorHAnsi"/>
                <w:sz w:val="24"/>
                <w:szCs w:val="24"/>
              </w:rPr>
              <w:t>(0.21)</w:t>
            </w:r>
          </w:p>
        </w:tc>
        <w:tc>
          <w:tcPr>
            <w:tcW w:w="2430" w:type="dxa"/>
          </w:tcPr>
          <w:p w14:paraId="22EAC754" w14:textId="77777777" w:rsidR="00DE5704" w:rsidRPr="00DC5DE2"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DC5DE2">
              <w:rPr>
                <w:rFonts w:cstheme="minorHAnsi"/>
                <w:color w:val="FF0000"/>
                <w:sz w:val="24"/>
                <w:szCs w:val="24"/>
              </w:rPr>
              <w:t>665</w:t>
            </w:r>
          </w:p>
          <w:p w14:paraId="23EDB2E4" w14:textId="77777777" w:rsidR="00DE5704" w:rsidRPr="00DC5DE2"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DC5DE2">
              <w:rPr>
                <w:rFonts w:cstheme="minorHAnsi"/>
                <w:color w:val="FF0000"/>
                <w:sz w:val="24"/>
                <w:szCs w:val="24"/>
              </w:rPr>
              <w:t>(0.03)</w:t>
            </w:r>
          </w:p>
        </w:tc>
        <w:tc>
          <w:tcPr>
            <w:tcW w:w="2250" w:type="dxa"/>
          </w:tcPr>
          <w:p w14:paraId="70F49257" w14:textId="77777777" w:rsidR="00DE5704"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530</w:t>
            </w:r>
          </w:p>
          <w:p w14:paraId="719F18AD"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(0.01)</w:t>
            </w:r>
          </w:p>
        </w:tc>
      </w:tr>
      <w:tr w:rsidR="00DE5704" w14:paraId="49A640BB" w14:textId="77777777" w:rsidTr="0073733D">
        <w:tc>
          <w:tcPr>
            <w:cnfStyle w:val="001000000000" w:firstRow="0" w:lastRow="0" w:firstColumn="1" w:lastColumn="0" w:oddVBand="0" w:evenVBand="0" w:oddHBand="0" w:evenHBand="0" w:firstRowFirstColumn="0" w:firstRowLastColumn="0" w:lastRowFirstColumn="0" w:lastRowLastColumn="0"/>
            <w:tcW w:w="1870" w:type="dxa"/>
          </w:tcPr>
          <w:p w14:paraId="4FACD05E" w14:textId="77777777" w:rsidR="00DE5704" w:rsidRPr="00EE4017" w:rsidRDefault="00DE5704"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+8</w:t>
            </w:r>
          </w:p>
        </w:tc>
        <w:tc>
          <w:tcPr>
            <w:tcW w:w="2090" w:type="dxa"/>
          </w:tcPr>
          <w:p w14:paraId="33C293C5"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E4017">
              <w:rPr>
                <w:rFonts w:cstheme="minorHAnsi"/>
                <w:sz w:val="24"/>
                <w:szCs w:val="24"/>
              </w:rPr>
              <w:t>-281</w:t>
            </w:r>
          </w:p>
          <w:p w14:paraId="4AABBC71"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E4017">
              <w:rPr>
                <w:rFonts w:cstheme="minorHAnsi"/>
                <w:sz w:val="24"/>
                <w:szCs w:val="24"/>
              </w:rPr>
              <w:t>(0.37)</w:t>
            </w:r>
          </w:p>
        </w:tc>
        <w:tc>
          <w:tcPr>
            <w:tcW w:w="2430" w:type="dxa"/>
          </w:tcPr>
          <w:p w14:paraId="396906A7" w14:textId="77777777" w:rsidR="00DE5704" w:rsidRPr="00DC5DE2"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DC5DE2">
              <w:rPr>
                <w:rFonts w:cstheme="minorHAnsi"/>
                <w:color w:val="FF0000"/>
                <w:sz w:val="24"/>
                <w:szCs w:val="24"/>
              </w:rPr>
              <w:t>578</w:t>
            </w:r>
          </w:p>
          <w:p w14:paraId="0D311913" w14:textId="77777777" w:rsidR="00DE5704" w:rsidRPr="00DC5DE2"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DC5DE2">
              <w:rPr>
                <w:rFonts w:cstheme="minorHAnsi"/>
                <w:color w:val="FF0000"/>
                <w:sz w:val="24"/>
                <w:szCs w:val="24"/>
              </w:rPr>
              <w:t>(0.05)</w:t>
            </w:r>
          </w:p>
        </w:tc>
        <w:tc>
          <w:tcPr>
            <w:tcW w:w="2250" w:type="dxa"/>
          </w:tcPr>
          <w:p w14:paraId="2F9BB0AA" w14:textId="77777777" w:rsidR="00DE5704"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390</w:t>
            </w:r>
          </w:p>
          <w:p w14:paraId="02D53D88"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(0.05)</w:t>
            </w:r>
          </w:p>
        </w:tc>
      </w:tr>
      <w:tr w:rsidR="00DE5704" w14:paraId="1D0CEB4C" w14:textId="77777777" w:rsidTr="00737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A0E13DD" w14:textId="77777777" w:rsidR="00DE5704" w:rsidRPr="00EE4017" w:rsidRDefault="00DE5704"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+9</w:t>
            </w:r>
          </w:p>
        </w:tc>
        <w:tc>
          <w:tcPr>
            <w:tcW w:w="2090" w:type="dxa"/>
          </w:tcPr>
          <w:p w14:paraId="591CCC2B"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E4017">
              <w:rPr>
                <w:rFonts w:cstheme="minorHAnsi"/>
                <w:sz w:val="24"/>
                <w:szCs w:val="24"/>
              </w:rPr>
              <w:t>-237</w:t>
            </w:r>
          </w:p>
          <w:p w14:paraId="40D16104"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E4017">
              <w:rPr>
                <w:rFonts w:cstheme="minorHAnsi"/>
                <w:sz w:val="24"/>
                <w:szCs w:val="24"/>
              </w:rPr>
              <w:t>(0.50)</w:t>
            </w:r>
          </w:p>
        </w:tc>
        <w:tc>
          <w:tcPr>
            <w:tcW w:w="2430" w:type="dxa"/>
          </w:tcPr>
          <w:p w14:paraId="3B83B6A9" w14:textId="77777777" w:rsidR="00DE5704" w:rsidRPr="00DC5DE2"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DC5DE2">
              <w:rPr>
                <w:rFonts w:cstheme="minorHAnsi"/>
                <w:color w:val="FF0000"/>
                <w:sz w:val="24"/>
                <w:szCs w:val="24"/>
              </w:rPr>
              <w:t>613</w:t>
            </w:r>
          </w:p>
          <w:p w14:paraId="470353ED" w14:textId="77777777" w:rsidR="00DE5704" w:rsidRPr="00DC5DE2"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DC5DE2">
              <w:rPr>
                <w:rFonts w:cstheme="minorHAnsi"/>
                <w:color w:val="FF0000"/>
                <w:sz w:val="24"/>
                <w:szCs w:val="24"/>
              </w:rPr>
              <w:t>(0.04)</w:t>
            </w:r>
          </w:p>
        </w:tc>
        <w:tc>
          <w:tcPr>
            <w:tcW w:w="2250" w:type="dxa"/>
          </w:tcPr>
          <w:p w14:paraId="65B77F77" w14:textId="77777777" w:rsidR="00DE5704" w:rsidRPr="00DC5DE2"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C5DE2">
              <w:rPr>
                <w:rFonts w:cstheme="minorHAnsi"/>
                <w:sz w:val="24"/>
                <w:szCs w:val="24"/>
              </w:rPr>
              <w:t>331</w:t>
            </w:r>
          </w:p>
          <w:p w14:paraId="4BA1E64D" w14:textId="77777777" w:rsidR="00DE5704" w:rsidRPr="00DC5DE2"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C5DE2">
              <w:rPr>
                <w:rFonts w:cstheme="minorHAnsi"/>
                <w:sz w:val="24"/>
                <w:szCs w:val="24"/>
              </w:rPr>
              <w:t>(0.15)</w:t>
            </w:r>
          </w:p>
        </w:tc>
      </w:tr>
      <w:tr w:rsidR="00DE5704" w14:paraId="073AA9B8" w14:textId="77777777" w:rsidTr="0073733D">
        <w:tc>
          <w:tcPr>
            <w:cnfStyle w:val="001000000000" w:firstRow="0" w:lastRow="0" w:firstColumn="1" w:lastColumn="0" w:oddVBand="0" w:evenVBand="0" w:oddHBand="0" w:evenHBand="0" w:firstRowFirstColumn="0" w:firstRowLastColumn="0" w:lastRowFirstColumn="0" w:lastRowLastColumn="0"/>
            <w:tcW w:w="1870" w:type="dxa"/>
          </w:tcPr>
          <w:p w14:paraId="13AB757D" w14:textId="77777777" w:rsidR="00DE5704" w:rsidRPr="00EE4017" w:rsidRDefault="00DE5704"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+10</w:t>
            </w:r>
          </w:p>
        </w:tc>
        <w:tc>
          <w:tcPr>
            <w:tcW w:w="2090" w:type="dxa"/>
          </w:tcPr>
          <w:p w14:paraId="33C6FCB3"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E4017">
              <w:rPr>
                <w:rFonts w:cstheme="minorHAnsi"/>
                <w:sz w:val="24"/>
                <w:szCs w:val="24"/>
              </w:rPr>
              <w:t>-406</w:t>
            </w:r>
          </w:p>
          <w:p w14:paraId="73D93305"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E4017">
              <w:rPr>
                <w:rFonts w:cstheme="minorHAnsi"/>
                <w:sz w:val="24"/>
                <w:szCs w:val="24"/>
              </w:rPr>
              <w:t>(0.28)</w:t>
            </w:r>
          </w:p>
        </w:tc>
        <w:tc>
          <w:tcPr>
            <w:tcW w:w="2430" w:type="dxa"/>
          </w:tcPr>
          <w:p w14:paraId="6E873868" w14:textId="77777777" w:rsidR="00DE5704" w:rsidRPr="00DC5DE2"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DC5DE2">
              <w:rPr>
                <w:rFonts w:cstheme="minorHAnsi"/>
                <w:color w:val="FF0000"/>
                <w:sz w:val="24"/>
                <w:szCs w:val="24"/>
              </w:rPr>
              <w:t>675</w:t>
            </w:r>
          </w:p>
          <w:p w14:paraId="548BD5B5" w14:textId="77777777" w:rsidR="00DE5704" w:rsidRPr="00DC5DE2"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DC5DE2">
              <w:rPr>
                <w:rFonts w:cstheme="minorHAnsi"/>
                <w:color w:val="FF0000"/>
                <w:sz w:val="24"/>
                <w:szCs w:val="24"/>
              </w:rPr>
              <w:t>(0.04)</w:t>
            </w:r>
          </w:p>
        </w:tc>
        <w:tc>
          <w:tcPr>
            <w:tcW w:w="2250" w:type="dxa"/>
          </w:tcPr>
          <w:p w14:paraId="13925833" w14:textId="77777777" w:rsidR="00DE5704" w:rsidRPr="00DC5DE2"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C5DE2">
              <w:rPr>
                <w:rFonts w:cstheme="minorHAnsi"/>
                <w:sz w:val="24"/>
                <w:szCs w:val="24"/>
              </w:rPr>
              <w:t>357</w:t>
            </w:r>
          </w:p>
          <w:p w14:paraId="704E4F07" w14:textId="77777777" w:rsidR="00DE5704" w:rsidRPr="00DC5DE2"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C5DE2">
              <w:rPr>
                <w:rFonts w:cstheme="minorHAnsi"/>
                <w:sz w:val="24"/>
                <w:szCs w:val="24"/>
              </w:rPr>
              <w:t>(0.17)</w:t>
            </w:r>
          </w:p>
        </w:tc>
      </w:tr>
      <w:tr w:rsidR="00DE5704" w14:paraId="64FE4457" w14:textId="77777777" w:rsidTr="00737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08DBA27" w14:textId="77777777" w:rsidR="00DE5704" w:rsidRPr="00EE4017" w:rsidRDefault="00DE5704"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-1</w:t>
            </w:r>
          </w:p>
        </w:tc>
        <w:tc>
          <w:tcPr>
            <w:tcW w:w="2090" w:type="dxa"/>
          </w:tcPr>
          <w:p w14:paraId="082B60DC"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E4017">
              <w:rPr>
                <w:rFonts w:cstheme="minorHAnsi"/>
                <w:sz w:val="24"/>
                <w:szCs w:val="24"/>
              </w:rPr>
              <w:t>429</w:t>
            </w:r>
          </w:p>
          <w:p w14:paraId="032F809D"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E4017">
              <w:rPr>
                <w:rFonts w:cstheme="minorHAnsi"/>
                <w:sz w:val="24"/>
                <w:szCs w:val="24"/>
              </w:rPr>
              <w:t>(0.25)</w:t>
            </w:r>
          </w:p>
        </w:tc>
        <w:tc>
          <w:tcPr>
            <w:tcW w:w="2430" w:type="dxa"/>
          </w:tcPr>
          <w:p w14:paraId="5065AC59" w14:textId="77777777" w:rsidR="00DE5704"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51</w:t>
            </w:r>
          </w:p>
          <w:p w14:paraId="6791BDB4"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(0.97)</w:t>
            </w:r>
          </w:p>
        </w:tc>
        <w:tc>
          <w:tcPr>
            <w:tcW w:w="2250" w:type="dxa"/>
          </w:tcPr>
          <w:p w14:paraId="5D279E65" w14:textId="77777777" w:rsidR="00DE5704"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80</w:t>
            </w:r>
          </w:p>
          <w:p w14:paraId="53F47A22" w14:textId="77777777" w:rsidR="00DE5704" w:rsidRPr="00DC5DE2"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(0.86)</w:t>
            </w:r>
          </w:p>
        </w:tc>
      </w:tr>
      <w:tr w:rsidR="00DE5704" w14:paraId="538C1B0A" w14:textId="77777777" w:rsidTr="0073733D">
        <w:tc>
          <w:tcPr>
            <w:cnfStyle w:val="001000000000" w:firstRow="0" w:lastRow="0" w:firstColumn="1" w:lastColumn="0" w:oddVBand="0" w:evenVBand="0" w:oddHBand="0" w:evenHBand="0" w:firstRowFirstColumn="0" w:firstRowLastColumn="0" w:lastRowFirstColumn="0" w:lastRowLastColumn="0"/>
            <w:tcW w:w="1870" w:type="dxa"/>
          </w:tcPr>
          <w:p w14:paraId="09909D38" w14:textId="77777777" w:rsidR="00DE5704" w:rsidRPr="00EE4017" w:rsidRDefault="00DE5704"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-2</w:t>
            </w:r>
          </w:p>
        </w:tc>
        <w:tc>
          <w:tcPr>
            <w:tcW w:w="2090" w:type="dxa"/>
          </w:tcPr>
          <w:p w14:paraId="0BEC1822"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E4017">
              <w:rPr>
                <w:rFonts w:cstheme="minorHAnsi"/>
                <w:sz w:val="24"/>
                <w:szCs w:val="24"/>
              </w:rPr>
              <w:t>449</w:t>
            </w:r>
          </w:p>
          <w:p w14:paraId="7B6678F6"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E4017">
              <w:rPr>
                <w:rFonts w:cstheme="minorHAnsi"/>
                <w:sz w:val="24"/>
                <w:szCs w:val="24"/>
              </w:rPr>
              <w:t>(0.26)</w:t>
            </w:r>
          </w:p>
        </w:tc>
        <w:tc>
          <w:tcPr>
            <w:tcW w:w="2430" w:type="dxa"/>
          </w:tcPr>
          <w:p w14:paraId="253B6071" w14:textId="77777777" w:rsidR="00DE5704"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144</w:t>
            </w:r>
          </w:p>
          <w:p w14:paraId="71EF9841" w14:textId="77777777" w:rsidR="00DE5704" w:rsidRPr="00EE4017"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(0.80)</w:t>
            </w:r>
          </w:p>
        </w:tc>
        <w:tc>
          <w:tcPr>
            <w:tcW w:w="2250" w:type="dxa"/>
          </w:tcPr>
          <w:p w14:paraId="0FB0E137" w14:textId="77777777" w:rsidR="00DE5704"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125</w:t>
            </w:r>
          </w:p>
          <w:p w14:paraId="0FBCA82A" w14:textId="77777777" w:rsidR="00DE5704" w:rsidRPr="00DC5DE2" w:rsidRDefault="00DE5704"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(0.74)</w:t>
            </w:r>
          </w:p>
        </w:tc>
      </w:tr>
      <w:tr w:rsidR="00DE5704" w14:paraId="047CE3E0" w14:textId="77777777" w:rsidTr="00737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0F628EC" w14:textId="77777777" w:rsidR="00DE5704" w:rsidRPr="00EE4017" w:rsidRDefault="00DE5704"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-3</w:t>
            </w:r>
          </w:p>
        </w:tc>
        <w:tc>
          <w:tcPr>
            <w:tcW w:w="2090" w:type="dxa"/>
          </w:tcPr>
          <w:p w14:paraId="3E8CBADA"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E4017">
              <w:rPr>
                <w:rFonts w:cstheme="minorHAnsi"/>
                <w:sz w:val="24"/>
                <w:szCs w:val="24"/>
              </w:rPr>
              <w:t>489</w:t>
            </w:r>
          </w:p>
          <w:p w14:paraId="37E92439"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E4017">
              <w:rPr>
                <w:rFonts w:cstheme="minorHAnsi"/>
                <w:sz w:val="24"/>
                <w:szCs w:val="24"/>
              </w:rPr>
              <w:t>(0.27)</w:t>
            </w:r>
          </w:p>
        </w:tc>
        <w:tc>
          <w:tcPr>
            <w:tcW w:w="2430" w:type="dxa"/>
          </w:tcPr>
          <w:p w14:paraId="061F6F2F" w14:textId="77777777" w:rsidR="00DE5704"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672</w:t>
            </w:r>
          </w:p>
          <w:p w14:paraId="7EF914B2" w14:textId="77777777" w:rsidR="00DE5704" w:rsidRPr="00EE4017"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(0.29)</w:t>
            </w:r>
          </w:p>
        </w:tc>
        <w:tc>
          <w:tcPr>
            <w:tcW w:w="2250" w:type="dxa"/>
          </w:tcPr>
          <w:p w14:paraId="349BDA77" w14:textId="77777777" w:rsidR="00DE5704"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449</w:t>
            </w:r>
          </w:p>
          <w:p w14:paraId="5A18CCFD" w14:textId="77777777" w:rsidR="00DE5704" w:rsidRPr="00DC5DE2" w:rsidRDefault="00DE5704"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(0.31)</w:t>
            </w:r>
          </w:p>
        </w:tc>
      </w:tr>
      <w:tr w:rsidR="00DE5704" w14:paraId="6E71BA9C" w14:textId="77777777" w:rsidTr="0073733D">
        <w:tc>
          <w:tcPr>
            <w:cnfStyle w:val="001000000000" w:firstRow="0" w:lastRow="0" w:firstColumn="1" w:lastColumn="0" w:oddVBand="0" w:evenVBand="0" w:oddHBand="0" w:evenHBand="0" w:firstRowFirstColumn="0" w:firstRowLastColumn="0" w:lastRowFirstColumn="0" w:lastRowLastColumn="0"/>
            <w:tcW w:w="8640" w:type="dxa"/>
            <w:gridSpan w:val="4"/>
          </w:tcPr>
          <w:p w14:paraId="463EB34F" w14:textId="77777777" w:rsidR="00DE5704" w:rsidRPr="00DC5DE2" w:rsidRDefault="00DE5704" w:rsidP="0073733D">
            <w:pPr>
              <w:rPr>
                <w:rFonts w:cstheme="minorHAnsi"/>
                <w:b w:val="0"/>
                <w:bCs w:val="0"/>
                <w:sz w:val="24"/>
                <w:szCs w:val="24"/>
              </w:rPr>
            </w:pPr>
            <w:r>
              <w:rPr>
                <w:rFonts w:cstheme="minorHAnsi"/>
                <w:b w:val="0"/>
                <w:bCs w:val="0"/>
                <w:sz w:val="24"/>
                <w:szCs w:val="24"/>
              </w:rPr>
              <w:t xml:space="preserve">Notes:  Treatment effect estimates shown with </w:t>
            </w:r>
            <w:r>
              <w:rPr>
                <w:rFonts w:cstheme="minorHAnsi"/>
                <w:b w:val="0"/>
                <w:bCs w:val="0"/>
                <w:i/>
                <w:iCs/>
                <w:sz w:val="24"/>
                <w:szCs w:val="24"/>
              </w:rPr>
              <w:t>p</w:t>
            </w:r>
            <w:r>
              <w:rPr>
                <w:rFonts w:cstheme="minorHAnsi"/>
                <w:b w:val="0"/>
                <w:bCs w:val="0"/>
                <w:sz w:val="24"/>
                <w:szCs w:val="24"/>
              </w:rPr>
              <w:t>-values in parentheses below.  As an example of interpretation, the treatment effect of 400 for the full sample would mean that, the year after the vote, cities that renew road tax levies experience 400 extra workers than cities that vote to cut road taxes, if it were significant. Number of observations ranges from 1,305 to 1,376 for the full sample; from 630 to 834 for the sample with labor force participation rates below the median of 0.66 with outliers; and from 568 to 756 for the below-median labor force participation rate sample with 5% outliers in employment removed.  Covariates drawn from those in Table ???.</w:t>
            </w:r>
          </w:p>
        </w:tc>
      </w:tr>
      <w:bookmarkEnd w:id="47"/>
    </w:tbl>
    <w:p w14:paraId="07AE412B" w14:textId="77777777" w:rsidR="00311444" w:rsidRDefault="00311444" w:rsidP="00311444"/>
    <w:p w14:paraId="0D05AB86" w14:textId="65754081" w:rsidR="00311444" w:rsidRDefault="00311444" w:rsidP="00311444">
      <w:pPr>
        <w:spacing w:line="480" w:lineRule="auto"/>
        <w:rPr>
          <w:sz w:val="24"/>
          <w:szCs w:val="24"/>
        </w:rPr>
      </w:pPr>
      <w:r>
        <w:rPr>
          <w:sz w:val="24"/>
          <w:szCs w:val="24"/>
        </w:rPr>
        <w:t>Consistent with the wage finding, there is no statistically significant treatment effect of renewing road maintenance taxes on employment for the full sample of cities.  When we split the sample, we do see an effect.</w:t>
      </w:r>
    </w:p>
    <w:p w14:paraId="5E387AEA" w14:textId="3B8AE05E" w:rsidR="00311444" w:rsidRDefault="00311444" w:rsidP="00311444">
      <w:pPr>
        <w:spacing w:line="480" w:lineRule="auto"/>
        <w:rPr>
          <w:sz w:val="24"/>
          <w:szCs w:val="24"/>
        </w:rPr>
      </w:pPr>
      <w:r>
        <w:rPr>
          <w:sz w:val="24"/>
          <w:szCs w:val="24"/>
        </w:rPr>
        <w:tab/>
        <w:t xml:space="preserve">Our first experiment is to split the sample by median labor force participation rate, a measure of a city's economic health.  While we find no significance in healthy cities by this measure, Table ??? shows an </w:t>
      </w:r>
      <w:r>
        <w:rPr>
          <w:sz w:val="24"/>
          <w:szCs w:val="24"/>
        </w:rPr>
        <w:lastRenderedPageBreak/>
        <w:t xml:space="preserve">effect for cities with a below-median labor force participation rate.  </w:t>
      </w:r>
      <w:r w:rsidR="00DE5704">
        <w:rPr>
          <w:sz w:val="24"/>
          <w:szCs w:val="24"/>
        </w:rPr>
        <w:t>T</w:t>
      </w:r>
      <w:r>
        <w:rPr>
          <w:sz w:val="24"/>
          <w:szCs w:val="24"/>
        </w:rPr>
        <w:t xml:space="preserve">he effect becomes </w:t>
      </w:r>
      <w:r w:rsidR="00DE5704">
        <w:rPr>
          <w:sz w:val="24"/>
          <w:szCs w:val="24"/>
        </w:rPr>
        <w:t xml:space="preserve">statistically </w:t>
      </w:r>
      <w:r>
        <w:rPr>
          <w:sz w:val="24"/>
          <w:szCs w:val="24"/>
        </w:rPr>
        <w:t xml:space="preserve">evident three years after the vote.  In this case, starting three years after the vote, we find cities with low labor force participation that renew road maintenance spending </w:t>
      </w:r>
      <w:r w:rsidR="00DE5704">
        <w:rPr>
          <w:sz w:val="24"/>
          <w:szCs w:val="24"/>
        </w:rPr>
        <w:t>increase</w:t>
      </w:r>
      <w:r>
        <w:rPr>
          <w:sz w:val="24"/>
          <w:szCs w:val="24"/>
        </w:rPr>
        <w:t xml:space="preserve"> employment </w:t>
      </w:r>
      <w:r w:rsidR="00DE5704">
        <w:rPr>
          <w:sz w:val="24"/>
          <w:szCs w:val="24"/>
        </w:rPr>
        <w:t>relative to</w:t>
      </w:r>
      <w:r>
        <w:rPr>
          <w:sz w:val="24"/>
          <w:szCs w:val="24"/>
        </w:rPr>
        <w:t xml:space="preserve"> cities with low labor force participation that cut road maintenance spending.  </w:t>
      </w:r>
      <w:r w:rsidR="001E64CF">
        <w:rPr>
          <w:sz w:val="24"/>
          <w:szCs w:val="24"/>
        </w:rPr>
        <w:t xml:space="preserve">The treatment effect of </w:t>
      </w:r>
      <w:r w:rsidR="00DE5704">
        <w:rPr>
          <w:sz w:val="24"/>
          <w:szCs w:val="24"/>
        </w:rPr>
        <w:t>794</w:t>
      </w:r>
      <w:r w:rsidR="00A17B86">
        <w:rPr>
          <w:sz w:val="24"/>
          <w:szCs w:val="24"/>
        </w:rPr>
        <w:t xml:space="preserve"> in year </w:t>
      </w:r>
      <w:r w:rsidR="00A17B86" w:rsidRPr="00A17B86">
        <w:rPr>
          <w:i/>
          <w:iCs/>
          <w:sz w:val="24"/>
          <w:szCs w:val="24"/>
        </w:rPr>
        <w:t>t</w:t>
      </w:r>
      <w:r w:rsidR="00A17B86">
        <w:rPr>
          <w:sz w:val="24"/>
          <w:szCs w:val="24"/>
        </w:rPr>
        <w:t>+</w:t>
      </w:r>
      <w:r w:rsidR="00DE5704">
        <w:rPr>
          <w:sz w:val="24"/>
          <w:szCs w:val="24"/>
        </w:rPr>
        <w:t>3</w:t>
      </w:r>
      <w:r w:rsidR="001E64CF">
        <w:rPr>
          <w:sz w:val="24"/>
          <w:szCs w:val="24"/>
        </w:rPr>
        <w:t xml:space="preserve"> </w:t>
      </w:r>
      <w:r w:rsidR="00A17B86">
        <w:rPr>
          <w:sz w:val="24"/>
          <w:szCs w:val="24"/>
        </w:rPr>
        <w:t>indicates a</w:t>
      </w:r>
      <w:r w:rsidR="00DE5704">
        <w:rPr>
          <w:sz w:val="24"/>
          <w:szCs w:val="24"/>
        </w:rPr>
        <w:t xml:space="preserve"> whopping 47% higher growth in </w:t>
      </w:r>
      <w:r w:rsidR="00A17B86">
        <w:rPr>
          <w:sz w:val="24"/>
          <w:szCs w:val="24"/>
        </w:rPr>
        <w:t>employment</w:t>
      </w:r>
      <w:r w:rsidR="00904090">
        <w:rPr>
          <w:sz w:val="24"/>
          <w:szCs w:val="24"/>
        </w:rPr>
        <w:t xml:space="preserve">.  The higher growth rate persists through all ten post-vote years that we test.  Even in year </w:t>
      </w:r>
      <w:r w:rsidR="00904090" w:rsidRPr="00904090">
        <w:rPr>
          <w:i/>
          <w:iCs/>
          <w:sz w:val="24"/>
          <w:szCs w:val="24"/>
        </w:rPr>
        <w:t>t</w:t>
      </w:r>
      <w:r w:rsidR="00904090">
        <w:rPr>
          <w:sz w:val="24"/>
          <w:szCs w:val="24"/>
        </w:rPr>
        <w:t xml:space="preserve">+10 the </w:t>
      </w:r>
      <w:proofErr w:type="gramStart"/>
      <w:r w:rsidR="00904090">
        <w:rPr>
          <w:sz w:val="24"/>
          <w:szCs w:val="24"/>
        </w:rPr>
        <w:t>675 treatment</w:t>
      </w:r>
      <w:proofErr w:type="gramEnd"/>
      <w:r w:rsidR="00904090">
        <w:rPr>
          <w:sz w:val="24"/>
          <w:szCs w:val="24"/>
        </w:rPr>
        <w:t xml:space="preserve"> effect means that renewing road taxes causes a four percentage point higher employment growth than tax cutting cities annualized over the 10 year period.  </w:t>
      </w:r>
    </w:p>
    <w:p w14:paraId="59CE4F63" w14:textId="6AF9E317" w:rsidR="00904090" w:rsidRDefault="00904090" w:rsidP="00311444">
      <w:pPr>
        <w:spacing w:line="480" w:lineRule="auto"/>
        <w:rPr>
          <w:color w:val="FF0000"/>
          <w:sz w:val="24"/>
          <w:szCs w:val="24"/>
        </w:rPr>
      </w:pPr>
      <w:r>
        <w:rPr>
          <w:sz w:val="24"/>
          <w:szCs w:val="24"/>
        </w:rPr>
        <w:tab/>
        <w:t xml:space="preserve">The large treatment effect makes us suspect the presence of outliers.  Trimming the top and bottom 5% (but not 1%) of employment reduces the magnitude of the treatment effect estimates, as shown in the last column of </w:t>
      </w:r>
      <w:proofErr w:type="gramStart"/>
      <w:r>
        <w:rPr>
          <w:sz w:val="24"/>
          <w:szCs w:val="24"/>
        </w:rPr>
        <w:t>Table ?</w:t>
      </w:r>
      <w:proofErr w:type="gramEnd"/>
      <w:r>
        <w:rPr>
          <w:sz w:val="24"/>
          <w:szCs w:val="24"/>
        </w:rPr>
        <w:t xml:space="preserve">??.  Now the </w:t>
      </w:r>
      <w:r w:rsidRPr="00904090">
        <w:rPr>
          <w:i/>
          <w:iCs/>
          <w:sz w:val="24"/>
          <w:szCs w:val="24"/>
        </w:rPr>
        <w:t>t</w:t>
      </w:r>
      <w:r>
        <w:rPr>
          <w:sz w:val="24"/>
          <w:szCs w:val="24"/>
        </w:rPr>
        <w:t xml:space="preserve">+3 estimate of 416 suggests </w:t>
      </w:r>
      <w:proofErr w:type="gramStart"/>
      <w:r>
        <w:rPr>
          <w:sz w:val="24"/>
          <w:szCs w:val="24"/>
        </w:rPr>
        <w:t>a 24% higher employment three years</w:t>
      </w:r>
      <w:proofErr w:type="gramEnd"/>
      <w:r>
        <w:rPr>
          <w:sz w:val="24"/>
          <w:szCs w:val="24"/>
        </w:rPr>
        <w:t xml:space="preserve"> after the </w:t>
      </w:r>
      <w:r w:rsidR="007B4809">
        <w:rPr>
          <w:sz w:val="24"/>
          <w:szCs w:val="24"/>
        </w:rPr>
        <w:t xml:space="preserve">tax renewal, relative to the set of cities that votes to cut road funding.  [insert studies that show large treatment effect but note that probably no one has looked at this subsample]. </w:t>
      </w:r>
    </w:p>
    <w:p w14:paraId="4DD5195D" w14:textId="77777777" w:rsidR="007B4809" w:rsidRDefault="00281A62" w:rsidP="00311444">
      <w:pPr>
        <w:spacing w:line="480" w:lineRule="auto"/>
        <w:rPr>
          <w:sz w:val="24"/>
          <w:szCs w:val="24"/>
        </w:rPr>
      </w:pPr>
      <w:r>
        <w:rPr>
          <w:color w:val="FF0000"/>
          <w:sz w:val="24"/>
          <w:szCs w:val="24"/>
        </w:rPr>
        <w:tab/>
      </w:r>
      <w:r>
        <w:rPr>
          <w:sz w:val="24"/>
          <w:szCs w:val="24"/>
        </w:rPr>
        <w:t xml:space="preserve">Our next experiment that bears fruit comes from splitting the sample by age.  Specifically, we split the sample by the median proportion of youngest residents:  those less than five years of age.  Age 5 is when </w:t>
      </w:r>
      <w:r w:rsidR="006343AD">
        <w:rPr>
          <w:sz w:val="24"/>
          <w:szCs w:val="24"/>
        </w:rPr>
        <w:t>almost all</w:t>
      </w:r>
      <w:r>
        <w:rPr>
          <w:sz w:val="24"/>
          <w:szCs w:val="24"/>
        </w:rPr>
        <w:t xml:space="preserve"> U.S. states </w:t>
      </w:r>
      <w:r w:rsidR="006343AD">
        <w:rPr>
          <w:sz w:val="24"/>
          <w:szCs w:val="24"/>
        </w:rPr>
        <w:t xml:space="preserve">offer </w:t>
      </w:r>
      <w:r>
        <w:rPr>
          <w:sz w:val="24"/>
          <w:szCs w:val="24"/>
        </w:rPr>
        <w:t xml:space="preserve">kindergarten, so those aged 0 to 4 will attend preschool or stay at home with a caregiver.  </w:t>
      </w:r>
    </w:p>
    <w:p w14:paraId="0287484E" w14:textId="583EC0F3" w:rsidR="007B4809" w:rsidRDefault="007B4809" w:rsidP="007B4809">
      <w:pPr>
        <w:jc w:val="center"/>
        <w:rPr>
          <w:sz w:val="28"/>
          <w:szCs w:val="28"/>
        </w:rPr>
      </w:pPr>
      <w:proofErr w:type="gramStart"/>
      <w:r>
        <w:rPr>
          <w:sz w:val="28"/>
          <w:szCs w:val="28"/>
        </w:rPr>
        <w:t>Table ???</w:t>
      </w:r>
      <w:proofErr w:type="gramEnd"/>
    </w:p>
    <w:p w14:paraId="62E79183" w14:textId="68C62BA6" w:rsidR="007B4809" w:rsidRDefault="007B4809" w:rsidP="007B4809">
      <w:pPr>
        <w:jc w:val="center"/>
        <w:rPr>
          <w:sz w:val="28"/>
          <w:szCs w:val="28"/>
        </w:rPr>
      </w:pPr>
      <w:r>
        <w:rPr>
          <w:sz w:val="28"/>
          <w:szCs w:val="28"/>
        </w:rPr>
        <w:t>Effect of Renewing Road Maintenance Taxes on Employment</w:t>
      </w:r>
    </w:p>
    <w:tbl>
      <w:tblPr>
        <w:tblStyle w:val="PlainTable2"/>
        <w:tblW w:w="0" w:type="auto"/>
        <w:tblLook w:val="04A0" w:firstRow="1" w:lastRow="0" w:firstColumn="1" w:lastColumn="0" w:noHBand="0" w:noVBand="1"/>
      </w:tblPr>
      <w:tblGrid>
        <w:gridCol w:w="1539"/>
        <w:gridCol w:w="1778"/>
        <w:gridCol w:w="1903"/>
        <w:gridCol w:w="2096"/>
        <w:gridCol w:w="2044"/>
      </w:tblGrid>
      <w:tr w:rsidR="007B4809" w14:paraId="7986A175" w14:textId="77777777" w:rsidTr="00737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5EF6E596" w14:textId="77777777" w:rsidR="007B4809" w:rsidRPr="00EE4017" w:rsidRDefault="007B4809" w:rsidP="0073733D">
            <w:pPr>
              <w:jc w:val="center"/>
              <w:rPr>
                <w:rFonts w:cstheme="minorHAnsi"/>
                <w:sz w:val="24"/>
                <w:szCs w:val="24"/>
              </w:rPr>
            </w:pPr>
            <w:r w:rsidRPr="00EE4017">
              <w:rPr>
                <w:rFonts w:cstheme="minorHAnsi"/>
                <w:sz w:val="24"/>
                <w:szCs w:val="24"/>
              </w:rPr>
              <w:t>Year</w:t>
            </w:r>
          </w:p>
        </w:tc>
        <w:tc>
          <w:tcPr>
            <w:tcW w:w="1778" w:type="dxa"/>
          </w:tcPr>
          <w:p w14:paraId="40D28974" w14:textId="77777777" w:rsidR="007B4809" w:rsidRPr="00EE4017" w:rsidRDefault="007B4809" w:rsidP="0073733D">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&gt; Median % Aged 0 to 5 with Outliers</w:t>
            </w:r>
          </w:p>
        </w:tc>
        <w:tc>
          <w:tcPr>
            <w:tcW w:w="1903" w:type="dxa"/>
          </w:tcPr>
          <w:p w14:paraId="67EFF870" w14:textId="77777777" w:rsidR="007B4809" w:rsidRPr="00EE4017" w:rsidRDefault="007B4809" w:rsidP="0073733D">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&gt; Median % Aged 0 to 5 without Outliers</w:t>
            </w:r>
          </w:p>
        </w:tc>
        <w:tc>
          <w:tcPr>
            <w:tcW w:w="2096" w:type="dxa"/>
          </w:tcPr>
          <w:p w14:paraId="7C1ABD98" w14:textId="77777777" w:rsidR="007B4809" w:rsidRPr="00EE4017" w:rsidRDefault="007B4809" w:rsidP="0073733D">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&gt; 75</w:t>
            </w:r>
            <w:r w:rsidRPr="009D7B8C">
              <w:rPr>
                <w:rFonts w:cstheme="minorHAnsi"/>
                <w:sz w:val="24"/>
                <w:szCs w:val="24"/>
                <w:vertAlign w:val="superscript"/>
              </w:rPr>
              <w:t>th</w:t>
            </w:r>
            <w:r>
              <w:rPr>
                <w:rFonts w:cstheme="minorHAnsi"/>
                <w:sz w:val="24"/>
                <w:szCs w:val="24"/>
              </w:rPr>
              <w:t xml:space="preserve"> Percentile Poverty with Outliers</w:t>
            </w:r>
          </w:p>
        </w:tc>
        <w:tc>
          <w:tcPr>
            <w:tcW w:w="2044" w:type="dxa"/>
          </w:tcPr>
          <w:p w14:paraId="28E8796A" w14:textId="77777777" w:rsidR="007B4809" w:rsidRPr="00EE4017" w:rsidRDefault="007B4809" w:rsidP="0073733D">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&gt; 75</w:t>
            </w:r>
            <w:r w:rsidRPr="009D7B8C">
              <w:rPr>
                <w:rFonts w:cstheme="minorHAnsi"/>
                <w:sz w:val="24"/>
                <w:szCs w:val="24"/>
                <w:vertAlign w:val="superscript"/>
              </w:rPr>
              <w:t>th</w:t>
            </w:r>
            <w:r>
              <w:rPr>
                <w:rFonts w:cstheme="minorHAnsi"/>
                <w:sz w:val="24"/>
                <w:szCs w:val="24"/>
              </w:rPr>
              <w:t xml:space="preserve"> Percentile Poverty without Outliers</w:t>
            </w:r>
          </w:p>
        </w:tc>
      </w:tr>
      <w:tr w:rsidR="007B4809" w14:paraId="2EBB6A26" w14:textId="77777777" w:rsidTr="00737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3CED106C" w14:textId="77777777" w:rsidR="007B4809" w:rsidRPr="00EE4017" w:rsidRDefault="007B4809"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+1</w:t>
            </w:r>
          </w:p>
        </w:tc>
        <w:tc>
          <w:tcPr>
            <w:tcW w:w="1778" w:type="dxa"/>
          </w:tcPr>
          <w:p w14:paraId="6D9BD014"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355</w:t>
            </w:r>
          </w:p>
          <w:p w14:paraId="0D8A8F19" w14:textId="77777777" w:rsidR="007B4809" w:rsidRPr="00EE4017"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(0.40)</w:t>
            </w:r>
          </w:p>
        </w:tc>
        <w:tc>
          <w:tcPr>
            <w:tcW w:w="1903" w:type="dxa"/>
          </w:tcPr>
          <w:p w14:paraId="17A06111"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444</w:t>
            </w:r>
          </w:p>
          <w:p w14:paraId="7EB87861"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(0.29)</w:t>
            </w:r>
          </w:p>
        </w:tc>
        <w:tc>
          <w:tcPr>
            <w:tcW w:w="2096" w:type="dxa"/>
          </w:tcPr>
          <w:p w14:paraId="05EF0BB7"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276</w:t>
            </w:r>
          </w:p>
          <w:p w14:paraId="3EA1234D" w14:textId="77777777" w:rsidR="007B4809" w:rsidRPr="00EE4017"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(0.78)</w:t>
            </w:r>
          </w:p>
        </w:tc>
        <w:tc>
          <w:tcPr>
            <w:tcW w:w="2044" w:type="dxa"/>
          </w:tcPr>
          <w:p w14:paraId="46D4272D"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681</w:t>
            </w:r>
          </w:p>
          <w:p w14:paraId="53EFB9E5" w14:textId="77777777" w:rsidR="007B4809" w:rsidRPr="00EE4017"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(0.07)</w:t>
            </w:r>
          </w:p>
        </w:tc>
      </w:tr>
      <w:tr w:rsidR="007B4809" w14:paraId="531A0D51" w14:textId="77777777" w:rsidTr="0073733D">
        <w:tc>
          <w:tcPr>
            <w:cnfStyle w:val="001000000000" w:firstRow="0" w:lastRow="0" w:firstColumn="1" w:lastColumn="0" w:oddVBand="0" w:evenVBand="0" w:oddHBand="0" w:evenHBand="0" w:firstRowFirstColumn="0" w:firstRowLastColumn="0" w:lastRowFirstColumn="0" w:lastRowLastColumn="0"/>
            <w:tcW w:w="1539" w:type="dxa"/>
          </w:tcPr>
          <w:p w14:paraId="66E3F31E" w14:textId="77777777" w:rsidR="007B4809" w:rsidRPr="00EE4017" w:rsidRDefault="007B4809"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+2</w:t>
            </w:r>
          </w:p>
        </w:tc>
        <w:tc>
          <w:tcPr>
            <w:tcW w:w="1778" w:type="dxa"/>
          </w:tcPr>
          <w:p w14:paraId="51F2B265" w14:textId="77777777" w:rsidR="007B4809"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331</w:t>
            </w:r>
          </w:p>
          <w:p w14:paraId="66B2A721" w14:textId="77777777" w:rsidR="007B4809" w:rsidRPr="00EE4017"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(0.25)</w:t>
            </w:r>
          </w:p>
        </w:tc>
        <w:tc>
          <w:tcPr>
            <w:tcW w:w="1903" w:type="dxa"/>
          </w:tcPr>
          <w:p w14:paraId="6EC2800A" w14:textId="77777777" w:rsidR="007B4809"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370</w:t>
            </w:r>
          </w:p>
          <w:p w14:paraId="36B704C8" w14:textId="77777777" w:rsidR="007B4809"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(0.15)</w:t>
            </w:r>
          </w:p>
        </w:tc>
        <w:tc>
          <w:tcPr>
            <w:tcW w:w="2096" w:type="dxa"/>
          </w:tcPr>
          <w:p w14:paraId="263F3DF5" w14:textId="77777777" w:rsidR="007B4809"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955</w:t>
            </w:r>
          </w:p>
          <w:p w14:paraId="6338968D" w14:textId="77777777" w:rsidR="007B4809" w:rsidRPr="00EE4017"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(0.30)</w:t>
            </w:r>
          </w:p>
        </w:tc>
        <w:tc>
          <w:tcPr>
            <w:tcW w:w="2044" w:type="dxa"/>
          </w:tcPr>
          <w:p w14:paraId="0CF4820E"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863</w:t>
            </w:r>
          </w:p>
          <w:p w14:paraId="1B2E1CF8"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(0.02)</w:t>
            </w:r>
          </w:p>
        </w:tc>
      </w:tr>
      <w:tr w:rsidR="007B4809" w14:paraId="5E1E3006" w14:textId="77777777" w:rsidTr="00737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297DB13F" w14:textId="77777777" w:rsidR="007B4809" w:rsidRPr="00EE4017" w:rsidRDefault="007B4809"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+3</w:t>
            </w:r>
          </w:p>
        </w:tc>
        <w:tc>
          <w:tcPr>
            <w:tcW w:w="1778" w:type="dxa"/>
          </w:tcPr>
          <w:p w14:paraId="5605890A"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594</w:t>
            </w:r>
          </w:p>
          <w:p w14:paraId="2D672597"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(0.03)</w:t>
            </w:r>
          </w:p>
        </w:tc>
        <w:tc>
          <w:tcPr>
            <w:tcW w:w="1903" w:type="dxa"/>
          </w:tcPr>
          <w:p w14:paraId="6919ED57"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519</w:t>
            </w:r>
          </w:p>
          <w:p w14:paraId="22B31A7E"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(0.04)</w:t>
            </w:r>
          </w:p>
        </w:tc>
        <w:tc>
          <w:tcPr>
            <w:tcW w:w="2096" w:type="dxa"/>
          </w:tcPr>
          <w:p w14:paraId="4C0C1F3A"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D7B8C">
              <w:rPr>
                <w:rFonts w:cstheme="minorHAnsi"/>
                <w:sz w:val="24"/>
                <w:szCs w:val="24"/>
              </w:rPr>
              <w:t>1,546</w:t>
            </w:r>
          </w:p>
          <w:p w14:paraId="0816CA8B" w14:textId="77777777" w:rsidR="007B4809" w:rsidRPr="00EE4017"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sz w:val="24"/>
                <w:szCs w:val="24"/>
              </w:rPr>
              <w:t>(0.11)</w:t>
            </w:r>
          </w:p>
        </w:tc>
        <w:tc>
          <w:tcPr>
            <w:tcW w:w="2044" w:type="dxa"/>
          </w:tcPr>
          <w:p w14:paraId="6D64DB22"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987</w:t>
            </w:r>
          </w:p>
          <w:p w14:paraId="5137A0BC"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(0.01)</w:t>
            </w:r>
          </w:p>
        </w:tc>
      </w:tr>
      <w:tr w:rsidR="007B4809" w14:paraId="308D583F" w14:textId="77777777" w:rsidTr="0073733D">
        <w:tc>
          <w:tcPr>
            <w:cnfStyle w:val="001000000000" w:firstRow="0" w:lastRow="0" w:firstColumn="1" w:lastColumn="0" w:oddVBand="0" w:evenVBand="0" w:oddHBand="0" w:evenHBand="0" w:firstRowFirstColumn="0" w:firstRowLastColumn="0" w:lastRowFirstColumn="0" w:lastRowLastColumn="0"/>
            <w:tcW w:w="1539" w:type="dxa"/>
          </w:tcPr>
          <w:p w14:paraId="47254D51" w14:textId="77777777" w:rsidR="007B4809" w:rsidRPr="00EE4017" w:rsidRDefault="007B4809" w:rsidP="0073733D">
            <w:pPr>
              <w:jc w:val="center"/>
              <w:rPr>
                <w:rFonts w:cstheme="minorHAnsi"/>
                <w:sz w:val="24"/>
                <w:szCs w:val="24"/>
              </w:rPr>
            </w:pPr>
            <w:r w:rsidRPr="00EE4017">
              <w:rPr>
                <w:rFonts w:cstheme="minorHAnsi"/>
                <w:i/>
                <w:iCs/>
                <w:sz w:val="24"/>
                <w:szCs w:val="24"/>
              </w:rPr>
              <w:lastRenderedPageBreak/>
              <w:t>t</w:t>
            </w:r>
            <w:r w:rsidRPr="00EE4017">
              <w:rPr>
                <w:rFonts w:cstheme="minorHAnsi"/>
                <w:sz w:val="24"/>
                <w:szCs w:val="24"/>
              </w:rPr>
              <w:t>+4</w:t>
            </w:r>
          </w:p>
        </w:tc>
        <w:tc>
          <w:tcPr>
            <w:tcW w:w="1778" w:type="dxa"/>
          </w:tcPr>
          <w:p w14:paraId="7D13EEEB"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680</w:t>
            </w:r>
          </w:p>
          <w:p w14:paraId="00C1AD0E"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(0.02)</w:t>
            </w:r>
          </w:p>
        </w:tc>
        <w:tc>
          <w:tcPr>
            <w:tcW w:w="1903" w:type="dxa"/>
          </w:tcPr>
          <w:p w14:paraId="211892FB" w14:textId="77777777" w:rsidR="007B4809"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549</w:t>
            </w:r>
          </w:p>
          <w:p w14:paraId="46CB770F" w14:textId="77777777" w:rsidR="007B4809"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(0.03)</w:t>
            </w:r>
          </w:p>
        </w:tc>
        <w:tc>
          <w:tcPr>
            <w:tcW w:w="2096" w:type="dxa"/>
          </w:tcPr>
          <w:p w14:paraId="06A3518F" w14:textId="77777777" w:rsidR="007B4809"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2,224</w:t>
            </w:r>
          </w:p>
          <w:p w14:paraId="427C8150" w14:textId="77777777" w:rsidR="007B4809" w:rsidRPr="00EE4017"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(0.03)</w:t>
            </w:r>
          </w:p>
        </w:tc>
        <w:tc>
          <w:tcPr>
            <w:tcW w:w="2044" w:type="dxa"/>
          </w:tcPr>
          <w:p w14:paraId="3D79B3E7"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1,380</w:t>
            </w:r>
          </w:p>
          <w:p w14:paraId="00F77698"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(0.01)</w:t>
            </w:r>
          </w:p>
        </w:tc>
      </w:tr>
      <w:tr w:rsidR="007B4809" w14:paraId="6F880C2E" w14:textId="77777777" w:rsidTr="00737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397F371D" w14:textId="77777777" w:rsidR="007B4809" w:rsidRPr="00EE4017" w:rsidRDefault="007B4809"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+5</w:t>
            </w:r>
          </w:p>
        </w:tc>
        <w:tc>
          <w:tcPr>
            <w:tcW w:w="1778" w:type="dxa"/>
          </w:tcPr>
          <w:p w14:paraId="60722ACA"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1,002</w:t>
            </w:r>
          </w:p>
          <w:p w14:paraId="16E0620D"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(0.01)</w:t>
            </w:r>
          </w:p>
        </w:tc>
        <w:tc>
          <w:tcPr>
            <w:tcW w:w="1903" w:type="dxa"/>
          </w:tcPr>
          <w:p w14:paraId="391E37F5"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799</w:t>
            </w:r>
          </w:p>
          <w:p w14:paraId="5755846D"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(0.02)</w:t>
            </w:r>
          </w:p>
        </w:tc>
        <w:tc>
          <w:tcPr>
            <w:tcW w:w="2096" w:type="dxa"/>
          </w:tcPr>
          <w:p w14:paraId="06C61BF3"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2,426</w:t>
            </w:r>
          </w:p>
          <w:p w14:paraId="792ADE4A" w14:textId="77777777" w:rsidR="007B4809" w:rsidRPr="00EE4017"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(0.04)</w:t>
            </w:r>
          </w:p>
        </w:tc>
        <w:tc>
          <w:tcPr>
            <w:tcW w:w="2044" w:type="dxa"/>
          </w:tcPr>
          <w:p w14:paraId="7C9EB2BE"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1,208</w:t>
            </w:r>
          </w:p>
          <w:p w14:paraId="6F3C1895"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(0.01)</w:t>
            </w:r>
          </w:p>
        </w:tc>
      </w:tr>
      <w:tr w:rsidR="007B4809" w14:paraId="5302C7A4" w14:textId="77777777" w:rsidTr="0073733D">
        <w:tc>
          <w:tcPr>
            <w:cnfStyle w:val="001000000000" w:firstRow="0" w:lastRow="0" w:firstColumn="1" w:lastColumn="0" w:oddVBand="0" w:evenVBand="0" w:oddHBand="0" w:evenHBand="0" w:firstRowFirstColumn="0" w:firstRowLastColumn="0" w:lastRowFirstColumn="0" w:lastRowLastColumn="0"/>
            <w:tcW w:w="1539" w:type="dxa"/>
          </w:tcPr>
          <w:p w14:paraId="51482AE2" w14:textId="77777777" w:rsidR="007B4809" w:rsidRPr="00EE4017" w:rsidRDefault="007B4809"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+6</w:t>
            </w:r>
          </w:p>
        </w:tc>
        <w:tc>
          <w:tcPr>
            <w:tcW w:w="1778" w:type="dxa"/>
          </w:tcPr>
          <w:p w14:paraId="58A208C6"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996</w:t>
            </w:r>
          </w:p>
          <w:p w14:paraId="5B378A9D"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(0.02)</w:t>
            </w:r>
          </w:p>
        </w:tc>
        <w:tc>
          <w:tcPr>
            <w:tcW w:w="1903" w:type="dxa"/>
          </w:tcPr>
          <w:p w14:paraId="7CCD9E72" w14:textId="77777777" w:rsidR="007B4809"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997</w:t>
            </w:r>
          </w:p>
          <w:p w14:paraId="77446D74" w14:textId="77777777" w:rsidR="007B4809" w:rsidRPr="00DC5DE2"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(0.01)</w:t>
            </w:r>
          </w:p>
        </w:tc>
        <w:tc>
          <w:tcPr>
            <w:tcW w:w="2096" w:type="dxa"/>
          </w:tcPr>
          <w:p w14:paraId="1727E6AA" w14:textId="77777777" w:rsidR="007B4809"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2,271</w:t>
            </w:r>
          </w:p>
          <w:p w14:paraId="70C8D468" w14:textId="77777777" w:rsidR="007B4809" w:rsidRPr="00DC5DE2"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(0.03)</w:t>
            </w:r>
          </w:p>
        </w:tc>
        <w:tc>
          <w:tcPr>
            <w:tcW w:w="2044" w:type="dxa"/>
          </w:tcPr>
          <w:p w14:paraId="63899303"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1,227</w:t>
            </w:r>
          </w:p>
          <w:p w14:paraId="2FD9D666"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(0.01)</w:t>
            </w:r>
          </w:p>
        </w:tc>
      </w:tr>
      <w:tr w:rsidR="007B4809" w14:paraId="55774294" w14:textId="77777777" w:rsidTr="00737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2CB1CE73" w14:textId="77777777" w:rsidR="007B4809" w:rsidRPr="00EE4017" w:rsidRDefault="007B4809"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+7</w:t>
            </w:r>
          </w:p>
        </w:tc>
        <w:tc>
          <w:tcPr>
            <w:tcW w:w="1778" w:type="dxa"/>
          </w:tcPr>
          <w:p w14:paraId="3C49CC86"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787</w:t>
            </w:r>
          </w:p>
          <w:p w14:paraId="7637F3BD"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(0.04)</w:t>
            </w:r>
          </w:p>
        </w:tc>
        <w:tc>
          <w:tcPr>
            <w:tcW w:w="1903" w:type="dxa"/>
          </w:tcPr>
          <w:p w14:paraId="5B8E894D"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835</w:t>
            </w:r>
          </w:p>
          <w:p w14:paraId="063641B1" w14:textId="77777777" w:rsidR="007B4809" w:rsidRPr="00DC5DE2"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(0.01)</w:t>
            </w:r>
          </w:p>
        </w:tc>
        <w:tc>
          <w:tcPr>
            <w:tcW w:w="2096" w:type="dxa"/>
          </w:tcPr>
          <w:p w14:paraId="6A82DA4C"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D7B8C">
              <w:rPr>
                <w:rFonts w:cstheme="minorHAnsi"/>
                <w:sz w:val="24"/>
                <w:szCs w:val="24"/>
              </w:rPr>
              <w:t>1,763</w:t>
            </w:r>
          </w:p>
          <w:p w14:paraId="38FD7BE3" w14:textId="77777777" w:rsidR="007B4809" w:rsidRPr="00DC5DE2"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sz w:val="24"/>
                <w:szCs w:val="24"/>
              </w:rPr>
              <w:t>(0.06)</w:t>
            </w:r>
          </w:p>
        </w:tc>
        <w:tc>
          <w:tcPr>
            <w:tcW w:w="2044" w:type="dxa"/>
          </w:tcPr>
          <w:p w14:paraId="6F868AFA"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1,214</w:t>
            </w:r>
          </w:p>
          <w:p w14:paraId="178E9F05"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(0.01)</w:t>
            </w:r>
          </w:p>
        </w:tc>
      </w:tr>
      <w:tr w:rsidR="007B4809" w14:paraId="097EC59C" w14:textId="77777777" w:rsidTr="0073733D">
        <w:tc>
          <w:tcPr>
            <w:cnfStyle w:val="001000000000" w:firstRow="0" w:lastRow="0" w:firstColumn="1" w:lastColumn="0" w:oddVBand="0" w:evenVBand="0" w:oddHBand="0" w:evenHBand="0" w:firstRowFirstColumn="0" w:firstRowLastColumn="0" w:lastRowFirstColumn="0" w:lastRowLastColumn="0"/>
            <w:tcW w:w="1539" w:type="dxa"/>
          </w:tcPr>
          <w:p w14:paraId="5B4217B5" w14:textId="77777777" w:rsidR="007B4809" w:rsidRPr="00EE4017" w:rsidRDefault="007B4809"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+8</w:t>
            </w:r>
          </w:p>
        </w:tc>
        <w:tc>
          <w:tcPr>
            <w:tcW w:w="1778" w:type="dxa"/>
          </w:tcPr>
          <w:p w14:paraId="119462D5"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854</w:t>
            </w:r>
          </w:p>
          <w:p w14:paraId="04A04453"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(0.02)</w:t>
            </w:r>
          </w:p>
        </w:tc>
        <w:tc>
          <w:tcPr>
            <w:tcW w:w="1903" w:type="dxa"/>
          </w:tcPr>
          <w:p w14:paraId="1369C772" w14:textId="77777777" w:rsidR="007B4809"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922</w:t>
            </w:r>
          </w:p>
          <w:p w14:paraId="5C152918" w14:textId="77777777" w:rsidR="007B4809" w:rsidRPr="00DC5DE2"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(0.01)</w:t>
            </w:r>
          </w:p>
        </w:tc>
        <w:tc>
          <w:tcPr>
            <w:tcW w:w="2096" w:type="dxa"/>
          </w:tcPr>
          <w:p w14:paraId="32D65EE7"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D7B8C">
              <w:rPr>
                <w:rFonts w:cstheme="minorHAnsi"/>
                <w:sz w:val="24"/>
                <w:szCs w:val="24"/>
              </w:rPr>
              <w:t>1,074</w:t>
            </w:r>
          </w:p>
          <w:p w14:paraId="65038DF2"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D7B8C">
              <w:rPr>
                <w:rFonts w:cstheme="minorHAnsi"/>
                <w:sz w:val="24"/>
                <w:szCs w:val="24"/>
              </w:rPr>
              <w:t>(0.24)</w:t>
            </w:r>
          </w:p>
        </w:tc>
        <w:tc>
          <w:tcPr>
            <w:tcW w:w="2044" w:type="dxa"/>
          </w:tcPr>
          <w:p w14:paraId="5469686F"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1,105</w:t>
            </w:r>
          </w:p>
          <w:p w14:paraId="6AD85D43"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(0.01)</w:t>
            </w:r>
          </w:p>
        </w:tc>
      </w:tr>
      <w:tr w:rsidR="007B4809" w14:paraId="376C6777" w14:textId="77777777" w:rsidTr="00737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5F6FA54C" w14:textId="77777777" w:rsidR="007B4809" w:rsidRPr="00EE4017" w:rsidRDefault="007B4809"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+9</w:t>
            </w:r>
          </w:p>
        </w:tc>
        <w:tc>
          <w:tcPr>
            <w:tcW w:w="1778" w:type="dxa"/>
          </w:tcPr>
          <w:p w14:paraId="59253437"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700</w:t>
            </w:r>
          </w:p>
          <w:p w14:paraId="0351197F"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(0.04)</w:t>
            </w:r>
          </w:p>
        </w:tc>
        <w:tc>
          <w:tcPr>
            <w:tcW w:w="1903" w:type="dxa"/>
          </w:tcPr>
          <w:p w14:paraId="594BC5BF"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831</w:t>
            </w:r>
          </w:p>
          <w:p w14:paraId="4AEE1B76" w14:textId="77777777" w:rsidR="007B4809" w:rsidRPr="00DC5DE2"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Pr>
                <w:rFonts w:cstheme="minorHAnsi"/>
                <w:color w:val="FF0000"/>
                <w:sz w:val="24"/>
                <w:szCs w:val="24"/>
              </w:rPr>
              <w:t>(0.01)</w:t>
            </w:r>
          </w:p>
        </w:tc>
        <w:tc>
          <w:tcPr>
            <w:tcW w:w="2096" w:type="dxa"/>
          </w:tcPr>
          <w:p w14:paraId="2BA05E00"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D7B8C">
              <w:rPr>
                <w:rFonts w:cstheme="minorHAnsi"/>
                <w:sz w:val="24"/>
                <w:szCs w:val="24"/>
              </w:rPr>
              <w:t>1,227</w:t>
            </w:r>
          </w:p>
          <w:p w14:paraId="42430190"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D7B8C">
              <w:rPr>
                <w:rFonts w:cstheme="minorHAnsi"/>
                <w:sz w:val="24"/>
                <w:szCs w:val="24"/>
              </w:rPr>
              <w:t>(0.21)</w:t>
            </w:r>
          </w:p>
        </w:tc>
        <w:tc>
          <w:tcPr>
            <w:tcW w:w="2044" w:type="dxa"/>
          </w:tcPr>
          <w:p w14:paraId="1F9FC9CE"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783</w:t>
            </w:r>
          </w:p>
          <w:p w14:paraId="500DAB2B" w14:textId="77777777" w:rsidR="007B4809" w:rsidRPr="009D7B8C"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(0.01)</w:t>
            </w:r>
          </w:p>
        </w:tc>
      </w:tr>
      <w:tr w:rsidR="007B4809" w14:paraId="71330EFD" w14:textId="77777777" w:rsidTr="0073733D">
        <w:tc>
          <w:tcPr>
            <w:cnfStyle w:val="001000000000" w:firstRow="0" w:lastRow="0" w:firstColumn="1" w:lastColumn="0" w:oddVBand="0" w:evenVBand="0" w:oddHBand="0" w:evenHBand="0" w:firstRowFirstColumn="0" w:firstRowLastColumn="0" w:lastRowFirstColumn="0" w:lastRowLastColumn="0"/>
            <w:tcW w:w="1539" w:type="dxa"/>
          </w:tcPr>
          <w:p w14:paraId="54CA07B6" w14:textId="77777777" w:rsidR="007B4809" w:rsidRPr="00EE4017" w:rsidRDefault="007B4809"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+10</w:t>
            </w:r>
          </w:p>
        </w:tc>
        <w:tc>
          <w:tcPr>
            <w:tcW w:w="1778" w:type="dxa"/>
          </w:tcPr>
          <w:p w14:paraId="6596B5E5"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922</w:t>
            </w:r>
          </w:p>
          <w:p w14:paraId="61CCF7CB"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(0.01)</w:t>
            </w:r>
          </w:p>
        </w:tc>
        <w:tc>
          <w:tcPr>
            <w:tcW w:w="1903" w:type="dxa"/>
          </w:tcPr>
          <w:p w14:paraId="0F4B0C47" w14:textId="77777777" w:rsidR="007B4809"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938</w:t>
            </w:r>
          </w:p>
          <w:p w14:paraId="4D22B7FD" w14:textId="77777777" w:rsidR="007B4809" w:rsidRPr="00DC5DE2"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Pr>
                <w:rFonts w:cstheme="minorHAnsi"/>
                <w:color w:val="FF0000"/>
                <w:sz w:val="24"/>
                <w:szCs w:val="24"/>
              </w:rPr>
              <w:t>(0.01)</w:t>
            </w:r>
          </w:p>
        </w:tc>
        <w:tc>
          <w:tcPr>
            <w:tcW w:w="2096" w:type="dxa"/>
          </w:tcPr>
          <w:p w14:paraId="47F94797"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D7B8C">
              <w:rPr>
                <w:rFonts w:cstheme="minorHAnsi"/>
                <w:sz w:val="24"/>
                <w:szCs w:val="24"/>
              </w:rPr>
              <w:t>1,676</w:t>
            </w:r>
          </w:p>
          <w:p w14:paraId="413C4E29"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D7B8C">
              <w:rPr>
                <w:rFonts w:cstheme="minorHAnsi"/>
                <w:sz w:val="24"/>
                <w:szCs w:val="24"/>
              </w:rPr>
              <w:t>(0.10)</w:t>
            </w:r>
          </w:p>
        </w:tc>
        <w:tc>
          <w:tcPr>
            <w:tcW w:w="2044" w:type="dxa"/>
          </w:tcPr>
          <w:p w14:paraId="418F60B9"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1,165</w:t>
            </w:r>
          </w:p>
          <w:p w14:paraId="347E6D47" w14:textId="77777777" w:rsidR="007B4809" w:rsidRPr="009D7B8C"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color w:val="FF0000"/>
                <w:sz w:val="24"/>
                <w:szCs w:val="24"/>
              </w:rPr>
            </w:pPr>
            <w:r w:rsidRPr="009D7B8C">
              <w:rPr>
                <w:rFonts w:cstheme="minorHAnsi"/>
                <w:color w:val="FF0000"/>
                <w:sz w:val="24"/>
                <w:szCs w:val="24"/>
              </w:rPr>
              <w:t>(0.01)</w:t>
            </w:r>
          </w:p>
        </w:tc>
      </w:tr>
      <w:tr w:rsidR="007B4809" w14:paraId="68CDE2A8" w14:textId="77777777" w:rsidTr="00737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4ED2E3B7" w14:textId="77777777" w:rsidR="007B4809" w:rsidRPr="00EE4017" w:rsidRDefault="007B4809"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-1</w:t>
            </w:r>
          </w:p>
        </w:tc>
        <w:tc>
          <w:tcPr>
            <w:tcW w:w="1778" w:type="dxa"/>
          </w:tcPr>
          <w:p w14:paraId="0B76BB3A"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45</w:t>
            </w:r>
          </w:p>
          <w:p w14:paraId="64F94815" w14:textId="77777777" w:rsidR="007B4809" w:rsidRPr="00EE4017"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(0.93)</w:t>
            </w:r>
          </w:p>
        </w:tc>
        <w:tc>
          <w:tcPr>
            <w:tcW w:w="1903" w:type="dxa"/>
          </w:tcPr>
          <w:p w14:paraId="4A4F2751"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348</w:t>
            </w:r>
          </w:p>
          <w:p w14:paraId="59A43886"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(0.38)</w:t>
            </w:r>
          </w:p>
        </w:tc>
        <w:tc>
          <w:tcPr>
            <w:tcW w:w="2096" w:type="dxa"/>
          </w:tcPr>
          <w:p w14:paraId="0C194E51"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260</w:t>
            </w:r>
          </w:p>
          <w:p w14:paraId="41DE208A" w14:textId="77777777" w:rsidR="007B4809" w:rsidRPr="00EE4017"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(0.79)</w:t>
            </w:r>
          </w:p>
        </w:tc>
        <w:tc>
          <w:tcPr>
            <w:tcW w:w="2044" w:type="dxa"/>
          </w:tcPr>
          <w:p w14:paraId="019320EF"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379</w:t>
            </w:r>
          </w:p>
          <w:p w14:paraId="0463194A" w14:textId="77777777" w:rsidR="007B4809" w:rsidRPr="00DC5DE2"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(0.32)</w:t>
            </w:r>
          </w:p>
        </w:tc>
      </w:tr>
      <w:tr w:rsidR="007B4809" w14:paraId="4135EDD9" w14:textId="77777777" w:rsidTr="0073733D">
        <w:tc>
          <w:tcPr>
            <w:cnfStyle w:val="001000000000" w:firstRow="0" w:lastRow="0" w:firstColumn="1" w:lastColumn="0" w:oddVBand="0" w:evenVBand="0" w:oddHBand="0" w:evenHBand="0" w:firstRowFirstColumn="0" w:firstRowLastColumn="0" w:lastRowFirstColumn="0" w:lastRowLastColumn="0"/>
            <w:tcW w:w="1539" w:type="dxa"/>
          </w:tcPr>
          <w:p w14:paraId="3D7D23E7" w14:textId="77777777" w:rsidR="007B4809" w:rsidRPr="00EE4017" w:rsidRDefault="007B4809"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-2</w:t>
            </w:r>
          </w:p>
        </w:tc>
        <w:tc>
          <w:tcPr>
            <w:tcW w:w="1778" w:type="dxa"/>
          </w:tcPr>
          <w:p w14:paraId="04D7197B" w14:textId="77777777" w:rsidR="007B4809"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-203</w:t>
            </w:r>
          </w:p>
          <w:p w14:paraId="4AF93EE0" w14:textId="77777777" w:rsidR="007B4809" w:rsidRPr="00EE4017"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(0.67)</w:t>
            </w:r>
          </w:p>
        </w:tc>
        <w:tc>
          <w:tcPr>
            <w:tcW w:w="1903" w:type="dxa"/>
          </w:tcPr>
          <w:p w14:paraId="56EE043F" w14:textId="77777777" w:rsidR="007B4809"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122</w:t>
            </w:r>
          </w:p>
          <w:p w14:paraId="0425BBCF" w14:textId="77777777" w:rsidR="007B4809"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(0.76)</w:t>
            </w:r>
          </w:p>
        </w:tc>
        <w:tc>
          <w:tcPr>
            <w:tcW w:w="2096" w:type="dxa"/>
          </w:tcPr>
          <w:p w14:paraId="36A29C49" w14:textId="77777777" w:rsidR="007B4809"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100</w:t>
            </w:r>
          </w:p>
          <w:p w14:paraId="17527D2E" w14:textId="77777777" w:rsidR="007B4809" w:rsidRPr="00EE4017"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(0.90)</w:t>
            </w:r>
          </w:p>
        </w:tc>
        <w:tc>
          <w:tcPr>
            <w:tcW w:w="2044" w:type="dxa"/>
          </w:tcPr>
          <w:p w14:paraId="52990D53" w14:textId="77777777" w:rsidR="007B4809"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-199</w:t>
            </w:r>
          </w:p>
          <w:p w14:paraId="54A10B28" w14:textId="77777777" w:rsidR="007B4809" w:rsidRPr="00DC5DE2" w:rsidRDefault="007B4809" w:rsidP="0073733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(0.55)</w:t>
            </w:r>
          </w:p>
        </w:tc>
      </w:tr>
      <w:tr w:rsidR="007B4809" w14:paraId="66DCD319" w14:textId="77777777" w:rsidTr="00737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4CF28263" w14:textId="77777777" w:rsidR="007B4809" w:rsidRPr="00EE4017" w:rsidRDefault="007B4809" w:rsidP="0073733D">
            <w:pPr>
              <w:jc w:val="center"/>
              <w:rPr>
                <w:rFonts w:cstheme="minorHAnsi"/>
                <w:sz w:val="24"/>
                <w:szCs w:val="24"/>
              </w:rPr>
            </w:pPr>
            <w:r w:rsidRPr="00EE4017">
              <w:rPr>
                <w:rFonts w:cstheme="minorHAnsi"/>
                <w:i/>
                <w:iCs/>
                <w:sz w:val="24"/>
                <w:szCs w:val="24"/>
              </w:rPr>
              <w:t>t</w:t>
            </w:r>
            <w:r w:rsidRPr="00EE4017">
              <w:rPr>
                <w:rFonts w:cstheme="minorHAnsi"/>
                <w:sz w:val="24"/>
                <w:szCs w:val="24"/>
              </w:rPr>
              <w:t>-3</w:t>
            </w:r>
          </w:p>
        </w:tc>
        <w:tc>
          <w:tcPr>
            <w:tcW w:w="1778" w:type="dxa"/>
          </w:tcPr>
          <w:p w14:paraId="0E80E0AA"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-35</w:t>
            </w:r>
          </w:p>
          <w:p w14:paraId="0137A54A" w14:textId="77777777" w:rsidR="007B4809" w:rsidRPr="00EE4017"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(0.94)</w:t>
            </w:r>
          </w:p>
        </w:tc>
        <w:tc>
          <w:tcPr>
            <w:tcW w:w="1903" w:type="dxa"/>
          </w:tcPr>
          <w:p w14:paraId="4ECCBEF4"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-130</w:t>
            </w:r>
          </w:p>
          <w:p w14:paraId="1FC683E4"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(0.79)</w:t>
            </w:r>
          </w:p>
        </w:tc>
        <w:tc>
          <w:tcPr>
            <w:tcW w:w="2096" w:type="dxa"/>
          </w:tcPr>
          <w:p w14:paraId="1DBE7A54"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-204</w:t>
            </w:r>
          </w:p>
          <w:p w14:paraId="2F679A58" w14:textId="77777777" w:rsidR="007B4809" w:rsidRPr="00EE4017"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(0.83)</w:t>
            </w:r>
          </w:p>
        </w:tc>
        <w:tc>
          <w:tcPr>
            <w:tcW w:w="2044" w:type="dxa"/>
          </w:tcPr>
          <w:p w14:paraId="3498F3CB" w14:textId="77777777" w:rsidR="007B4809"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-101</w:t>
            </w:r>
          </w:p>
          <w:p w14:paraId="6ACD73B5" w14:textId="77777777" w:rsidR="007B4809" w:rsidRPr="00DC5DE2" w:rsidRDefault="007B4809" w:rsidP="0073733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(0.78)</w:t>
            </w:r>
          </w:p>
        </w:tc>
      </w:tr>
      <w:tr w:rsidR="007B4809" w14:paraId="22B5E6F4" w14:textId="77777777" w:rsidTr="0073733D">
        <w:tc>
          <w:tcPr>
            <w:cnfStyle w:val="001000000000" w:firstRow="0" w:lastRow="0" w:firstColumn="1" w:lastColumn="0" w:oddVBand="0" w:evenVBand="0" w:oddHBand="0" w:evenHBand="0" w:firstRowFirstColumn="0" w:firstRowLastColumn="0" w:lastRowFirstColumn="0" w:lastRowLastColumn="0"/>
            <w:tcW w:w="9360" w:type="dxa"/>
            <w:gridSpan w:val="5"/>
          </w:tcPr>
          <w:p w14:paraId="409B5919" w14:textId="77777777" w:rsidR="007B4809" w:rsidRPr="009D7B8C" w:rsidRDefault="007B4809" w:rsidP="0073733D">
            <w:pPr>
              <w:rPr>
                <w:rFonts w:cstheme="minorHAnsi"/>
                <w:b w:val="0"/>
                <w:bCs w:val="0"/>
                <w:sz w:val="24"/>
                <w:szCs w:val="24"/>
              </w:rPr>
            </w:pPr>
            <w:r>
              <w:rPr>
                <w:rFonts w:cstheme="minorHAnsi"/>
                <w:b w:val="0"/>
                <w:bCs w:val="0"/>
                <w:sz w:val="24"/>
                <w:szCs w:val="24"/>
              </w:rPr>
              <w:t xml:space="preserve">Notes:  Treatment effect estimates shown with </w:t>
            </w:r>
            <w:r>
              <w:rPr>
                <w:rFonts w:cstheme="minorHAnsi"/>
                <w:b w:val="0"/>
                <w:bCs w:val="0"/>
                <w:i/>
                <w:iCs/>
                <w:sz w:val="24"/>
                <w:szCs w:val="24"/>
              </w:rPr>
              <w:t>p</w:t>
            </w:r>
            <w:r>
              <w:rPr>
                <w:rFonts w:cstheme="minorHAnsi"/>
                <w:b w:val="0"/>
                <w:bCs w:val="0"/>
                <w:sz w:val="24"/>
                <w:szCs w:val="24"/>
              </w:rPr>
              <w:t xml:space="preserve">-values in parentheses below.  As an example of interpretation, the treatment effect of 355 for the &gt; Median % Aged 0 to 5 with </w:t>
            </w:r>
            <w:proofErr w:type="gramStart"/>
            <w:r>
              <w:rPr>
                <w:rFonts w:cstheme="minorHAnsi"/>
                <w:b w:val="0"/>
                <w:bCs w:val="0"/>
                <w:sz w:val="24"/>
                <w:szCs w:val="24"/>
              </w:rPr>
              <w:t>Outliers</w:t>
            </w:r>
            <w:proofErr w:type="gramEnd"/>
            <w:r>
              <w:rPr>
                <w:rFonts w:cstheme="minorHAnsi"/>
                <w:b w:val="0"/>
                <w:bCs w:val="0"/>
                <w:sz w:val="24"/>
                <w:szCs w:val="24"/>
              </w:rPr>
              <w:t xml:space="preserve"> column would mean that, the year after the vote, cities that renew road tax levies experience 355 extra workers than cities that vote to cut road taxes, if it were significant. Number of observations ranges from 462 to 698 for &gt; Median % Aged 0 to 5 with Outliers sample; from 412 to 612 for the &gt; Median % Aged 0 to 5 without Outliers sample; from 248 to 349 for &gt; 75</w:t>
            </w:r>
            <w:r w:rsidRPr="009D7B8C">
              <w:rPr>
                <w:rFonts w:cstheme="minorHAnsi"/>
                <w:b w:val="0"/>
                <w:bCs w:val="0"/>
                <w:sz w:val="24"/>
                <w:szCs w:val="24"/>
                <w:vertAlign w:val="superscript"/>
              </w:rPr>
              <w:t>th</w:t>
            </w:r>
            <w:r>
              <w:rPr>
                <w:rFonts w:cstheme="minorHAnsi"/>
                <w:b w:val="0"/>
                <w:bCs w:val="0"/>
                <w:sz w:val="24"/>
                <w:szCs w:val="24"/>
              </w:rPr>
              <w:t xml:space="preserve"> Percentile Poverty with Outliers sample; and from 225 to 315 for the &gt; 75</w:t>
            </w:r>
            <w:r w:rsidRPr="009D7B8C">
              <w:rPr>
                <w:rFonts w:cstheme="minorHAnsi"/>
                <w:b w:val="0"/>
                <w:bCs w:val="0"/>
                <w:sz w:val="24"/>
                <w:szCs w:val="24"/>
                <w:vertAlign w:val="superscript"/>
              </w:rPr>
              <w:t>th</w:t>
            </w:r>
            <w:r>
              <w:rPr>
                <w:rFonts w:cstheme="minorHAnsi"/>
                <w:b w:val="0"/>
                <w:bCs w:val="0"/>
                <w:sz w:val="24"/>
                <w:szCs w:val="24"/>
              </w:rPr>
              <w:t xml:space="preserve"> Percentile Poverty without Outliers sample.  Covariates drawn from those in Table ???.</w:t>
            </w:r>
          </w:p>
        </w:tc>
      </w:tr>
    </w:tbl>
    <w:p w14:paraId="15857013" w14:textId="77777777" w:rsidR="007B4809" w:rsidRDefault="007B4809" w:rsidP="007B4809">
      <w:pPr>
        <w:jc w:val="center"/>
      </w:pPr>
    </w:p>
    <w:p w14:paraId="7A7CFC9F" w14:textId="77777777" w:rsidR="007B4809" w:rsidRPr="007B4809" w:rsidRDefault="007B4809" w:rsidP="007B4809">
      <w:pPr>
        <w:rPr>
          <w:sz w:val="28"/>
          <w:szCs w:val="28"/>
        </w:rPr>
      </w:pPr>
    </w:p>
    <w:p w14:paraId="05195F5B" w14:textId="18010098" w:rsidR="00281A62" w:rsidRDefault="00281A62" w:rsidP="00311444">
      <w:pPr>
        <w:spacing w:line="480" w:lineRule="auto"/>
        <w:rPr>
          <w:sz w:val="24"/>
          <w:szCs w:val="24"/>
        </w:rPr>
      </w:pPr>
      <w:r>
        <w:rPr>
          <w:sz w:val="24"/>
          <w:szCs w:val="24"/>
        </w:rPr>
        <w:t xml:space="preserve">We find significant treatment effects in cities with an above-median proportion of children aged 0 to 4.  </w:t>
      </w:r>
      <w:r w:rsidR="006343AD">
        <w:rPr>
          <w:sz w:val="24"/>
          <w:szCs w:val="24"/>
        </w:rPr>
        <w:t xml:space="preserve">The effects are first evident in the third year after the vote, </w:t>
      </w:r>
      <w:r w:rsidR="00C0526B">
        <w:rPr>
          <w:sz w:val="24"/>
          <w:szCs w:val="24"/>
        </w:rPr>
        <w:t xml:space="preserve">and </w:t>
      </w:r>
      <w:r w:rsidR="006343AD">
        <w:rPr>
          <w:sz w:val="24"/>
          <w:szCs w:val="24"/>
        </w:rPr>
        <w:t xml:space="preserve">they extend through all periods we test, through ten years after the vote.  </w:t>
      </w:r>
      <w:r w:rsidR="007B4809">
        <w:rPr>
          <w:sz w:val="24"/>
          <w:szCs w:val="24"/>
        </w:rPr>
        <w:t xml:space="preserve">In this case trimming outliers in employment does not markedly affect the treatment effect estimates.  The 922 </w:t>
      </w:r>
      <w:proofErr w:type="gramStart"/>
      <w:r w:rsidR="007B4809">
        <w:rPr>
          <w:sz w:val="24"/>
          <w:szCs w:val="24"/>
        </w:rPr>
        <w:t>estimate</w:t>
      </w:r>
      <w:proofErr w:type="gramEnd"/>
      <w:r w:rsidR="007B4809">
        <w:rPr>
          <w:sz w:val="24"/>
          <w:szCs w:val="24"/>
        </w:rPr>
        <w:t xml:space="preserve"> for period </w:t>
      </w:r>
      <w:r w:rsidR="007B4809" w:rsidRPr="007B4809">
        <w:rPr>
          <w:i/>
          <w:iCs/>
          <w:sz w:val="24"/>
          <w:szCs w:val="24"/>
        </w:rPr>
        <w:t>t</w:t>
      </w:r>
      <w:r w:rsidR="007B4809">
        <w:rPr>
          <w:sz w:val="24"/>
          <w:szCs w:val="24"/>
        </w:rPr>
        <w:t>+10 suggests a 5.4 yearly percentage point difference in employment growth between cities that renew and cut road taxes.</w:t>
      </w:r>
    </w:p>
    <w:p w14:paraId="79807585" w14:textId="5EBCE970" w:rsidR="007B4809" w:rsidRDefault="007B4809" w:rsidP="00311444">
      <w:pPr>
        <w:spacing w:line="480" w:lineRule="auto"/>
        <w:rPr>
          <w:color w:val="FF0000"/>
          <w:sz w:val="24"/>
          <w:szCs w:val="24"/>
        </w:rPr>
      </w:pPr>
      <w:r>
        <w:rPr>
          <w:sz w:val="24"/>
          <w:szCs w:val="24"/>
        </w:rPr>
        <w:tab/>
        <w:t xml:space="preserve">Our last experiment for the renewal tax sample that bears fruit is to examine high-poverty cities.  The literature often finds improved labor market outcomes in developing nations as a result of infrastructure investment, so it makes sense that disinvestment in road infrastructure in a developed </w:t>
      </w:r>
      <w:r>
        <w:rPr>
          <w:sz w:val="24"/>
          <w:szCs w:val="24"/>
        </w:rPr>
        <w:lastRenderedPageBreak/>
        <w:t xml:space="preserve">economy might hurt employment in high-poverty cities.  Splitting the sample by the median poverty rate bears no fruit, but focusing on the </w:t>
      </w:r>
      <w:r w:rsidR="00556AAB">
        <w:rPr>
          <w:sz w:val="24"/>
          <w:szCs w:val="24"/>
        </w:rPr>
        <w:t>cities with a poverty rate above the 75</w:t>
      </w:r>
      <w:r w:rsidR="00556AAB" w:rsidRPr="00556AAB">
        <w:rPr>
          <w:sz w:val="24"/>
          <w:szCs w:val="24"/>
          <w:vertAlign w:val="superscript"/>
        </w:rPr>
        <w:t>th</w:t>
      </w:r>
      <w:r w:rsidR="00556AAB">
        <w:rPr>
          <w:sz w:val="24"/>
          <w:szCs w:val="24"/>
        </w:rPr>
        <w:t xml:space="preserve"> percentile--a 14% poverty rate--does.  For these high-poverty cities, cutting road maintenance funding hurts employment.  We again find lower treatment effects after removing 5% outliers in employment, but even for this sample, after ten years we still find a persistent decrease in employment growth for high-poverty cities that cut road maintenance, at the rate of 6.8 percentage points per year.</w:t>
      </w:r>
    </w:p>
    <w:p w14:paraId="563A881A" w14:textId="66DE6825" w:rsidR="00955AE3" w:rsidRDefault="00593E53" w:rsidP="007D7853">
      <w:pPr>
        <w:pStyle w:val="Heading2"/>
        <w:pPrChange w:id="48" w:author="Rawat, Saani (rawatsa)" w:date="2025-08-29T11:34:00Z">
          <w:pPr>
            <w:spacing w:line="480" w:lineRule="auto"/>
          </w:pPr>
        </w:pPrChange>
      </w:pPr>
      <w:ins w:id="49" w:author="Rawat, Saani (rawatsa)" w:date="2025-08-29T11:41:00Z">
        <w:r>
          <w:t xml:space="preserve">5.2. </w:t>
        </w:r>
      </w:ins>
      <w:r w:rsidR="00955AE3">
        <w:t>New Tax Levies for Additional Road Funding</w:t>
      </w:r>
    </w:p>
    <w:p w14:paraId="1E8429AF" w14:textId="092501A7" w:rsidR="00955AE3" w:rsidRDefault="00955AE3" w:rsidP="00955AE3">
      <w:pPr>
        <w:spacing w:line="480" w:lineRule="auto"/>
        <w:rPr>
          <w:sz w:val="24"/>
          <w:szCs w:val="24"/>
        </w:rPr>
      </w:pPr>
      <w:r>
        <w:rPr>
          <w:sz w:val="24"/>
          <w:szCs w:val="24"/>
        </w:rPr>
        <w:t xml:space="preserve">Our next set of results uses the set of tax levies for new taxes to increase road maintenance funding.  While the renewal tax levies used event-style RDD, the results from the current section come from RDD models that account for vote history (cite BLS or whoever).  </w:t>
      </w:r>
    </w:p>
    <w:p w14:paraId="64E16687" w14:textId="0AB5B911" w:rsidR="00662853" w:rsidRPr="00E936D9" w:rsidRDefault="00662853" w:rsidP="004A34D6">
      <w:pPr>
        <w:pStyle w:val="Heading3"/>
        <w:rPr>
          <w:ins w:id="50" w:author="Rawat, Saani (rawatsa)" w:date="2025-08-29T11:43:00Z"/>
        </w:rPr>
      </w:pPr>
      <w:ins w:id="51" w:author="Rawat, Saani (rawatsa)" w:date="2025-08-29T11:42:00Z">
        <w:r w:rsidRPr="004A34D6">
          <w:t xml:space="preserve">Effect of New Road Tax Levies on Government </w:t>
        </w:r>
        <w:r w:rsidR="004A34D6" w:rsidRPr="000D52F5">
          <w:t>Revenue and S</w:t>
        </w:r>
      </w:ins>
      <w:ins w:id="52" w:author="Rawat, Saani (rawatsa)" w:date="2025-08-29T11:43:00Z">
        <w:r w:rsidR="004A34D6" w:rsidRPr="00C72D55">
          <w:t>pending</w:t>
        </w:r>
      </w:ins>
    </w:p>
    <w:p w14:paraId="4C781A66" w14:textId="77777777" w:rsidR="004A34D6" w:rsidRDefault="004A34D6" w:rsidP="004A34D6">
      <w:pPr>
        <w:rPr>
          <w:ins w:id="53" w:author="Rawat, Saani (rawatsa)" w:date="2025-08-29T11:43:00Z"/>
        </w:rPr>
      </w:pPr>
    </w:p>
    <w:p w14:paraId="1915C9D7" w14:textId="77777777" w:rsidR="00210F96" w:rsidRDefault="000D52F5" w:rsidP="004A34D6">
      <w:pPr>
        <w:rPr>
          <w:ins w:id="54" w:author="Rawat, Saani (rawatsa)" w:date="2025-08-29T12:32:00Z"/>
          <w:sz w:val="24"/>
          <w:szCs w:val="24"/>
        </w:rPr>
      </w:pPr>
      <w:ins w:id="55" w:author="Rawat, Saani (rawatsa)" w:date="2025-08-29T12:18:00Z">
        <w:r w:rsidRPr="000D52F5">
          <w:rPr>
            <w:sz w:val="24"/>
            <w:szCs w:val="24"/>
            <w:rPrChange w:id="56" w:author="Rawat, Saani (rawatsa)" w:date="2025-08-29T12:18:00Z">
              <w:rPr/>
            </w:rPrChange>
          </w:rPr>
          <w:t>In the first stage</w:t>
        </w:r>
        <w:r>
          <w:rPr>
            <w:sz w:val="24"/>
            <w:szCs w:val="24"/>
          </w:rPr>
          <w:t>, we analyze whether</w:t>
        </w:r>
        <w:r w:rsidR="00C72D55">
          <w:rPr>
            <w:sz w:val="24"/>
            <w:szCs w:val="24"/>
          </w:rPr>
          <w:t xml:space="preserve"> pa</w:t>
        </w:r>
      </w:ins>
      <w:ins w:id="57" w:author="Rawat, Saani (rawatsa)" w:date="2025-08-29T12:19:00Z">
        <w:r w:rsidR="00C72D55">
          <w:rPr>
            <w:sz w:val="24"/>
            <w:szCs w:val="24"/>
          </w:rPr>
          <w:t xml:space="preserve">ssing a </w:t>
        </w:r>
      </w:ins>
      <w:ins w:id="58" w:author="Rawat, Saani (rawatsa)" w:date="2025-08-29T12:18:00Z">
        <w:r w:rsidR="00C72D55">
          <w:rPr>
            <w:sz w:val="24"/>
            <w:szCs w:val="24"/>
          </w:rPr>
          <w:t>road tax lev</w:t>
        </w:r>
      </w:ins>
      <w:ins w:id="59" w:author="Rawat, Saani (rawatsa)" w:date="2025-08-29T12:19:00Z">
        <w:r w:rsidR="00C72D55">
          <w:rPr>
            <w:sz w:val="24"/>
            <w:szCs w:val="24"/>
          </w:rPr>
          <w:t xml:space="preserve">y </w:t>
        </w:r>
        <w:r w:rsidR="00E936D9">
          <w:rPr>
            <w:sz w:val="24"/>
            <w:szCs w:val="24"/>
          </w:rPr>
          <w:t xml:space="preserve">affects the property tax revenue and government spending on </w:t>
        </w:r>
      </w:ins>
      <w:ins w:id="60" w:author="Rawat, Saani (rawatsa)" w:date="2025-08-29T12:29:00Z">
        <w:r w:rsidR="00A7616B">
          <w:rPr>
            <w:sz w:val="24"/>
            <w:szCs w:val="24"/>
          </w:rPr>
          <w:t xml:space="preserve">local </w:t>
        </w:r>
      </w:ins>
      <w:ins w:id="61" w:author="Rawat, Saani (rawatsa)" w:date="2025-08-29T12:19:00Z">
        <w:r w:rsidR="00E936D9">
          <w:rPr>
            <w:sz w:val="24"/>
            <w:szCs w:val="24"/>
          </w:rPr>
          <w:t>roads</w:t>
        </w:r>
        <w:r w:rsidR="00FF076E">
          <w:rPr>
            <w:sz w:val="24"/>
            <w:szCs w:val="24"/>
          </w:rPr>
          <w:t>. U</w:t>
        </w:r>
      </w:ins>
      <w:ins w:id="62" w:author="Rawat, Saani (rawatsa)" w:date="2025-08-29T12:20:00Z">
        <w:r w:rsidR="00FF076E">
          <w:rPr>
            <w:sz w:val="24"/>
            <w:szCs w:val="24"/>
          </w:rPr>
          <w:t xml:space="preserve">sing yearly financial reports of local governments in Ohio </w:t>
        </w:r>
        <w:r w:rsidR="00296595">
          <w:rPr>
            <w:sz w:val="24"/>
            <w:szCs w:val="24"/>
          </w:rPr>
          <w:t xml:space="preserve">via Auditor of State’s website, we </w:t>
        </w:r>
        <w:r w:rsidR="009B4F07">
          <w:rPr>
            <w:sz w:val="24"/>
            <w:szCs w:val="24"/>
          </w:rPr>
          <w:t>co</w:t>
        </w:r>
      </w:ins>
      <w:ins w:id="63" w:author="Rawat, Saani (rawatsa)" w:date="2025-08-29T12:21:00Z">
        <w:r w:rsidR="009B4F07">
          <w:rPr>
            <w:sz w:val="24"/>
            <w:szCs w:val="24"/>
          </w:rPr>
          <w:t>llect data on property tax revenue reported by the local governments in their financial reports</w:t>
        </w:r>
      </w:ins>
      <w:ins w:id="64" w:author="Rawat, Saani (rawatsa)" w:date="2025-08-29T12:23:00Z">
        <w:r w:rsidR="00195A09">
          <w:rPr>
            <w:rStyle w:val="FootnoteReference"/>
            <w:sz w:val="24"/>
            <w:szCs w:val="24"/>
          </w:rPr>
          <w:footnoteReference w:id="1"/>
        </w:r>
      </w:ins>
      <w:ins w:id="68" w:author="Rawat, Saani (rawatsa)" w:date="2025-08-29T12:26:00Z">
        <w:r w:rsidR="00A42E62">
          <w:rPr>
            <w:sz w:val="24"/>
            <w:szCs w:val="24"/>
          </w:rPr>
          <w:t xml:space="preserve"> and assess the changes in the</w:t>
        </w:r>
        <w:r w:rsidR="00103A58">
          <w:rPr>
            <w:sz w:val="24"/>
            <w:szCs w:val="24"/>
          </w:rPr>
          <w:t xml:space="preserve"> reported tax revenue before and after a </w:t>
        </w:r>
      </w:ins>
      <w:ins w:id="69" w:author="Rawat, Saani (rawatsa)" w:date="2025-08-29T12:27:00Z">
        <w:r w:rsidR="00103A58">
          <w:rPr>
            <w:sz w:val="24"/>
            <w:szCs w:val="24"/>
          </w:rPr>
          <w:t xml:space="preserve">township </w:t>
        </w:r>
      </w:ins>
      <w:ins w:id="70" w:author="Rawat, Saani (rawatsa)" w:date="2025-08-29T12:26:00Z">
        <w:r w:rsidR="00103A58">
          <w:rPr>
            <w:sz w:val="24"/>
            <w:szCs w:val="24"/>
          </w:rPr>
          <w:t>passe</w:t>
        </w:r>
      </w:ins>
      <w:ins w:id="71" w:author="Rawat, Saani (rawatsa)" w:date="2025-08-29T12:27:00Z">
        <w:r w:rsidR="00103A58">
          <w:rPr>
            <w:sz w:val="24"/>
            <w:szCs w:val="24"/>
          </w:rPr>
          <w:t>s</w:t>
        </w:r>
      </w:ins>
      <w:ins w:id="72" w:author="Rawat, Saani (rawatsa)" w:date="2025-08-29T12:26:00Z">
        <w:r w:rsidR="00103A58">
          <w:rPr>
            <w:sz w:val="24"/>
            <w:szCs w:val="24"/>
          </w:rPr>
          <w:t xml:space="preserve"> </w:t>
        </w:r>
      </w:ins>
      <w:ins w:id="73" w:author="Rawat, Saani (rawatsa)" w:date="2025-08-29T12:27:00Z">
        <w:r w:rsidR="00103A58">
          <w:rPr>
            <w:sz w:val="24"/>
            <w:szCs w:val="24"/>
          </w:rPr>
          <w:t>a road tax levy</w:t>
        </w:r>
      </w:ins>
      <w:ins w:id="74" w:author="Rawat, Saani (rawatsa)" w:date="2025-08-29T12:28:00Z">
        <w:r w:rsidR="001645D1">
          <w:rPr>
            <w:rStyle w:val="FootnoteReference"/>
            <w:sz w:val="24"/>
            <w:szCs w:val="24"/>
          </w:rPr>
          <w:footnoteReference w:id="2"/>
        </w:r>
      </w:ins>
      <w:ins w:id="76" w:author="Rawat, Saani (rawatsa)" w:date="2025-08-29T12:21:00Z">
        <w:r w:rsidR="0054086D">
          <w:rPr>
            <w:sz w:val="24"/>
            <w:szCs w:val="24"/>
          </w:rPr>
          <w:t>.</w:t>
        </w:r>
      </w:ins>
      <w:ins w:id="77" w:author="Rawat, Saani (rawatsa)" w:date="2025-08-29T12:28:00Z">
        <w:r w:rsidR="00616196">
          <w:rPr>
            <w:sz w:val="24"/>
            <w:szCs w:val="24"/>
          </w:rPr>
          <w:t xml:space="preserve"> For </w:t>
        </w:r>
      </w:ins>
      <w:ins w:id="78" w:author="Rawat, Saani (rawatsa)" w:date="2025-08-29T12:29:00Z">
        <w:r w:rsidR="00616196">
          <w:rPr>
            <w:sz w:val="24"/>
            <w:szCs w:val="24"/>
          </w:rPr>
          <w:t>spending</w:t>
        </w:r>
      </w:ins>
      <w:ins w:id="79" w:author="Rawat, Saani (rawatsa)" w:date="2025-08-29T12:30:00Z">
        <w:r w:rsidR="00A77894">
          <w:rPr>
            <w:sz w:val="24"/>
            <w:szCs w:val="24"/>
          </w:rPr>
          <w:t xml:space="preserve"> numbers</w:t>
        </w:r>
      </w:ins>
      <w:ins w:id="80" w:author="Rawat, Saani (rawatsa)" w:date="2025-08-29T12:29:00Z">
        <w:r w:rsidR="00616196">
          <w:rPr>
            <w:sz w:val="24"/>
            <w:szCs w:val="24"/>
          </w:rPr>
          <w:t xml:space="preserve">, we use the </w:t>
        </w:r>
        <w:r w:rsidR="00161974">
          <w:rPr>
            <w:sz w:val="24"/>
            <w:szCs w:val="24"/>
          </w:rPr>
          <w:t xml:space="preserve">annual expenditure of public works department, which is the primary department responsible for </w:t>
        </w:r>
        <w:r w:rsidR="00A7616B">
          <w:rPr>
            <w:sz w:val="24"/>
            <w:szCs w:val="24"/>
          </w:rPr>
          <w:t>maintenance and development of local roads in Ohio.</w:t>
        </w:r>
      </w:ins>
      <w:ins w:id="81" w:author="Rawat, Saani (rawatsa)" w:date="2025-08-29T12:30:00Z">
        <w:r w:rsidR="00A77894">
          <w:rPr>
            <w:sz w:val="24"/>
            <w:szCs w:val="24"/>
          </w:rPr>
          <w:t xml:space="preserve"> Due to data sparseness,</w:t>
        </w:r>
        <w:r w:rsidR="00EB47CE">
          <w:rPr>
            <w:sz w:val="24"/>
            <w:szCs w:val="24"/>
          </w:rPr>
          <w:t xml:space="preserve"> we create a time window,</w:t>
        </w:r>
      </w:ins>
      <w:ins w:id="82" w:author="Rawat, Saani (rawatsa)" w:date="2025-08-29T12:31:00Z">
        <w:r w:rsidR="00EB47CE">
          <w:rPr>
            <w:sz w:val="24"/>
            <w:szCs w:val="24"/>
          </w:rPr>
          <w:t xml:space="preserve"> averaging the </w:t>
        </w:r>
        <w:r w:rsidR="0021725D">
          <w:rPr>
            <w:sz w:val="24"/>
            <w:szCs w:val="24"/>
          </w:rPr>
          <w:t xml:space="preserve">data before and after a tax levy is passed or failed, and compare the changes </w:t>
        </w:r>
      </w:ins>
      <w:ins w:id="83" w:author="Rawat, Saani (rawatsa)" w:date="2025-08-29T12:32:00Z">
        <w:r w:rsidR="00A06DB2">
          <w:rPr>
            <w:sz w:val="24"/>
            <w:szCs w:val="24"/>
          </w:rPr>
          <w:t xml:space="preserve">in the treatment and the control groups. </w:t>
        </w:r>
      </w:ins>
    </w:p>
    <w:p w14:paraId="667137CC" w14:textId="77777777" w:rsidR="00210F96" w:rsidRDefault="00210F96" w:rsidP="004A34D6">
      <w:pPr>
        <w:rPr>
          <w:ins w:id="84" w:author="Rawat, Saani (rawatsa)" w:date="2025-08-29T12:32:00Z"/>
          <w:sz w:val="24"/>
          <w:szCs w:val="24"/>
        </w:rPr>
      </w:pPr>
    </w:p>
    <w:p w14:paraId="3F1F8DC6" w14:textId="73ED01F6" w:rsidR="004A34D6" w:rsidRDefault="00A06DB2" w:rsidP="004A34D6">
      <w:pPr>
        <w:rPr>
          <w:ins w:id="85" w:author="Rawat, Saani (rawatsa)" w:date="2025-08-29T12:32:00Z"/>
          <w:sz w:val="24"/>
          <w:szCs w:val="24"/>
        </w:rPr>
      </w:pPr>
      <w:ins w:id="86" w:author="Rawat, Saani (rawatsa)" w:date="2025-08-29T12:32:00Z">
        <w:r>
          <w:rPr>
            <w:sz w:val="24"/>
            <w:szCs w:val="24"/>
          </w:rPr>
          <w:t xml:space="preserve">The </w:t>
        </w:r>
        <w:r w:rsidR="00210F96">
          <w:rPr>
            <w:sz w:val="24"/>
            <w:szCs w:val="24"/>
          </w:rPr>
          <w:t>equation below summarizes our method –</w:t>
        </w:r>
      </w:ins>
    </w:p>
    <w:p w14:paraId="14B1E166" w14:textId="77777777" w:rsidR="00210F96" w:rsidRDefault="00210F96" w:rsidP="004A34D6">
      <w:pPr>
        <w:rPr>
          <w:ins w:id="87" w:author="Rawat, Saani (rawatsa)" w:date="2025-08-29T12:32:00Z"/>
          <w:sz w:val="24"/>
          <w:szCs w:val="24"/>
        </w:rPr>
      </w:pPr>
    </w:p>
    <w:p w14:paraId="390C71B2" w14:textId="5DC53D60" w:rsidR="004A34D6" w:rsidRPr="009D179F" w:rsidRDefault="00B52811" w:rsidP="004A34D6">
      <w:pPr>
        <w:rPr>
          <w:ins w:id="88" w:author="Rawat, Saani (rawatsa)" w:date="2025-08-29T12:50:00Z"/>
          <w:sz w:val="24"/>
          <w:szCs w:val="24"/>
          <w:rPrChange w:id="89" w:author="Rawat, Saani (rawatsa)" w:date="2025-08-29T12:59:00Z">
            <w:rPr>
              <w:ins w:id="90" w:author="Rawat, Saani (rawatsa)" w:date="2025-08-29T12:50:00Z"/>
              <w:rFonts w:eastAsiaTheme="minorEastAsia"/>
            </w:rPr>
          </w:rPrChange>
        </w:rPr>
      </w:pPr>
      <m:oMathPara>
        <m:oMath>
          <m:acc>
            <m:accPr>
              <m:chr m:val="̅"/>
              <m:ctrlPr>
                <w:ins w:id="91" w:author="Rawat, Saani (rawatsa)" w:date="2025-08-29T12:42:00Z">
                  <w:rPr>
                    <w:rFonts w:ascii="Cambria Math" w:hAnsi="Cambria Math"/>
                    <w:i/>
                    <w:sz w:val="24"/>
                    <w:szCs w:val="24"/>
                  </w:rPr>
                </w:ins>
              </m:ctrlPr>
            </m:accPr>
            <m:e>
              <m:sSub>
                <m:sSubPr>
                  <m:ctrlPr>
                    <w:ins w:id="92" w:author="Rawat, Saani (rawatsa)" w:date="2025-08-29T12:42:00Z">
                      <w:rPr>
                        <w:rFonts w:ascii="Cambria Math" w:hAnsi="Cambria Math"/>
                        <w:i/>
                        <w:sz w:val="24"/>
                        <w:szCs w:val="24"/>
                      </w:rPr>
                    </w:ins>
                  </m:ctrlPr>
                </m:sSubPr>
                <m:e>
                  <m:r>
                    <w:ins w:id="93" w:author="Rawat, Saani (rawatsa)" w:date="2025-08-29T12:42:00Z">
                      <w:rPr>
                        <w:rFonts w:ascii="Cambria Math" w:hAnsi="Cambria Math"/>
                        <w:sz w:val="24"/>
                        <w:szCs w:val="24"/>
                      </w:rPr>
                      <m:t>Y</m:t>
                    </w:ins>
                  </m:r>
                </m:e>
                <m:sub>
                  <m:r>
                    <w:ins w:id="94" w:author="Rawat, Saani (rawatsa)" w:date="2025-08-29T12:42:00Z">
                      <w:rPr>
                        <w:rFonts w:ascii="Cambria Math" w:hAnsi="Cambria Math"/>
                        <w:sz w:val="24"/>
                        <w:szCs w:val="24"/>
                      </w:rPr>
                      <m:t>iτ</m:t>
                    </w:ins>
                  </m:r>
                </m:sub>
              </m:sSub>
              <m:r>
                <w:ins w:id="95" w:author="Rawat, Saani (rawatsa)" w:date="2025-08-29T12:43:00Z">
                  <w:rPr>
                    <w:rFonts w:ascii="Cambria Math" w:hAnsi="Cambria Math"/>
                    <w:sz w:val="24"/>
                    <w:szCs w:val="24"/>
                  </w:rPr>
                  <m:t xml:space="preserve"> </m:t>
                </w:ins>
              </m:r>
            </m:e>
          </m:acc>
          <m:r>
            <w:ins w:id="96" w:author="Rawat, Saani (rawatsa)" w:date="2025-08-29T13:01:00Z">
              <w:rPr>
                <w:rFonts w:ascii="Cambria Math" w:eastAsiaTheme="minorEastAsia" w:hAnsi="Cambria Math"/>
                <w:sz w:val="24"/>
                <w:szCs w:val="24"/>
              </w:rPr>
              <m:t xml:space="preserve">= </m:t>
            </w:ins>
          </m:r>
          <m:sSub>
            <m:sSubPr>
              <m:ctrlPr>
                <w:ins w:id="97" w:author="Rawat, Saani (rawatsa)" w:date="2025-08-29T13:01:00Z">
                  <w:rPr>
                    <w:rFonts w:ascii="Cambria Math" w:hAnsi="Cambria Math"/>
                    <w:i/>
                    <w:sz w:val="24"/>
                    <w:szCs w:val="24"/>
                  </w:rPr>
                </w:ins>
              </m:ctrlPr>
            </m:sSubPr>
            <m:e>
              <m:r>
                <w:ins w:id="98" w:author="Rawat, Saani (rawatsa)" w:date="2025-08-29T13:01:00Z">
                  <w:rPr>
                    <w:rFonts w:ascii="Cambria Math" w:hAnsi="Cambria Math"/>
                    <w:sz w:val="24"/>
                    <w:szCs w:val="24"/>
                  </w:rPr>
                  <m:t>α</m:t>
                </w:ins>
              </m:r>
            </m:e>
            <m:sub>
              <m:r>
                <w:ins w:id="99" w:author="Rawat, Saani (rawatsa)" w:date="2025-08-29T13:01:00Z">
                  <w:rPr>
                    <w:rFonts w:ascii="Cambria Math" w:hAnsi="Cambria Math"/>
                    <w:sz w:val="24"/>
                    <w:szCs w:val="24"/>
                  </w:rPr>
                  <m:t>i</m:t>
                </w:ins>
              </m:r>
            </m:sub>
          </m:sSub>
          <m:r>
            <w:ins w:id="100" w:author="Rawat, Saani (rawatsa)" w:date="2025-08-29T13:01:00Z">
              <w:rPr>
                <w:rFonts w:ascii="Cambria Math" w:hAnsi="Cambria Math"/>
                <w:sz w:val="24"/>
                <w:szCs w:val="24"/>
              </w:rPr>
              <m:t>+</m:t>
            </w:ins>
          </m:r>
          <m:sSub>
            <m:sSubPr>
              <m:ctrlPr>
                <w:ins w:id="101" w:author="Rawat, Saani (rawatsa)" w:date="2025-08-29T13:01:00Z">
                  <w:rPr>
                    <w:rFonts w:ascii="Cambria Math" w:hAnsi="Cambria Math"/>
                    <w:i/>
                    <w:sz w:val="24"/>
                    <w:szCs w:val="24"/>
                  </w:rPr>
                </w:ins>
              </m:ctrlPr>
            </m:sSubPr>
            <m:e>
              <m:r>
                <w:ins w:id="102" w:author="Rawat, Saani (rawatsa)" w:date="2025-08-29T13:01:00Z">
                  <w:rPr>
                    <w:rFonts w:ascii="Cambria Math" w:hAnsi="Cambria Math"/>
                    <w:sz w:val="24"/>
                    <w:szCs w:val="24"/>
                  </w:rPr>
                  <m:t>λ</m:t>
                </w:ins>
              </m:r>
            </m:e>
            <m:sub>
              <m:r>
                <w:ins w:id="103" w:author="Rawat, Saani (rawatsa)" w:date="2025-08-29T13:01:00Z">
                  <w:rPr>
                    <w:rFonts w:ascii="Cambria Math" w:hAnsi="Cambria Math"/>
                    <w:sz w:val="24"/>
                    <w:szCs w:val="24"/>
                  </w:rPr>
                  <m:t>τ</m:t>
                </w:ins>
              </m:r>
            </m:sub>
          </m:sSub>
          <m:r>
            <w:ins w:id="104" w:author="Rawat, Saani (rawatsa)" w:date="2025-08-29T13:01:00Z">
              <w:rPr>
                <w:rFonts w:ascii="Cambria Math" w:hAnsi="Cambria Math"/>
                <w:sz w:val="24"/>
                <w:szCs w:val="24"/>
              </w:rPr>
              <m:t>+β</m:t>
            </w:ins>
          </m:r>
          <m:d>
            <m:dPr>
              <m:ctrlPr>
                <w:ins w:id="105" w:author="Rawat, Saani (rawatsa)" w:date="2025-08-29T13:01:00Z">
                  <w:rPr>
                    <w:rFonts w:ascii="Cambria Math" w:hAnsi="Cambria Math"/>
                    <w:i/>
                    <w:sz w:val="24"/>
                    <w:szCs w:val="24"/>
                  </w:rPr>
                </w:ins>
              </m:ctrlPr>
            </m:dPr>
            <m:e>
              <m:r>
                <w:ins w:id="106" w:author="Rawat, Saani (rawatsa)" w:date="2025-08-29T13:01:00Z">
                  <w:rPr>
                    <w:rFonts w:ascii="Cambria Math" w:hAnsi="Cambria Math"/>
                    <w:sz w:val="24"/>
                    <w:szCs w:val="24"/>
                  </w:rPr>
                  <m:t>pas</m:t>
                </w:ins>
              </m:r>
              <m:sSub>
                <m:sSubPr>
                  <m:ctrlPr>
                    <w:ins w:id="107" w:author="Rawat, Saani (rawatsa)" w:date="2025-08-29T13:01:00Z">
                      <w:rPr>
                        <w:rFonts w:ascii="Cambria Math" w:hAnsi="Cambria Math"/>
                        <w:i/>
                        <w:sz w:val="24"/>
                        <w:szCs w:val="24"/>
                      </w:rPr>
                    </w:ins>
                  </m:ctrlPr>
                </m:sSubPr>
                <m:e>
                  <m:r>
                    <w:ins w:id="108" w:author="Rawat, Saani (rawatsa)" w:date="2025-08-29T13:01:00Z">
                      <w:rPr>
                        <w:rFonts w:ascii="Cambria Math" w:hAnsi="Cambria Math"/>
                        <w:sz w:val="24"/>
                        <w:szCs w:val="24"/>
                      </w:rPr>
                      <m:t>s</m:t>
                    </w:ins>
                  </m:r>
                </m:e>
                <m:sub>
                  <m:r>
                    <w:ins w:id="109" w:author="Rawat, Saani (rawatsa)" w:date="2025-08-29T13:01:00Z">
                      <w:rPr>
                        <w:rFonts w:ascii="Cambria Math" w:hAnsi="Cambria Math"/>
                        <w:sz w:val="24"/>
                        <w:szCs w:val="24"/>
                      </w:rPr>
                      <m:t>iτ</m:t>
                    </w:ins>
                  </m:r>
                </m:sub>
              </m:sSub>
              <m:r>
                <w:ins w:id="110" w:author="Rawat, Saani (rawatsa)" w:date="2025-08-29T13:01:00Z">
                  <w:rPr>
                    <w:rFonts w:ascii="Cambria Math" w:hAnsi="Cambria Math"/>
                    <w:sz w:val="24"/>
                    <w:szCs w:val="24"/>
                  </w:rPr>
                  <m:t>×Pos</m:t>
                </w:ins>
              </m:r>
              <m:sSub>
                <m:sSubPr>
                  <m:ctrlPr>
                    <w:ins w:id="111" w:author="Rawat, Saani (rawatsa)" w:date="2025-08-29T13:01:00Z">
                      <w:rPr>
                        <w:rFonts w:ascii="Cambria Math" w:hAnsi="Cambria Math"/>
                        <w:i/>
                        <w:sz w:val="24"/>
                        <w:szCs w:val="24"/>
                      </w:rPr>
                    </w:ins>
                  </m:ctrlPr>
                </m:sSubPr>
                <m:e>
                  <m:r>
                    <w:ins w:id="112" w:author="Rawat, Saani (rawatsa)" w:date="2025-08-29T13:01:00Z">
                      <w:rPr>
                        <w:rFonts w:ascii="Cambria Math" w:hAnsi="Cambria Math"/>
                        <w:sz w:val="24"/>
                        <w:szCs w:val="24"/>
                      </w:rPr>
                      <m:t>t</m:t>
                    </w:ins>
                  </m:r>
                </m:e>
                <m:sub>
                  <m:r>
                    <w:ins w:id="113" w:author="Rawat, Saani (rawatsa)" w:date="2025-08-29T13:01:00Z">
                      <w:rPr>
                        <w:rFonts w:ascii="Cambria Math" w:hAnsi="Cambria Math"/>
                        <w:sz w:val="24"/>
                        <w:szCs w:val="24"/>
                      </w:rPr>
                      <m:t>iτ</m:t>
                    </w:ins>
                  </m:r>
                </m:sub>
              </m:sSub>
            </m:e>
          </m:d>
          <m:r>
            <w:ins w:id="114" w:author="Rawat, Saani (rawatsa)" w:date="2025-08-29T13:01:00Z">
              <w:rPr>
                <w:rFonts w:ascii="Cambria Math" w:hAnsi="Cambria Math"/>
                <w:sz w:val="24"/>
                <w:szCs w:val="24"/>
              </w:rPr>
              <m:t>+</m:t>
            </w:ins>
          </m:r>
          <m:sSub>
            <m:sSubPr>
              <m:ctrlPr>
                <w:ins w:id="115" w:author="Rawat, Saani (rawatsa)" w:date="2025-08-29T13:01:00Z">
                  <w:rPr>
                    <w:rFonts w:ascii="Cambria Math" w:hAnsi="Cambria Math"/>
                    <w:i/>
                    <w:sz w:val="24"/>
                    <w:szCs w:val="24"/>
                  </w:rPr>
                </w:ins>
              </m:ctrlPr>
            </m:sSubPr>
            <m:e>
              <m:r>
                <w:ins w:id="116" w:author="Rawat, Saani (rawatsa)" w:date="2025-08-29T13:01:00Z">
                  <w:rPr>
                    <w:rFonts w:ascii="Cambria Math" w:hAnsi="Cambria Math"/>
                    <w:sz w:val="24"/>
                    <w:szCs w:val="24"/>
                  </w:rPr>
                  <m:t>μ</m:t>
                </w:ins>
              </m:r>
            </m:e>
            <m:sub>
              <m:r>
                <w:ins w:id="117" w:author="Rawat, Saani (rawatsa)" w:date="2025-08-29T13:01:00Z">
                  <w:rPr>
                    <w:rFonts w:ascii="Cambria Math" w:hAnsi="Cambria Math"/>
                    <w:sz w:val="24"/>
                    <w:szCs w:val="24"/>
                  </w:rPr>
                  <m:t>iτ</m:t>
                </w:ins>
              </m:r>
            </m:sub>
          </m:sSub>
          <w:ins w:id="118" w:author="Rawat, Saani (rawatsa)" w:date="2025-08-29T12:46:00Z">
            <m:r>
              <w:rPr>
                <w:rFonts w:eastAsiaTheme="minorEastAsia"/>
                <w:sz w:val="24"/>
                <w:szCs w:val="24"/>
              </w:rPr>
              <w:br/>
            </m:r>
          </w:ins>
        </m:oMath>
      </m:oMathPara>
    </w:p>
    <w:p w14:paraId="2BDD9982" w14:textId="77777777" w:rsidR="00F832EB" w:rsidRPr="00E8374C" w:rsidRDefault="00F832EB" w:rsidP="004A34D6">
      <w:pPr>
        <w:rPr>
          <w:ins w:id="119" w:author="Rawat, Saani (rawatsa)" w:date="2025-08-29T12:30:00Z"/>
        </w:rPr>
      </w:pPr>
    </w:p>
    <w:p w14:paraId="672C84D1" w14:textId="5C8988CE" w:rsidR="00A77894" w:rsidRDefault="001A0EF5" w:rsidP="004A34D6">
      <w:pPr>
        <w:rPr>
          <w:ins w:id="120" w:author="Rawat, Saani (rawatsa)" w:date="2025-08-29T11:43:00Z"/>
        </w:rPr>
      </w:pPr>
      <m:oMath>
        <m:r>
          <w:ins w:id="121" w:author="Rawat, Saani (rawatsa)" w:date="2025-08-29T12:51:00Z">
            <w:rPr>
              <w:rFonts w:ascii="Cambria Math" w:hAnsi="Cambria Math"/>
            </w:rPr>
            <m:t>i</m:t>
          </w:ins>
        </m:r>
      </m:oMath>
      <w:ins w:id="122" w:author="Rawat, Saani (rawatsa)" w:date="2025-08-29T12:51:00Z">
        <w:r>
          <w:rPr>
            <w:rFonts w:eastAsiaTheme="minorEastAsia"/>
          </w:rPr>
          <w:t xml:space="preserve"> indexes townships, with elections </w:t>
        </w:r>
        <w:r w:rsidR="00B369D2">
          <w:rPr>
            <w:rFonts w:eastAsiaTheme="minorEastAsia"/>
          </w:rPr>
          <w:t xml:space="preserve">occurring in years </w:t>
        </w:r>
      </w:ins>
      <m:oMath>
        <m:sSub>
          <m:sSubPr>
            <m:ctrlPr>
              <w:ins w:id="123" w:author="Rawat, Saani (rawatsa)" w:date="2025-08-29T12:51:00Z">
                <w:rPr>
                  <w:rFonts w:ascii="Cambria Math" w:eastAsiaTheme="minorEastAsia" w:hAnsi="Cambria Math"/>
                  <w:i/>
                </w:rPr>
              </w:ins>
            </m:ctrlPr>
          </m:sSubPr>
          <m:e>
            <m:r>
              <w:ins w:id="124" w:author="Rawat, Saani (rawatsa)" w:date="2025-08-29T12:55:00Z">
                <w:rPr>
                  <w:rFonts w:ascii="Cambria Math" w:eastAsiaTheme="minorEastAsia" w:hAnsi="Cambria Math"/>
                </w:rPr>
                <m:t>t</m:t>
              </w:ins>
            </m:r>
          </m:e>
          <m:sub>
            <m:r>
              <w:ins w:id="125" w:author="Rawat, Saani (rawatsa)" w:date="2025-08-29T12:51:00Z">
                <w:rPr>
                  <w:rFonts w:ascii="Cambria Math" w:eastAsiaTheme="minorEastAsia" w:hAnsi="Cambria Math"/>
                </w:rPr>
                <m:t>i</m:t>
              </w:ins>
            </m:r>
          </m:sub>
        </m:sSub>
      </m:oMath>
      <w:ins w:id="126" w:author="Rawat, Saani (rawatsa)" w:date="2025-08-29T12:51:00Z">
        <w:r w:rsidR="00B369D2">
          <w:rPr>
            <w:rFonts w:eastAsiaTheme="minorEastAsia"/>
          </w:rPr>
          <w:t xml:space="preserve"> and </w:t>
        </w:r>
      </w:ins>
      <m:oMath>
        <m:r>
          <w:ins w:id="127" w:author="Rawat, Saani (rawatsa)" w:date="2025-08-29T12:51:00Z">
            <w:rPr>
              <w:rFonts w:ascii="Cambria Math" w:hAnsi="Cambria Math"/>
            </w:rPr>
            <m:t>τ</m:t>
          </w:ins>
        </m:r>
      </m:oMath>
      <w:ins w:id="128" w:author="Rawat, Saani (rawatsa)" w:date="2025-08-29T12:51:00Z">
        <w:r w:rsidR="00B369D2">
          <w:rPr>
            <w:rFonts w:eastAsiaTheme="minorEastAsia"/>
          </w:rPr>
          <w:t xml:space="preserve"> is a two-period indicator </w:t>
        </w:r>
      </w:ins>
      <w:ins w:id="129" w:author="Rawat, Saani (rawatsa)" w:date="2025-08-29T12:52:00Z">
        <w:r w:rsidR="00F542BB">
          <w:rPr>
            <w:rFonts w:eastAsiaTheme="minorEastAsia"/>
          </w:rPr>
          <w:t>(</w:t>
        </w:r>
      </w:ins>
      <m:oMath>
        <m:r>
          <w:ins w:id="130" w:author="Rawat, Saani (rawatsa)" w:date="2025-08-29T12:53:00Z">
            <w:rPr>
              <w:rFonts w:ascii="Cambria Math" w:hAnsi="Cambria Math"/>
            </w:rPr>
            <m:t>pre</m:t>
          </w:ins>
        </m:r>
      </m:oMath>
      <w:ins w:id="131" w:author="Rawat, Saani (rawatsa)" w:date="2025-08-29T12:53:00Z">
        <w:r w:rsidR="00A71752">
          <w:rPr>
            <w:rFonts w:eastAsiaTheme="minorEastAsia"/>
          </w:rPr>
          <w:t xml:space="preserve"> </w:t>
        </w:r>
      </w:ins>
      <w:ins w:id="132" w:author="Rawat, Saani (rawatsa)" w:date="2025-08-29T12:52:00Z">
        <w:r w:rsidR="00F542BB">
          <w:rPr>
            <w:rFonts w:eastAsiaTheme="minorEastAsia"/>
          </w:rPr>
          <w:t xml:space="preserve">vs </w:t>
        </w:r>
      </w:ins>
      <m:oMath>
        <m:r>
          <w:ins w:id="133" w:author="Rawat, Saani (rawatsa)" w:date="2025-08-29T12:54:00Z">
            <w:rPr>
              <w:rFonts w:ascii="Cambria Math" w:eastAsiaTheme="minorEastAsia" w:hAnsi="Cambria Math"/>
            </w:rPr>
            <m:t>post</m:t>
          </w:ins>
        </m:r>
      </m:oMath>
      <w:ins w:id="134" w:author="Rawat, Saani (rawatsa)" w:date="2025-08-29T12:52:00Z">
        <w:r w:rsidR="00F542BB">
          <w:rPr>
            <w:rFonts w:eastAsiaTheme="minorEastAsia"/>
          </w:rPr>
          <w:t xml:space="preserve">), with </w:t>
        </w:r>
      </w:ins>
      <m:oMath>
        <m:r>
          <w:ins w:id="135" w:author="Rawat, Saani (rawatsa)" w:date="2025-08-29T12:52:00Z">
            <w:rPr>
              <w:rFonts w:ascii="Cambria Math" w:hAnsi="Cambria Math"/>
            </w:rPr>
            <m:t>pre</m:t>
          </w:ins>
        </m:r>
        <m:r>
          <w:ins w:id="136" w:author="Rawat, Saani (rawatsa)" w:date="2025-08-29T12:52:00Z">
            <w:rPr>
              <w:rFonts w:ascii="Cambria Math" w:hAnsi="Cambria Math"/>
            </w:rPr>
            <m:t>=</m:t>
          </w:ins>
        </m:r>
        <m:d>
          <m:dPr>
            <m:begChr m:val="{"/>
            <m:endChr m:val="}"/>
            <m:ctrlPr>
              <w:ins w:id="137" w:author="Rawat, Saani (rawatsa)" w:date="2025-08-29T12:52:00Z">
                <w:rPr>
                  <w:rFonts w:ascii="Cambria Math" w:hAnsi="Cambria Math"/>
                  <w:i/>
                </w:rPr>
              </w:ins>
            </m:ctrlPr>
          </m:dPr>
          <m:e>
            <m:sSub>
              <m:sSubPr>
                <m:ctrlPr>
                  <w:ins w:id="138" w:author="Rawat, Saani (rawatsa)" w:date="2025-08-29T12:52:00Z">
                    <w:rPr>
                      <w:rFonts w:ascii="Cambria Math" w:hAnsi="Cambria Math"/>
                      <w:i/>
                    </w:rPr>
                  </w:ins>
                </m:ctrlPr>
              </m:sSubPr>
              <m:e>
                <m:r>
                  <w:ins w:id="139" w:author="Rawat, Saani (rawatsa)" w:date="2025-08-29T12:55:00Z">
                    <w:rPr>
                      <w:rFonts w:ascii="Cambria Math" w:hAnsi="Cambria Math"/>
                    </w:rPr>
                    <m:t>t</m:t>
                  </w:ins>
                </m:r>
              </m:e>
              <m:sub>
                <m:r>
                  <w:ins w:id="140" w:author="Rawat, Saani (rawatsa)" w:date="2025-08-29T12:52:00Z">
                    <w:rPr>
                      <w:rFonts w:ascii="Cambria Math" w:hAnsi="Cambria Math"/>
                    </w:rPr>
                    <m:t xml:space="preserve">i </m:t>
                  </w:ins>
                </m:r>
              </m:sub>
            </m:sSub>
            <m:r>
              <w:ins w:id="141" w:author="Rawat, Saani (rawatsa)" w:date="2025-08-29T12:52:00Z">
                <w:rPr>
                  <w:rFonts w:ascii="Cambria Math" w:hAnsi="Cambria Math"/>
                </w:rPr>
                <m:t xml:space="preserve">-3, </m:t>
              </w:ins>
            </m:r>
            <m:sSub>
              <m:sSubPr>
                <m:ctrlPr>
                  <w:ins w:id="142" w:author="Rawat, Saani (rawatsa)" w:date="2025-08-29T12:52:00Z">
                    <w:rPr>
                      <w:rFonts w:ascii="Cambria Math" w:hAnsi="Cambria Math"/>
                      <w:i/>
                    </w:rPr>
                  </w:ins>
                </m:ctrlPr>
              </m:sSubPr>
              <m:e>
                <m:r>
                  <w:ins w:id="143" w:author="Rawat, Saani (rawatsa)" w:date="2025-08-29T12:55:00Z">
                    <w:rPr>
                      <w:rFonts w:ascii="Cambria Math" w:hAnsi="Cambria Math"/>
                    </w:rPr>
                    <m:t>t</m:t>
                  </w:ins>
                </m:r>
              </m:e>
              <m:sub>
                <m:r>
                  <w:ins w:id="144" w:author="Rawat, Saani (rawatsa)" w:date="2025-08-29T12:52:00Z">
                    <w:rPr>
                      <w:rFonts w:ascii="Cambria Math" w:hAnsi="Cambria Math"/>
                    </w:rPr>
                    <m:t>i</m:t>
                  </w:ins>
                </m:r>
              </m:sub>
            </m:sSub>
            <m:r>
              <w:ins w:id="145" w:author="Rawat, Saani (rawatsa)" w:date="2025-08-29T12:52:00Z">
                <w:rPr>
                  <w:rFonts w:ascii="Cambria Math" w:hAnsi="Cambria Math"/>
                </w:rPr>
                <m:t xml:space="preserve">-2, </m:t>
              </w:ins>
            </m:r>
            <m:sSub>
              <m:sSubPr>
                <m:ctrlPr>
                  <w:ins w:id="146" w:author="Rawat, Saani (rawatsa)" w:date="2025-08-29T12:52:00Z">
                    <w:rPr>
                      <w:rFonts w:ascii="Cambria Math" w:hAnsi="Cambria Math"/>
                      <w:i/>
                    </w:rPr>
                  </w:ins>
                </m:ctrlPr>
              </m:sSubPr>
              <m:e>
                <m:r>
                  <w:ins w:id="147" w:author="Rawat, Saani (rawatsa)" w:date="2025-08-29T12:55:00Z">
                    <w:rPr>
                      <w:rFonts w:ascii="Cambria Math" w:hAnsi="Cambria Math"/>
                    </w:rPr>
                    <m:t>t</m:t>
                  </w:ins>
                </m:r>
              </m:e>
              <m:sub>
                <m:r>
                  <w:ins w:id="148" w:author="Rawat, Saani (rawatsa)" w:date="2025-08-29T12:52:00Z">
                    <w:rPr>
                      <w:rFonts w:ascii="Cambria Math" w:hAnsi="Cambria Math"/>
                    </w:rPr>
                    <m:t>i</m:t>
                  </w:ins>
                </m:r>
              </m:sub>
            </m:sSub>
            <m:r>
              <w:ins w:id="149" w:author="Rawat, Saani (rawatsa)" w:date="2025-08-29T12:52:00Z">
                <w:rPr>
                  <w:rFonts w:ascii="Cambria Math" w:hAnsi="Cambria Math"/>
                </w:rPr>
                <m:t>-1</m:t>
              </w:ins>
            </m:r>
          </m:e>
        </m:d>
        <m:r>
          <w:ins w:id="150" w:author="Rawat, Saani (rawatsa)" w:date="2025-08-29T12:53:00Z">
            <w:rPr>
              <w:rFonts w:ascii="Cambria Math" w:hAnsi="Cambria Math"/>
            </w:rPr>
            <m:t>, post={</m:t>
          </w:ins>
        </m:r>
        <m:sSub>
          <m:sSubPr>
            <m:ctrlPr>
              <w:ins w:id="151" w:author="Rawat, Saani (rawatsa)" w:date="2025-08-29T12:53:00Z">
                <w:rPr>
                  <w:rFonts w:ascii="Cambria Math" w:hAnsi="Cambria Math"/>
                  <w:i/>
                </w:rPr>
              </w:ins>
            </m:ctrlPr>
          </m:sSubPr>
          <m:e>
            <m:r>
              <w:ins w:id="152" w:author="Rawat, Saani (rawatsa)" w:date="2025-08-29T12:55:00Z">
                <w:rPr>
                  <w:rFonts w:ascii="Cambria Math" w:hAnsi="Cambria Math"/>
                </w:rPr>
                <m:t>t</m:t>
              </w:ins>
            </m:r>
          </m:e>
          <m:sub>
            <m:r>
              <w:ins w:id="153" w:author="Rawat, Saani (rawatsa)" w:date="2025-08-29T12:53:00Z">
                <w:rPr>
                  <w:rFonts w:ascii="Cambria Math" w:hAnsi="Cambria Math"/>
                </w:rPr>
                <m:t>i</m:t>
              </w:ins>
            </m:r>
          </m:sub>
        </m:sSub>
        <m:r>
          <w:ins w:id="154" w:author="Rawat, Saani (rawatsa)" w:date="2025-08-29T12:53:00Z">
            <w:rPr>
              <w:rFonts w:ascii="Cambria Math" w:hAnsi="Cambria Math"/>
            </w:rPr>
            <m:t xml:space="preserve">+1, </m:t>
          </w:ins>
        </m:r>
        <m:sSub>
          <m:sSubPr>
            <m:ctrlPr>
              <w:ins w:id="155" w:author="Rawat, Saani (rawatsa)" w:date="2025-08-29T12:53:00Z">
                <w:rPr>
                  <w:rFonts w:ascii="Cambria Math" w:hAnsi="Cambria Math"/>
                  <w:i/>
                </w:rPr>
              </w:ins>
            </m:ctrlPr>
          </m:sSubPr>
          <m:e>
            <m:r>
              <w:ins w:id="156" w:author="Rawat, Saani (rawatsa)" w:date="2025-08-29T12:55:00Z">
                <w:rPr>
                  <w:rFonts w:ascii="Cambria Math" w:hAnsi="Cambria Math"/>
                </w:rPr>
                <m:t>t</m:t>
              </w:ins>
            </m:r>
          </m:e>
          <m:sub>
            <m:r>
              <w:ins w:id="157" w:author="Rawat, Saani (rawatsa)" w:date="2025-08-29T12:53:00Z">
                <w:rPr>
                  <w:rFonts w:ascii="Cambria Math" w:hAnsi="Cambria Math"/>
                </w:rPr>
                <m:t>i</m:t>
              </w:ins>
            </m:r>
          </m:sub>
        </m:sSub>
        <m:r>
          <w:ins w:id="158" w:author="Rawat, Saani (rawatsa)" w:date="2025-08-29T12:53:00Z">
            <w:rPr>
              <w:rFonts w:ascii="Cambria Math" w:hAnsi="Cambria Math"/>
            </w:rPr>
            <m:t xml:space="preserve">+2, </m:t>
          </w:ins>
        </m:r>
        <m:sSub>
          <m:sSubPr>
            <m:ctrlPr>
              <w:ins w:id="159" w:author="Rawat, Saani (rawatsa)" w:date="2025-08-29T12:53:00Z">
                <w:rPr>
                  <w:rFonts w:ascii="Cambria Math" w:hAnsi="Cambria Math"/>
                  <w:i/>
                </w:rPr>
              </w:ins>
            </m:ctrlPr>
          </m:sSubPr>
          <m:e>
            <m:r>
              <w:ins w:id="160" w:author="Rawat, Saani (rawatsa)" w:date="2025-08-29T12:55:00Z">
                <w:rPr>
                  <w:rFonts w:ascii="Cambria Math" w:hAnsi="Cambria Math"/>
                </w:rPr>
                <m:t>t</m:t>
              </w:ins>
            </m:r>
          </m:e>
          <m:sub>
            <m:r>
              <w:ins w:id="161" w:author="Rawat, Saani (rawatsa)" w:date="2025-08-29T12:53:00Z">
                <w:rPr>
                  <w:rFonts w:ascii="Cambria Math" w:hAnsi="Cambria Math"/>
                </w:rPr>
                <m:t>i</m:t>
              </w:ins>
            </m:r>
          </m:sub>
        </m:sSub>
        <m:r>
          <w:ins w:id="162" w:author="Rawat, Saani (rawatsa)" w:date="2025-08-29T12:53:00Z">
            <w:rPr>
              <w:rFonts w:ascii="Cambria Math" w:hAnsi="Cambria Math"/>
            </w:rPr>
            <m:t>+3}</m:t>
          </w:ins>
        </m:r>
        <m:r>
          <w:ins w:id="163" w:author="Rawat, Saani (rawatsa)" w:date="2025-08-29T12:54:00Z">
            <w:rPr>
              <w:rStyle w:val="FootnoteReference"/>
              <w:rFonts w:ascii="Cambria Math" w:hAnsi="Cambria Math"/>
              <w:i/>
            </w:rPr>
            <w:footnoteReference w:id="3"/>
          </w:ins>
        </m:r>
      </m:oMath>
      <w:ins w:id="166" w:author="Rawat, Saani (rawatsa)" w:date="2025-08-29T12:52:00Z">
        <w:r w:rsidR="00F542BB">
          <w:rPr>
            <w:rFonts w:eastAsiaTheme="minorEastAsia"/>
          </w:rPr>
          <w:t xml:space="preserve"> </w:t>
        </w:r>
      </w:ins>
    </w:p>
    <w:p w14:paraId="1F2A1231" w14:textId="565701B0" w:rsidR="004A34D6" w:rsidRDefault="00ED05A1" w:rsidP="004A34D6">
      <w:pPr>
        <w:rPr>
          <w:ins w:id="167" w:author="Rawat, Saani (rawatsa)" w:date="2025-08-29T12:57:00Z"/>
          <w:rFonts w:eastAsiaTheme="minorEastAsia"/>
          <w:sz w:val="24"/>
          <w:szCs w:val="24"/>
        </w:rPr>
      </w:pPr>
      <m:oMathPara>
        <m:oMath>
          <m:r>
            <w:ins w:id="168" w:author="Rawat, Saani (rawatsa)" w:date="2025-08-29T12:57:00Z">
              <w:rPr>
                <w:rFonts w:ascii="Cambria Math" w:hAnsi="Cambria Math"/>
                <w:sz w:val="24"/>
                <w:szCs w:val="24"/>
              </w:rPr>
              <w:br/>
            </w:ins>
          </m:r>
          <m:r>
            <w:ins w:id="169" w:author="Rawat, Saani (rawatsa)" w:date="2025-08-29T12:56:00Z">
              <w:rPr>
                <w:rFonts w:ascii="Cambria Math" w:hAnsi="Cambria Math"/>
                <w:sz w:val="24"/>
                <w:szCs w:val="24"/>
              </w:rPr>
              <m:t>Pos</m:t>
            </w:ins>
          </m:r>
          <m:sSub>
            <m:sSubPr>
              <m:ctrlPr>
                <w:ins w:id="170" w:author="Rawat, Saani (rawatsa)" w:date="2025-08-29T12:56:00Z">
                  <w:rPr>
                    <w:rFonts w:ascii="Cambria Math" w:hAnsi="Cambria Math"/>
                    <w:i/>
                    <w:sz w:val="24"/>
                    <w:szCs w:val="24"/>
                  </w:rPr>
                </w:ins>
              </m:ctrlPr>
            </m:sSubPr>
            <m:e>
              <m:r>
                <w:ins w:id="171" w:author="Rawat, Saani (rawatsa)" w:date="2025-08-29T12:56:00Z">
                  <w:rPr>
                    <w:rFonts w:ascii="Cambria Math" w:hAnsi="Cambria Math"/>
                    <w:sz w:val="24"/>
                    <w:szCs w:val="24"/>
                  </w:rPr>
                  <m:t>t</m:t>
                </w:ins>
              </m:r>
            </m:e>
            <m:sub>
              <m:r>
                <w:ins w:id="172" w:author="Rawat, Saani (rawatsa)" w:date="2025-08-29T12:56:00Z">
                  <w:rPr>
                    <w:rFonts w:ascii="Cambria Math" w:hAnsi="Cambria Math"/>
                    <w:sz w:val="24"/>
                    <w:szCs w:val="24"/>
                  </w:rPr>
                  <m:t>iτ</m:t>
                </w:ins>
              </m:r>
            </m:sub>
          </m:sSub>
          <m:r>
            <w:ins w:id="173" w:author="Rawat, Saani (rawatsa)" w:date="2025-08-29T12:56:00Z">
              <w:rPr>
                <w:rFonts w:ascii="Cambria Math" w:hAnsi="Cambria Math"/>
                <w:sz w:val="24"/>
                <w:szCs w:val="24"/>
              </w:rPr>
              <m:t>=</m:t>
            </w:ins>
          </m:r>
          <m:sSub>
            <m:sSubPr>
              <m:ctrlPr>
                <w:ins w:id="174" w:author="Rawat, Saani (rawatsa)" w:date="2025-08-29T12:56:00Z">
                  <w:rPr>
                    <w:rFonts w:ascii="Cambria Math" w:hAnsi="Cambria Math"/>
                    <w:i/>
                    <w:sz w:val="24"/>
                    <w:szCs w:val="24"/>
                  </w:rPr>
                </w:ins>
              </m:ctrlPr>
            </m:sSubPr>
            <m:e>
              <m:r>
                <w:ins w:id="175" w:author="Rawat, Saani (rawatsa)" w:date="2025-08-29T12:56:00Z">
                  <w:rPr>
                    <w:rFonts w:ascii="Cambria Math" w:hAnsi="Cambria Math"/>
                    <w:sz w:val="24"/>
                    <w:szCs w:val="24"/>
                  </w:rPr>
                  <m:t>1</m:t>
                </w:ins>
              </m:r>
            </m:e>
            <m:sub>
              <m:r>
                <w:ins w:id="176" w:author="Rawat, Saani (rawatsa)" w:date="2025-08-29T12:56:00Z">
                  <w:rPr>
                    <w:rFonts w:ascii="Cambria Math" w:hAnsi="Cambria Math"/>
                    <w:sz w:val="24"/>
                    <w:szCs w:val="24"/>
                  </w:rPr>
                  <m:t>{τ=post}</m:t>
                </w:ins>
              </m:r>
            </m:sub>
          </m:sSub>
        </m:oMath>
      </m:oMathPara>
      <w:ins w:id="177" w:author="Rawat, Saani (rawatsa)" w:date="2025-08-29T12:56:00Z">
        <w:r w:rsidR="00766FDD">
          <w:rPr>
            <w:rFonts w:eastAsiaTheme="minorEastAsia"/>
            <w:sz w:val="24"/>
            <w:szCs w:val="24"/>
          </w:rPr>
          <w:t xml:space="preserve"> and </w:t>
        </w:r>
      </w:ins>
      <m:oMath>
        <m:sSub>
          <m:sSubPr>
            <m:ctrlPr>
              <w:ins w:id="178" w:author="Rawat, Saani (rawatsa)" w:date="2025-08-29T12:56:00Z">
                <w:rPr>
                  <w:rFonts w:ascii="Cambria Math" w:hAnsi="Cambria Math"/>
                  <w:i/>
                  <w:sz w:val="24"/>
                  <w:szCs w:val="24"/>
                </w:rPr>
              </w:ins>
            </m:ctrlPr>
          </m:sSubPr>
          <m:e>
            <m:r>
              <w:ins w:id="179" w:author="Rawat, Saani (rawatsa)" w:date="2025-08-29T12:57:00Z">
                <w:rPr>
                  <w:rFonts w:ascii="Cambria Math" w:hAnsi="Cambria Math"/>
                  <w:sz w:val="24"/>
                  <w:szCs w:val="24"/>
                </w:rPr>
                <m:t>pass</m:t>
              </w:ins>
            </m:r>
          </m:e>
          <m:sub>
            <m:r>
              <w:ins w:id="180" w:author="Rawat, Saani (rawatsa)" w:date="2025-08-29T12:56:00Z">
                <w:rPr>
                  <w:rFonts w:ascii="Cambria Math" w:hAnsi="Cambria Math"/>
                  <w:sz w:val="24"/>
                  <w:szCs w:val="24"/>
                </w:rPr>
                <m:t>iτ</m:t>
              </w:ins>
            </m:r>
          </m:sub>
        </m:sSub>
      </m:oMath>
      <w:ins w:id="181" w:author="Rawat, Saani (rawatsa)" w:date="2025-08-29T12:57:00Z">
        <w:r>
          <w:rPr>
            <w:rFonts w:eastAsiaTheme="minorEastAsia"/>
            <w:sz w:val="24"/>
            <w:szCs w:val="24"/>
          </w:rPr>
          <w:t>= 1 if election was passed, 0 otherwise.</w:t>
        </w:r>
      </w:ins>
    </w:p>
    <w:p w14:paraId="06B45F26" w14:textId="25A72A7A" w:rsidR="00ED05A1" w:rsidRDefault="0036397C" w:rsidP="004A34D6">
      <w:pPr>
        <w:rPr>
          <w:ins w:id="182" w:author="Rawat, Saani (rawatsa)" w:date="2025-08-29T12:59:00Z"/>
          <w:rFonts w:eastAsiaTheme="minorEastAsia"/>
          <w:sz w:val="24"/>
          <w:szCs w:val="24"/>
        </w:rPr>
      </w:pPr>
      <m:oMath>
        <m:r>
          <w:ins w:id="183" w:author="Rawat, Saani (rawatsa)" w:date="2025-08-29T12:58:00Z">
            <w:rPr>
              <w:rFonts w:ascii="Cambria Math" w:hAnsi="Cambria Math"/>
              <w:sz w:val="24"/>
              <w:szCs w:val="24"/>
            </w:rPr>
            <w:lastRenderedPageBreak/>
            <m:t>β</m:t>
          </w:ins>
        </m:r>
      </m:oMath>
      <w:ins w:id="184" w:author="Rawat, Saani (rawatsa)" w:date="2025-08-29T12:59:00Z">
        <w:r w:rsidR="002D73C4">
          <w:rPr>
            <w:rFonts w:eastAsiaTheme="minorEastAsia"/>
            <w:sz w:val="24"/>
            <w:szCs w:val="24"/>
          </w:rPr>
          <w:t xml:space="preserve"> </w:t>
        </w:r>
      </w:ins>
      <w:ins w:id="185" w:author="Rawat, Saani (rawatsa)" w:date="2025-08-29T12:58:00Z">
        <w:r>
          <w:rPr>
            <w:rFonts w:eastAsiaTheme="minorEastAsia"/>
            <w:sz w:val="24"/>
            <w:szCs w:val="24"/>
          </w:rPr>
          <w:t xml:space="preserve">is the </w:t>
        </w:r>
        <w:r w:rsidR="002D73C4">
          <w:rPr>
            <w:rFonts w:eastAsiaTheme="minorEastAsia"/>
            <w:sz w:val="24"/>
            <w:szCs w:val="24"/>
          </w:rPr>
          <w:t>first-stage effect for our collaps</w:t>
        </w:r>
      </w:ins>
      <w:ins w:id="186" w:author="Rawat, Saani (rawatsa)" w:date="2025-08-29T12:59:00Z">
        <w:r w:rsidR="002D73C4">
          <w:rPr>
            <w:rFonts w:eastAsiaTheme="minorEastAsia"/>
            <w:sz w:val="24"/>
            <w:szCs w:val="24"/>
          </w:rPr>
          <w:t xml:space="preserve">ed </w:t>
        </w:r>
        <w:proofErr w:type="spellStart"/>
        <w:r w:rsidR="002D73C4">
          <w:rPr>
            <w:rFonts w:eastAsiaTheme="minorEastAsia"/>
            <w:sz w:val="24"/>
            <w:szCs w:val="24"/>
          </w:rPr>
          <w:t>DiD</w:t>
        </w:r>
        <w:proofErr w:type="spellEnd"/>
        <w:r w:rsidR="002D73C4">
          <w:rPr>
            <w:rFonts w:eastAsiaTheme="minorEastAsia"/>
            <w:sz w:val="24"/>
            <w:szCs w:val="24"/>
          </w:rPr>
          <w:t>-style specification, with standard errors clustered at the township level.</w:t>
        </w:r>
      </w:ins>
      <w:ins w:id="187" w:author="Rawat, Saani (rawatsa)" w:date="2025-08-29T13:00:00Z">
        <w:r w:rsidR="001D7661">
          <w:rPr>
            <w:rFonts w:eastAsiaTheme="minorEastAsia"/>
            <w:sz w:val="24"/>
            <w:szCs w:val="24"/>
          </w:rPr>
          <w:t xml:space="preserve"> </w:t>
        </w:r>
      </w:ins>
      <m:oMath>
        <m:acc>
          <m:accPr>
            <m:chr m:val="̅"/>
            <m:ctrlPr>
              <w:ins w:id="188" w:author="Rawat, Saani (rawatsa)" w:date="2025-08-29T13:00:00Z">
                <w:rPr>
                  <w:rFonts w:ascii="Cambria Math" w:hAnsi="Cambria Math"/>
                  <w:i/>
                  <w:sz w:val="24"/>
                  <w:szCs w:val="24"/>
                </w:rPr>
              </w:ins>
            </m:ctrlPr>
          </m:accPr>
          <m:e>
            <m:sSub>
              <m:sSubPr>
                <m:ctrlPr>
                  <w:ins w:id="189" w:author="Rawat, Saani (rawatsa)" w:date="2025-08-29T13:01:00Z">
                    <w:rPr>
                      <w:rFonts w:ascii="Cambria Math" w:hAnsi="Cambria Math"/>
                      <w:i/>
                      <w:sz w:val="24"/>
                      <w:szCs w:val="24"/>
                    </w:rPr>
                  </w:ins>
                </m:ctrlPr>
              </m:sSubPr>
              <m:e>
                <m:r>
                  <w:ins w:id="190" w:author="Rawat, Saani (rawatsa)" w:date="2025-08-29T13:01:00Z">
                    <w:rPr>
                      <w:rFonts w:ascii="Cambria Math" w:hAnsi="Cambria Math"/>
                      <w:sz w:val="24"/>
                      <w:szCs w:val="24"/>
                    </w:rPr>
                    <m:t>Y</m:t>
                  </w:ins>
                </m:r>
              </m:e>
              <m:sub>
                <m:r>
                  <w:ins w:id="191" w:author="Rawat, Saani (rawatsa)" w:date="2025-08-29T13:01:00Z">
                    <w:rPr>
                      <w:rFonts w:ascii="Cambria Math" w:hAnsi="Cambria Math"/>
                      <w:sz w:val="24"/>
                      <w:szCs w:val="24"/>
                    </w:rPr>
                    <m:t>iτ</m:t>
                  </w:ins>
                </m:r>
              </m:sub>
            </m:sSub>
          </m:e>
        </m:acc>
      </m:oMath>
      <w:ins w:id="192" w:author="Rawat, Saani (rawatsa)" w:date="2025-08-29T13:01:00Z">
        <w:r w:rsidR="00DF77F1">
          <w:rPr>
            <w:rFonts w:eastAsiaTheme="minorEastAsia"/>
            <w:sz w:val="24"/>
            <w:szCs w:val="24"/>
          </w:rPr>
          <w:t xml:space="preserve"> is the 3-year mean or median of the outcome variable</w:t>
        </w:r>
      </w:ins>
      <w:ins w:id="193" w:author="Rawat, Saani (rawatsa)" w:date="2025-08-29T13:02:00Z">
        <w:r w:rsidR="00580A01">
          <w:rPr>
            <w:rStyle w:val="FootnoteReference"/>
            <w:rFonts w:eastAsiaTheme="minorEastAsia"/>
            <w:sz w:val="24"/>
            <w:szCs w:val="24"/>
          </w:rPr>
          <w:footnoteReference w:id="4"/>
        </w:r>
        <w:r w:rsidR="00580A01">
          <w:rPr>
            <w:rFonts w:eastAsiaTheme="minorEastAsia"/>
            <w:sz w:val="24"/>
            <w:szCs w:val="24"/>
          </w:rPr>
          <w:t>.</w:t>
        </w:r>
      </w:ins>
    </w:p>
    <w:p w14:paraId="2B98E7F8" w14:textId="77777777" w:rsidR="002D73C4" w:rsidRDefault="002D73C4" w:rsidP="004A34D6">
      <w:pPr>
        <w:rPr>
          <w:ins w:id="195" w:author="Rawat, Saani (rawatsa)" w:date="2025-08-29T12:59:00Z"/>
          <w:rFonts w:eastAsiaTheme="minorEastAsia"/>
          <w:sz w:val="24"/>
          <w:szCs w:val="24"/>
        </w:rPr>
      </w:pPr>
    </w:p>
    <w:p w14:paraId="5FD63373" w14:textId="77777777" w:rsidR="002D73C4" w:rsidRDefault="002D73C4" w:rsidP="004A34D6">
      <w:pPr>
        <w:rPr>
          <w:ins w:id="196" w:author="Rawat, Saani (rawatsa)" w:date="2025-08-29T13:12:00Z"/>
        </w:rPr>
      </w:pPr>
    </w:p>
    <w:tbl>
      <w:tblPr>
        <w:tblStyle w:val="TableGrid0"/>
        <w:tblW w:w="0" w:type="auto"/>
        <w:tblLook w:val="04A0" w:firstRow="1" w:lastRow="0" w:firstColumn="1" w:lastColumn="0" w:noHBand="0" w:noVBand="1"/>
        <w:tblPrChange w:id="197" w:author="Rawat, Saani (rawatsa)" w:date="2025-08-29T14:21:00Z">
          <w:tblPr>
            <w:tblStyle w:val="TableGrid0"/>
            <w:tblW w:w="0" w:type="auto"/>
            <w:tblLook w:val="04A0" w:firstRow="1" w:lastRow="0" w:firstColumn="1" w:lastColumn="0" w:noHBand="0" w:noVBand="1"/>
          </w:tblPr>
        </w:tblPrChange>
      </w:tblPr>
      <w:tblGrid>
        <w:gridCol w:w="3163"/>
        <w:gridCol w:w="3164"/>
        <w:gridCol w:w="3164"/>
        <w:tblGridChange w:id="198">
          <w:tblGrid>
            <w:gridCol w:w="2607"/>
            <w:gridCol w:w="2608"/>
            <w:gridCol w:w="1112"/>
            <w:gridCol w:w="1496"/>
            <w:gridCol w:w="1668"/>
          </w:tblGrid>
        </w:tblGridChange>
      </w:tblGrid>
      <w:tr w:rsidR="00113AC4" w14:paraId="5C4C0A01" w14:textId="77777777" w:rsidTr="00657ADE">
        <w:trPr>
          <w:trHeight w:val="532"/>
          <w:ins w:id="199" w:author="Rawat, Saani (rawatsa)" w:date="2025-08-29T14:18:00Z"/>
          <w:trPrChange w:id="200" w:author="Rawat, Saani (rawatsa)" w:date="2025-08-29T14:21:00Z">
            <w:trPr>
              <w:trHeight w:val="532"/>
            </w:trPr>
          </w:trPrChange>
        </w:trPr>
        <w:tc>
          <w:tcPr>
            <w:tcW w:w="6327" w:type="dxa"/>
            <w:gridSpan w:val="2"/>
            <w:tcBorders>
              <w:right w:val="nil"/>
            </w:tcBorders>
            <w:vAlign w:val="center"/>
            <w:tcPrChange w:id="201" w:author="Rawat, Saani (rawatsa)" w:date="2025-08-29T14:21:00Z">
              <w:tcPr>
                <w:tcW w:w="6327" w:type="dxa"/>
                <w:gridSpan w:val="3"/>
                <w:vAlign w:val="center"/>
              </w:tcPr>
            </w:tcPrChange>
          </w:tcPr>
          <w:p w14:paraId="201FAFAC" w14:textId="7258BC6D" w:rsidR="00113AC4" w:rsidRDefault="00113AC4" w:rsidP="003919A3">
            <w:pPr>
              <w:rPr>
                <w:ins w:id="202" w:author="Rawat, Saani (rawatsa)" w:date="2025-08-29T14:18:00Z"/>
                <w:b/>
                <w:bCs/>
              </w:rPr>
            </w:pPr>
            <w:ins w:id="203" w:author="Rawat, Saani (rawatsa)" w:date="2025-08-29T14:18:00Z">
              <w:r>
                <w:t>Panel A. Property Tax Revenue</w:t>
              </w:r>
            </w:ins>
          </w:p>
        </w:tc>
        <w:tc>
          <w:tcPr>
            <w:tcW w:w="3164" w:type="dxa"/>
            <w:tcBorders>
              <w:left w:val="nil"/>
              <w:bottom w:val="single" w:sz="4" w:space="0" w:color="auto"/>
            </w:tcBorders>
            <w:vAlign w:val="center"/>
            <w:tcPrChange w:id="204" w:author="Rawat, Saani (rawatsa)" w:date="2025-08-29T14:21:00Z">
              <w:tcPr>
                <w:tcW w:w="3164" w:type="dxa"/>
                <w:gridSpan w:val="2"/>
                <w:vAlign w:val="center"/>
              </w:tcPr>
            </w:tcPrChange>
          </w:tcPr>
          <w:p w14:paraId="7AA30D8E" w14:textId="77777777" w:rsidR="00113AC4" w:rsidRDefault="00113AC4" w:rsidP="003919A3">
            <w:pPr>
              <w:rPr>
                <w:ins w:id="205" w:author="Rawat, Saani (rawatsa)" w:date="2025-08-29T14:18:00Z"/>
                <w:b/>
                <w:bCs/>
              </w:rPr>
            </w:pPr>
          </w:p>
        </w:tc>
      </w:tr>
      <w:tr w:rsidR="0062181C" w14:paraId="3B7AE4AA" w14:textId="77777777" w:rsidTr="00657ADE">
        <w:trPr>
          <w:trHeight w:val="273"/>
          <w:ins w:id="206" w:author="Rawat, Saani (rawatsa)" w:date="2025-08-29T14:15:00Z"/>
          <w:trPrChange w:id="207" w:author="Rawat, Saani (rawatsa)" w:date="2025-08-29T14:21:00Z">
            <w:trPr>
              <w:gridAfter w:val="0"/>
            </w:trPr>
          </w:trPrChange>
        </w:trPr>
        <w:tc>
          <w:tcPr>
            <w:tcW w:w="3163" w:type="dxa"/>
            <w:tcBorders>
              <w:top w:val="nil"/>
              <w:left w:val="single" w:sz="4" w:space="0" w:color="auto"/>
              <w:bottom w:val="nil"/>
              <w:right w:val="nil"/>
            </w:tcBorders>
            <w:vAlign w:val="center"/>
            <w:tcPrChange w:id="208" w:author="Rawat, Saani (rawatsa)" w:date="2025-08-29T14:21:00Z">
              <w:tcPr>
                <w:tcW w:w="2607" w:type="dxa"/>
                <w:vAlign w:val="center"/>
              </w:tcPr>
            </w:tcPrChange>
          </w:tcPr>
          <w:p w14:paraId="5F376575" w14:textId="77777777" w:rsidR="0062181C" w:rsidRDefault="0062181C" w:rsidP="003919A3">
            <w:pPr>
              <w:rPr>
                <w:ins w:id="209" w:author="Rawat, Saani (rawatsa)" w:date="2025-08-29T14:15:00Z"/>
              </w:rPr>
            </w:pPr>
          </w:p>
        </w:tc>
        <w:tc>
          <w:tcPr>
            <w:tcW w:w="3164" w:type="dxa"/>
            <w:tcBorders>
              <w:top w:val="nil"/>
              <w:left w:val="nil"/>
              <w:bottom w:val="nil"/>
              <w:right w:val="nil"/>
            </w:tcBorders>
            <w:vAlign w:val="center"/>
            <w:tcPrChange w:id="210" w:author="Rawat, Saani (rawatsa)" w:date="2025-08-29T14:21:00Z">
              <w:tcPr>
                <w:tcW w:w="2608" w:type="dxa"/>
                <w:vAlign w:val="center"/>
              </w:tcPr>
            </w:tcPrChange>
          </w:tcPr>
          <w:p w14:paraId="6B3C2DA4" w14:textId="41828423" w:rsidR="0062181C" w:rsidRDefault="0062181C" w:rsidP="00113AC4">
            <w:pPr>
              <w:jc w:val="center"/>
              <w:rPr>
                <w:ins w:id="211" w:author="Rawat, Saani (rawatsa)" w:date="2025-08-29T14:15:00Z"/>
              </w:rPr>
              <w:pPrChange w:id="212" w:author="Rawat, Saani (rawatsa)" w:date="2025-08-29T14:19:00Z">
                <w:pPr/>
              </w:pPrChange>
            </w:pPr>
            <w:ins w:id="213" w:author="Rawat, Saani (rawatsa)" w:date="2025-08-29T14:17:00Z">
              <w:r>
                <w:rPr>
                  <w:b/>
                  <w:bCs/>
                </w:rPr>
                <w:t>Mean</w:t>
              </w:r>
            </w:ins>
          </w:p>
        </w:tc>
        <w:tc>
          <w:tcPr>
            <w:tcW w:w="3164" w:type="dxa"/>
            <w:tcBorders>
              <w:top w:val="single" w:sz="4" w:space="0" w:color="auto"/>
              <w:left w:val="nil"/>
              <w:bottom w:val="nil"/>
              <w:right w:val="single" w:sz="4" w:space="0" w:color="auto"/>
            </w:tcBorders>
            <w:vAlign w:val="center"/>
            <w:tcPrChange w:id="214" w:author="Rawat, Saani (rawatsa)" w:date="2025-08-29T14:21:00Z">
              <w:tcPr>
                <w:tcW w:w="2608" w:type="dxa"/>
                <w:gridSpan w:val="2"/>
                <w:vAlign w:val="center"/>
              </w:tcPr>
            </w:tcPrChange>
          </w:tcPr>
          <w:p w14:paraId="7EAFDB3E" w14:textId="429B0EC8" w:rsidR="0062181C" w:rsidRDefault="0062181C" w:rsidP="00113AC4">
            <w:pPr>
              <w:jc w:val="center"/>
              <w:rPr>
                <w:ins w:id="215" w:author="Rawat, Saani (rawatsa)" w:date="2025-08-29T14:15:00Z"/>
              </w:rPr>
              <w:pPrChange w:id="216" w:author="Rawat, Saani (rawatsa)" w:date="2025-08-29T14:19:00Z">
                <w:pPr/>
              </w:pPrChange>
            </w:pPr>
            <w:ins w:id="217" w:author="Rawat, Saani (rawatsa)" w:date="2025-08-29T14:15:00Z">
              <w:r>
                <w:rPr>
                  <w:b/>
                  <w:bCs/>
                </w:rPr>
                <w:t>Median, τ=0.5 (95% CI)</w:t>
              </w:r>
            </w:ins>
          </w:p>
        </w:tc>
      </w:tr>
      <w:tr w:rsidR="0062181C" w14:paraId="2D5B1E10" w14:textId="77777777" w:rsidTr="00657ADE">
        <w:trPr>
          <w:trHeight w:val="272"/>
          <w:ins w:id="218" w:author="Rawat, Saani (rawatsa)" w:date="2025-08-29T14:15:00Z"/>
          <w:trPrChange w:id="219" w:author="Rawat, Saani (rawatsa)" w:date="2025-08-29T14:21:00Z">
            <w:trPr>
              <w:gridAfter w:val="0"/>
            </w:trPr>
          </w:trPrChange>
        </w:trPr>
        <w:tc>
          <w:tcPr>
            <w:tcW w:w="3163" w:type="dxa"/>
            <w:tcBorders>
              <w:top w:val="nil"/>
              <w:left w:val="single" w:sz="4" w:space="0" w:color="auto"/>
              <w:bottom w:val="nil"/>
              <w:right w:val="nil"/>
            </w:tcBorders>
            <w:vAlign w:val="center"/>
            <w:tcPrChange w:id="220" w:author="Rawat, Saani (rawatsa)" w:date="2025-08-29T14:21:00Z">
              <w:tcPr>
                <w:tcW w:w="2607" w:type="dxa"/>
                <w:vAlign w:val="center"/>
              </w:tcPr>
            </w:tcPrChange>
          </w:tcPr>
          <w:p w14:paraId="33F915D2" w14:textId="5192EC3E" w:rsidR="0062181C" w:rsidRDefault="0062181C" w:rsidP="003919A3">
            <w:pPr>
              <w:rPr>
                <w:ins w:id="221" w:author="Rawat, Saani (rawatsa)" w:date="2025-08-29T14:15:00Z"/>
              </w:rPr>
            </w:pPr>
            <w:ins w:id="222" w:author="Rawat, Saani (rawatsa)" w:date="2025-08-29T14:15:00Z">
              <w:r>
                <w:rPr>
                  <w:rStyle w:val="Strong"/>
                </w:rPr>
                <w:t>Pass</w:t>
              </w:r>
            </w:ins>
          </w:p>
        </w:tc>
        <w:tc>
          <w:tcPr>
            <w:tcW w:w="3164" w:type="dxa"/>
            <w:tcBorders>
              <w:top w:val="nil"/>
              <w:left w:val="nil"/>
              <w:bottom w:val="nil"/>
              <w:right w:val="nil"/>
            </w:tcBorders>
            <w:vAlign w:val="center"/>
            <w:tcPrChange w:id="223" w:author="Rawat, Saani (rawatsa)" w:date="2025-08-29T14:21:00Z">
              <w:tcPr>
                <w:tcW w:w="2608" w:type="dxa"/>
                <w:vAlign w:val="center"/>
              </w:tcPr>
            </w:tcPrChange>
          </w:tcPr>
          <w:p w14:paraId="2EA2E317" w14:textId="5FB8F7DC" w:rsidR="0062181C" w:rsidRDefault="0062181C" w:rsidP="00113AC4">
            <w:pPr>
              <w:jc w:val="center"/>
              <w:rPr>
                <w:ins w:id="224" w:author="Rawat, Saani (rawatsa)" w:date="2025-08-29T14:17:00Z"/>
              </w:rPr>
              <w:pPrChange w:id="225" w:author="Rawat, Saani (rawatsa)" w:date="2025-08-29T14:19:00Z">
                <w:pPr/>
              </w:pPrChange>
            </w:pPr>
            <w:ins w:id="226" w:author="Rawat, Saani (rawatsa)" w:date="2025-08-29T14:15:00Z">
              <w:r>
                <w:t>0.0922**</w:t>
              </w:r>
            </w:ins>
          </w:p>
          <w:p w14:paraId="75C6F3B9" w14:textId="248F75B2" w:rsidR="0062181C" w:rsidRDefault="0062181C" w:rsidP="00113AC4">
            <w:pPr>
              <w:jc w:val="center"/>
              <w:rPr>
                <w:ins w:id="227" w:author="Rawat, Saani (rawatsa)" w:date="2025-08-29T14:15:00Z"/>
              </w:rPr>
              <w:pPrChange w:id="228" w:author="Rawat, Saani (rawatsa)" w:date="2025-08-29T14:19:00Z">
                <w:pPr/>
              </w:pPrChange>
            </w:pPr>
            <w:ins w:id="229" w:author="Rawat, Saani (rawatsa)" w:date="2025-08-29T14:15:00Z">
              <w:r>
                <w:t>(0.0345)</w:t>
              </w:r>
            </w:ins>
          </w:p>
        </w:tc>
        <w:tc>
          <w:tcPr>
            <w:tcW w:w="3164" w:type="dxa"/>
            <w:tcBorders>
              <w:top w:val="nil"/>
              <w:left w:val="nil"/>
              <w:bottom w:val="nil"/>
              <w:right w:val="single" w:sz="4" w:space="0" w:color="auto"/>
            </w:tcBorders>
            <w:vAlign w:val="center"/>
            <w:tcPrChange w:id="230" w:author="Rawat, Saani (rawatsa)" w:date="2025-08-29T14:21:00Z">
              <w:tcPr>
                <w:tcW w:w="2608" w:type="dxa"/>
                <w:gridSpan w:val="2"/>
                <w:vAlign w:val="center"/>
              </w:tcPr>
            </w:tcPrChange>
          </w:tcPr>
          <w:p w14:paraId="5FAC307D" w14:textId="56098C03" w:rsidR="0062181C" w:rsidRDefault="0062181C" w:rsidP="00113AC4">
            <w:pPr>
              <w:jc w:val="center"/>
              <w:rPr>
                <w:ins w:id="231" w:author="Rawat, Saani (rawatsa)" w:date="2025-08-29T14:17:00Z"/>
              </w:rPr>
              <w:pPrChange w:id="232" w:author="Rawat, Saani (rawatsa)" w:date="2025-08-29T14:19:00Z">
                <w:pPr/>
              </w:pPrChange>
            </w:pPr>
            <w:ins w:id="233" w:author="Rawat, Saani (rawatsa)" w:date="2025-08-29T14:15:00Z">
              <w:r>
                <w:t>0.1270</w:t>
              </w:r>
            </w:ins>
            <w:ins w:id="234" w:author="Rawat, Saani (rawatsa)" w:date="2025-08-29T14:17:00Z">
              <w:r>
                <w:t>***</w:t>
              </w:r>
            </w:ins>
          </w:p>
          <w:p w14:paraId="6C8109A0" w14:textId="2E67D03B" w:rsidR="0062181C" w:rsidRDefault="0062181C" w:rsidP="00113AC4">
            <w:pPr>
              <w:jc w:val="center"/>
              <w:rPr>
                <w:ins w:id="235" w:author="Rawat, Saani (rawatsa)" w:date="2025-08-29T14:15:00Z"/>
              </w:rPr>
              <w:pPrChange w:id="236" w:author="Rawat, Saani (rawatsa)" w:date="2025-08-29T14:19:00Z">
                <w:pPr/>
              </w:pPrChange>
            </w:pPr>
            <w:ins w:id="237" w:author="Rawat, Saani (rawatsa)" w:date="2025-08-29T14:15:00Z">
              <w:r>
                <w:t>[0.0719, 0.1704]</w:t>
              </w:r>
            </w:ins>
          </w:p>
        </w:tc>
      </w:tr>
      <w:tr w:rsidR="0062181C" w14:paraId="69D7478B" w14:textId="77777777" w:rsidTr="00657ADE">
        <w:trPr>
          <w:trHeight w:val="273"/>
          <w:ins w:id="238" w:author="Rawat, Saani (rawatsa)" w:date="2025-08-29T14:15:00Z"/>
          <w:trPrChange w:id="239" w:author="Rawat, Saani (rawatsa)" w:date="2025-08-29T14:21:00Z">
            <w:trPr>
              <w:gridAfter w:val="0"/>
            </w:trPr>
          </w:trPrChange>
        </w:trPr>
        <w:tc>
          <w:tcPr>
            <w:tcW w:w="3163" w:type="dxa"/>
            <w:tcBorders>
              <w:top w:val="nil"/>
              <w:left w:val="single" w:sz="4" w:space="0" w:color="auto"/>
              <w:bottom w:val="nil"/>
              <w:right w:val="nil"/>
            </w:tcBorders>
            <w:vAlign w:val="center"/>
            <w:tcPrChange w:id="240" w:author="Rawat, Saani (rawatsa)" w:date="2025-08-29T14:21:00Z">
              <w:tcPr>
                <w:tcW w:w="2607" w:type="dxa"/>
                <w:vAlign w:val="center"/>
              </w:tcPr>
            </w:tcPrChange>
          </w:tcPr>
          <w:p w14:paraId="084B5BB1" w14:textId="1A798AF5" w:rsidR="0062181C" w:rsidRDefault="0062181C" w:rsidP="003919A3">
            <w:pPr>
              <w:rPr>
                <w:ins w:id="241" w:author="Rawat, Saani (rawatsa)" w:date="2025-08-29T14:15:00Z"/>
              </w:rPr>
            </w:pPr>
            <w:ins w:id="242" w:author="Rawat, Saani (rawatsa)" w:date="2025-08-29T14:15:00Z">
              <w:r>
                <w:t xml:space="preserve">N </w:t>
              </w:r>
            </w:ins>
          </w:p>
        </w:tc>
        <w:tc>
          <w:tcPr>
            <w:tcW w:w="3164" w:type="dxa"/>
            <w:tcBorders>
              <w:top w:val="nil"/>
              <w:left w:val="nil"/>
              <w:bottom w:val="nil"/>
              <w:right w:val="nil"/>
            </w:tcBorders>
            <w:vAlign w:val="center"/>
            <w:tcPrChange w:id="243" w:author="Rawat, Saani (rawatsa)" w:date="2025-08-29T14:21:00Z">
              <w:tcPr>
                <w:tcW w:w="2608" w:type="dxa"/>
                <w:vAlign w:val="center"/>
              </w:tcPr>
            </w:tcPrChange>
          </w:tcPr>
          <w:p w14:paraId="4E094542" w14:textId="096AD925" w:rsidR="0062181C" w:rsidRDefault="0062181C" w:rsidP="00113AC4">
            <w:pPr>
              <w:jc w:val="center"/>
              <w:rPr>
                <w:ins w:id="244" w:author="Rawat, Saani (rawatsa)" w:date="2025-08-29T14:15:00Z"/>
              </w:rPr>
              <w:pPrChange w:id="245" w:author="Rawat, Saani (rawatsa)" w:date="2025-08-29T14:19:00Z">
                <w:pPr/>
              </w:pPrChange>
            </w:pPr>
            <w:ins w:id="246" w:author="Rawat, Saani (rawatsa)" w:date="2025-08-29T14:15:00Z">
              <w:r>
                <w:t>266</w:t>
              </w:r>
            </w:ins>
          </w:p>
        </w:tc>
        <w:tc>
          <w:tcPr>
            <w:tcW w:w="3164" w:type="dxa"/>
            <w:tcBorders>
              <w:top w:val="nil"/>
              <w:left w:val="nil"/>
              <w:bottom w:val="nil"/>
              <w:right w:val="single" w:sz="4" w:space="0" w:color="auto"/>
            </w:tcBorders>
            <w:vAlign w:val="center"/>
            <w:tcPrChange w:id="247" w:author="Rawat, Saani (rawatsa)" w:date="2025-08-29T14:21:00Z">
              <w:tcPr>
                <w:tcW w:w="2608" w:type="dxa"/>
                <w:gridSpan w:val="2"/>
                <w:vAlign w:val="center"/>
              </w:tcPr>
            </w:tcPrChange>
          </w:tcPr>
          <w:p w14:paraId="54B2C909" w14:textId="63190CB9" w:rsidR="0062181C" w:rsidRDefault="0062181C" w:rsidP="00113AC4">
            <w:pPr>
              <w:jc w:val="center"/>
              <w:rPr>
                <w:ins w:id="248" w:author="Rawat, Saani (rawatsa)" w:date="2025-08-29T14:15:00Z"/>
              </w:rPr>
              <w:pPrChange w:id="249" w:author="Rawat, Saani (rawatsa)" w:date="2025-08-29T14:19:00Z">
                <w:pPr/>
              </w:pPrChange>
            </w:pPr>
            <w:ins w:id="250" w:author="Rawat, Saani (rawatsa)" w:date="2025-08-29T14:15:00Z">
              <w:r>
                <w:t>266</w:t>
              </w:r>
            </w:ins>
          </w:p>
        </w:tc>
      </w:tr>
      <w:tr w:rsidR="00113AC4" w14:paraId="0861015E" w14:textId="77777777" w:rsidTr="006F55CE">
        <w:trPr>
          <w:trHeight w:val="532"/>
          <w:ins w:id="251" w:author="Rawat, Saani (rawatsa)" w:date="2025-08-29T14:15:00Z"/>
        </w:trPr>
        <w:tc>
          <w:tcPr>
            <w:tcW w:w="9491" w:type="dxa"/>
            <w:gridSpan w:val="3"/>
            <w:vAlign w:val="center"/>
          </w:tcPr>
          <w:p w14:paraId="43E6CD5B" w14:textId="030C59F6" w:rsidR="00113AC4" w:rsidRDefault="00113AC4" w:rsidP="00113AC4">
            <w:pPr>
              <w:rPr>
                <w:ins w:id="252" w:author="Rawat, Saani (rawatsa)" w:date="2025-08-29T14:15:00Z"/>
              </w:rPr>
            </w:pPr>
            <w:ins w:id="253" w:author="Rawat, Saani (rawatsa)" w:date="2025-08-29T14:18:00Z">
              <w:r>
                <w:t>Panel B. Public Works Spending</w:t>
              </w:r>
            </w:ins>
          </w:p>
        </w:tc>
      </w:tr>
      <w:tr w:rsidR="0062181C" w14:paraId="21267F9F" w14:textId="77777777" w:rsidTr="00C709F6">
        <w:trPr>
          <w:trHeight w:val="259"/>
          <w:ins w:id="254" w:author="Rawat, Saani (rawatsa)" w:date="2025-08-29T14:15:00Z"/>
          <w:trPrChange w:id="255" w:author="Rawat, Saani (rawatsa)" w:date="2025-08-29T14:20:00Z">
            <w:trPr>
              <w:gridAfter w:val="0"/>
            </w:trPr>
          </w:trPrChange>
        </w:trPr>
        <w:tc>
          <w:tcPr>
            <w:tcW w:w="3163" w:type="dxa"/>
            <w:tcBorders>
              <w:bottom w:val="nil"/>
              <w:right w:val="nil"/>
            </w:tcBorders>
            <w:vAlign w:val="center"/>
            <w:tcPrChange w:id="256" w:author="Rawat, Saani (rawatsa)" w:date="2025-08-29T14:20:00Z">
              <w:tcPr>
                <w:tcW w:w="2607" w:type="dxa"/>
                <w:vAlign w:val="center"/>
              </w:tcPr>
            </w:tcPrChange>
          </w:tcPr>
          <w:p w14:paraId="5C2FB5BB" w14:textId="13833E1D" w:rsidR="0062181C" w:rsidRDefault="0062181C" w:rsidP="00602911">
            <w:pPr>
              <w:rPr>
                <w:ins w:id="257" w:author="Rawat, Saani (rawatsa)" w:date="2025-08-29T14:15:00Z"/>
              </w:rPr>
            </w:pPr>
          </w:p>
        </w:tc>
        <w:tc>
          <w:tcPr>
            <w:tcW w:w="3164" w:type="dxa"/>
            <w:tcBorders>
              <w:top w:val="nil"/>
              <w:left w:val="nil"/>
              <w:bottom w:val="nil"/>
              <w:right w:val="nil"/>
            </w:tcBorders>
            <w:vAlign w:val="center"/>
            <w:tcPrChange w:id="258" w:author="Rawat, Saani (rawatsa)" w:date="2025-08-29T14:20:00Z">
              <w:tcPr>
                <w:tcW w:w="2608" w:type="dxa"/>
                <w:vAlign w:val="center"/>
              </w:tcPr>
            </w:tcPrChange>
          </w:tcPr>
          <w:p w14:paraId="2D5BA81E" w14:textId="474D27CE" w:rsidR="0062181C" w:rsidRDefault="0062181C" w:rsidP="00113AC4">
            <w:pPr>
              <w:jc w:val="center"/>
              <w:rPr>
                <w:ins w:id="259" w:author="Rawat, Saani (rawatsa)" w:date="2025-08-29T14:15:00Z"/>
              </w:rPr>
              <w:pPrChange w:id="260" w:author="Rawat, Saani (rawatsa)" w:date="2025-08-29T14:19:00Z">
                <w:pPr/>
              </w:pPrChange>
            </w:pPr>
            <w:ins w:id="261" w:author="Rawat, Saani (rawatsa)" w:date="2025-08-29T14:17:00Z">
              <w:r>
                <w:rPr>
                  <w:b/>
                  <w:bCs/>
                </w:rPr>
                <w:t>Median</w:t>
              </w:r>
            </w:ins>
          </w:p>
        </w:tc>
        <w:tc>
          <w:tcPr>
            <w:tcW w:w="3164" w:type="dxa"/>
            <w:tcBorders>
              <w:top w:val="nil"/>
              <w:left w:val="nil"/>
              <w:bottom w:val="nil"/>
              <w:right w:val="single" w:sz="4" w:space="0" w:color="auto"/>
            </w:tcBorders>
            <w:vAlign w:val="center"/>
            <w:tcPrChange w:id="262" w:author="Rawat, Saani (rawatsa)" w:date="2025-08-29T14:20:00Z">
              <w:tcPr>
                <w:tcW w:w="2608" w:type="dxa"/>
                <w:gridSpan w:val="2"/>
                <w:vAlign w:val="center"/>
              </w:tcPr>
            </w:tcPrChange>
          </w:tcPr>
          <w:p w14:paraId="304D50EE" w14:textId="29A9BB78" w:rsidR="0062181C" w:rsidRDefault="0062181C" w:rsidP="00113AC4">
            <w:pPr>
              <w:jc w:val="center"/>
              <w:rPr>
                <w:ins w:id="263" w:author="Rawat, Saani (rawatsa)" w:date="2025-08-29T14:15:00Z"/>
              </w:rPr>
              <w:pPrChange w:id="264" w:author="Rawat, Saani (rawatsa)" w:date="2025-08-29T14:19:00Z">
                <w:pPr/>
              </w:pPrChange>
            </w:pPr>
            <w:ins w:id="265" w:author="Rawat, Saani (rawatsa)" w:date="2025-08-29T14:16:00Z">
              <w:r>
                <w:rPr>
                  <w:b/>
                  <w:bCs/>
                </w:rPr>
                <w:t>Median, τ=0.5 (95% CI)</w:t>
              </w:r>
            </w:ins>
          </w:p>
        </w:tc>
      </w:tr>
      <w:tr w:rsidR="0062181C" w14:paraId="145EED05" w14:textId="77777777" w:rsidTr="00C709F6">
        <w:trPr>
          <w:trHeight w:val="545"/>
          <w:ins w:id="266" w:author="Rawat, Saani (rawatsa)" w:date="2025-08-29T14:16:00Z"/>
          <w:trPrChange w:id="267" w:author="Rawat, Saani (rawatsa)" w:date="2025-08-29T14:20:00Z">
            <w:trPr>
              <w:gridAfter w:val="0"/>
            </w:trPr>
          </w:trPrChange>
        </w:trPr>
        <w:tc>
          <w:tcPr>
            <w:tcW w:w="3163" w:type="dxa"/>
            <w:tcBorders>
              <w:top w:val="nil"/>
              <w:bottom w:val="nil"/>
              <w:right w:val="nil"/>
            </w:tcBorders>
            <w:vAlign w:val="center"/>
            <w:tcPrChange w:id="268" w:author="Rawat, Saani (rawatsa)" w:date="2025-08-29T14:20:00Z">
              <w:tcPr>
                <w:tcW w:w="2607" w:type="dxa"/>
                <w:vAlign w:val="center"/>
              </w:tcPr>
            </w:tcPrChange>
          </w:tcPr>
          <w:p w14:paraId="4EC0ACBB" w14:textId="6F89A1E3" w:rsidR="0062181C" w:rsidRDefault="0062181C" w:rsidP="00602911">
            <w:pPr>
              <w:rPr>
                <w:ins w:id="269" w:author="Rawat, Saani (rawatsa)" w:date="2025-08-29T14:16:00Z"/>
              </w:rPr>
            </w:pPr>
            <w:ins w:id="270" w:author="Rawat, Saani (rawatsa)" w:date="2025-08-29T14:16:00Z">
              <w:r>
                <w:rPr>
                  <w:rStyle w:val="Strong"/>
                </w:rPr>
                <w:t>Pass</w:t>
              </w:r>
            </w:ins>
          </w:p>
        </w:tc>
        <w:tc>
          <w:tcPr>
            <w:tcW w:w="3164" w:type="dxa"/>
            <w:tcBorders>
              <w:top w:val="nil"/>
              <w:left w:val="nil"/>
              <w:bottom w:val="nil"/>
              <w:right w:val="nil"/>
            </w:tcBorders>
            <w:vAlign w:val="center"/>
            <w:tcPrChange w:id="271" w:author="Rawat, Saani (rawatsa)" w:date="2025-08-29T14:20:00Z">
              <w:tcPr>
                <w:tcW w:w="2608" w:type="dxa"/>
                <w:vAlign w:val="center"/>
              </w:tcPr>
            </w:tcPrChange>
          </w:tcPr>
          <w:p w14:paraId="4F4C205F" w14:textId="75FCE612" w:rsidR="0062181C" w:rsidRDefault="0062181C" w:rsidP="00113AC4">
            <w:pPr>
              <w:jc w:val="center"/>
              <w:rPr>
                <w:ins w:id="272" w:author="Rawat, Saani (rawatsa)" w:date="2025-08-29T14:18:00Z"/>
              </w:rPr>
              <w:pPrChange w:id="273" w:author="Rawat, Saani (rawatsa)" w:date="2025-08-29T14:19:00Z">
                <w:pPr/>
              </w:pPrChange>
            </w:pPr>
            <w:ins w:id="274" w:author="Rawat, Saani (rawatsa)" w:date="2025-08-29T14:16:00Z">
              <w:r>
                <w:t>0.0852*</w:t>
              </w:r>
            </w:ins>
          </w:p>
          <w:p w14:paraId="50AF6639" w14:textId="46CA05C5" w:rsidR="0062181C" w:rsidRDefault="0062181C" w:rsidP="00113AC4">
            <w:pPr>
              <w:jc w:val="center"/>
              <w:rPr>
                <w:ins w:id="275" w:author="Rawat, Saani (rawatsa)" w:date="2025-08-29T14:16:00Z"/>
              </w:rPr>
              <w:pPrChange w:id="276" w:author="Rawat, Saani (rawatsa)" w:date="2025-08-29T14:19:00Z">
                <w:pPr/>
              </w:pPrChange>
            </w:pPr>
            <w:ins w:id="277" w:author="Rawat, Saani (rawatsa)" w:date="2025-08-29T14:16:00Z">
              <w:r>
                <w:t>(0.0444)</w:t>
              </w:r>
            </w:ins>
          </w:p>
        </w:tc>
        <w:tc>
          <w:tcPr>
            <w:tcW w:w="3164" w:type="dxa"/>
            <w:tcBorders>
              <w:top w:val="nil"/>
              <w:left w:val="nil"/>
              <w:bottom w:val="nil"/>
              <w:right w:val="single" w:sz="4" w:space="0" w:color="auto"/>
            </w:tcBorders>
            <w:vAlign w:val="center"/>
            <w:tcPrChange w:id="278" w:author="Rawat, Saani (rawatsa)" w:date="2025-08-29T14:20:00Z">
              <w:tcPr>
                <w:tcW w:w="2608" w:type="dxa"/>
                <w:gridSpan w:val="2"/>
                <w:vAlign w:val="center"/>
              </w:tcPr>
            </w:tcPrChange>
          </w:tcPr>
          <w:p w14:paraId="4B0CE9CB" w14:textId="02133163" w:rsidR="0062181C" w:rsidRDefault="0062181C" w:rsidP="00113AC4">
            <w:pPr>
              <w:jc w:val="center"/>
              <w:rPr>
                <w:ins w:id="279" w:author="Rawat, Saani (rawatsa)" w:date="2025-08-29T14:18:00Z"/>
              </w:rPr>
              <w:pPrChange w:id="280" w:author="Rawat, Saani (rawatsa)" w:date="2025-08-29T14:19:00Z">
                <w:pPr/>
              </w:pPrChange>
            </w:pPr>
            <w:ins w:id="281" w:author="Rawat, Saani (rawatsa)" w:date="2025-08-29T14:16:00Z">
              <w:r>
                <w:t>0.0859</w:t>
              </w:r>
            </w:ins>
            <w:ins w:id="282" w:author="Rawat, Saani (rawatsa)" w:date="2025-08-29T14:18:00Z">
              <w:r>
                <w:t>***</w:t>
              </w:r>
            </w:ins>
          </w:p>
          <w:p w14:paraId="73F18A98" w14:textId="549DF6AB" w:rsidR="0062181C" w:rsidRDefault="0062181C" w:rsidP="00113AC4">
            <w:pPr>
              <w:jc w:val="center"/>
              <w:rPr>
                <w:ins w:id="283" w:author="Rawat, Saani (rawatsa)" w:date="2025-08-29T14:16:00Z"/>
              </w:rPr>
              <w:pPrChange w:id="284" w:author="Rawat, Saani (rawatsa)" w:date="2025-08-29T14:19:00Z">
                <w:pPr/>
              </w:pPrChange>
            </w:pPr>
            <w:ins w:id="285" w:author="Rawat, Saani (rawatsa)" w:date="2025-08-29T14:16:00Z">
              <w:r>
                <w:t>[0.0196, 0.1444]</w:t>
              </w:r>
            </w:ins>
          </w:p>
        </w:tc>
      </w:tr>
      <w:tr w:rsidR="0062181C" w14:paraId="15098A9C" w14:textId="77777777" w:rsidTr="00C709F6">
        <w:trPr>
          <w:trHeight w:val="259"/>
          <w:ins w:id="286" w:author="Rawat, Saani (rawatsa)" w:date="2025-08-29T14:16:00Z"/>
          <w:trPrChange w:id="287" w:author="Rawat, Saani (rawatsa)" w:date="2025-08-29T14:20:00Z">
            <w:trPr>
              <w:gridAfter w:val="0"/>
            </w:trPr>
          </w:trPrChange>
        </w:trPr>
        <w:tc>
          <w:tcPr>
            <w:tcW w:w="3163" w:type="dxa"/>
            <w:tcBorders>
              <w:top w:val="nil"/>
              <w:right w:val="nil"/>
            </w:tcBorders>
            <w:vAlign w:val="center"/>
            <w:tcPrChange w:id="288" w:author="Rawat, Saani (rawatsa)" w:date="2025-08-29T14:20:00Z">
              <w:tcPr>
                <w:tcW w:w="2607" w:type="dxa"/>
                <w:vAlign w:val="center"/>
              </w:tcPr>
            </w:tcPrChange>
          </w:tcPr>
          <w:p w14:paraId="1D35A93A" w14:textId="1FE2CAB5" w:rsidR="0062181C" w:rsidRDefault="0062181C" w:rsidP="00602911">
            <w:pPr>
              <w:rPr>
                <w:ins w:id="289" w:author="Rawat, Saani (rawatsa)" w:date="2025-08-29T14:16:00Z"/>
              </w:rPr>
            </w:pPr>
            <w:ins w:id="290" w:author="Rawat, Saani (rawatsa)" w:date="2025-08-29T14:16:00Z">
              <w:r>
                <w:t xml:space="preserve">N </w:t>
              </w:r>
            </w:ins>
          </w:p>
        </w:tc>
        <w:tc>
          <w:tcPr>
            <w:tcW w:w="3164" w:type="dxa"/>
            <w:tcBorders>
              <w:top w:val="nil"/>
              <w:left w:val="nil"/>
              <w:bottom w:val="single" w:sz="4" w:space="0" w:color="auto"/>
              <w:right w:val="nil"/>
            </w:tcBorders>
            <w:vAlign w:val="center"/>
            <w:tcPrChange w:id="291" w:author="Rawat, Saani (rawatsa)" w:date="2025-08-29T14:20:00Z">
              <w:tcPr>
                <w:tcW w:w="2608" w:type="dxa"/>
                <w:vAlign w:val="center"/>
              </w:tcPr>
            </w:tcPrChange>
          </w:tcPr>
          <w:p w14:paraId="2EA9E725" w14:textId="5D67D754" w:rsidR="0062181C" w:rsidRDefault="0062181C" w:rsidP="00113AC4">
            <w:pPr>
              <w:jc w:val="center"/>
              <w:rPr>
                <w:ins w:id="292" w:author="Rawat, Saani (rawatsa)" w:date="2025-08-29T14:16:00Z"/>
              </w:rPr>
              <w:pPrChange w:id="293" w:author="Rawat, Saani (rawatsa)" w:date="2025-08-29T14:19:00Z">
                <w:pPr/>
              </w:pPrChange>
            </w:pPr>
            <w:ins w:id="294" w:author="Rawat, Saani (rawatsa)" w:date="2025-08-29T14:16:00Z">
              <w:r>
                <w:t>266</w:t>
              </w:r>
            </w:ins>
          </w:p>
        </w:tc>
        <w:tc>
          <w:tcPr>
            <w:tcW w:w="3164" w:type="dxa"/>
            <w:tcBorders>
              <w:top w:val="nil"/>
              <w:left w:val="nil"/>
              <w:bottom w:val="single" w:sz="4" w:space="0" w:color="auto"/>
              <w:right w:val="single" w:sz="4" w:space="0" w:color="auto"/>
            </w:tcBorders>
            <w:vAlign w:val="center"/>
            <w:tcPrChange w:id="295" w:author="Rawat, Saani (rawatsa)" w:date="2025-08-29T14:20:00Z">
              <w:tcPr>
                <w:tcW w:w="2608" w:type="dxa"/>
                <w:gridSpan w:val="2"/>
                <w:vAlign w:val="center"/>
              </w:tcPr>
            </w:tcPrChange>
          </w:tcPr>
          <w:p w14:paraId="47153E73" w14:textId="73BCA19B" w:rsidR="0062181C" w:rsidRDefault="0062181C" w:rsidP="00113AC4">
            <w:pPr>
              <w:jc w:val="center"/>
              <w:rPr>
                <w:ins w:id="296" w:author="Rawat, Saani (rawatsa)" w:date="2025-08-29T14:16:00Z"/>
              </w:rPr>
              <w:pPrChange w:id="297" w:author="Rawat, Saani (rawatsa)" w:date="2025-08-29T14:19:00Z">
                <w:pPr/>
              </w:pPrChange>
            </w:pPr>
            <w:ins w:id="298" w:author="Rawat, Saani (rawatsa)" w:date="2025-08-29T14:16:00Z">
              <w:r>
                <w:t>266</w:t>
              </w:r>
            </w:ins>
          </w:p>
        </w:tc>
      </w:tr>
    </w:tbl>
    <w:p w14:paraId="359C03F3" w14:textId="77777777" w:rsidR="00BD5CC2" w:rsidRPr="004A34D6" w:rsidRDefault="00BD5CC2" w:rsidP="004A34D6">
      <w:pPr>
        <w:rPr>
          <w:ins w:id="299" w:author="Rawat, Saani (rawatsa)" w:date="2025-08-29T11:42:00Z"/>
        </w:rPr>
        <w:pPrChange w:id="300" w:author="Rawat, Saani (rawatsa)" w:date="2025-08-29T11:43:00Z">
          <w:pPr>
            <w:pStyle w:val="Heading3"/>
          </w:pPr>
        </w:pPrChange>
      </w:pPr>
    </w:p>
    <w:p w14:paraId="1B547185" w14:textId="77777777" w:rsidR="00662853" w:rsidRDefault="00662853" w:rsidP="00662853">
      <w:pPr>
        <w:rPr>
          <w:ins w:id="301" w:author="Rawat, Saani (rawatsa)" w:date="2025-08-29T14:24:00Z"/>
        </w:rPr>
      </w:pPr>
    </w:p>
    <w:p w14:paraId="32354FBF" w14:textId="2749CCDF" w:rsidR="001F3787" w:rsidRDefault="001F3787" w:rsidP="00662853">
      <w:pPr>
        <w:rPr>
          <w:ins w:id="302" w:author="Rawat, Saani (rawatsa)" w:date="2025-08-29T14:26:00Z"/>
        </w:rPr>
      </w:pPr>
      <w:ins w:id="303" w:author="Rawat, Saani (rawatsa)" w:date="2025-08-29T14:24:00Z">
        <w:r>
          <w:t xml:space="preserve">Table </w:t>
        </w:r>
        <w:r>
          <w:t>above</w:t>
        </w:r>
        <w:r>
          <w:t xml:space="preserve"> shows a clear </w:t>
        </w:r>
        <w:r>
          <w:t>relationship between passing a road tax levy and our outcomes</w:t>
        </w:r>
        <w:r>
          <w:t xml:space="preserve">: townships that </w:t>
        </w:r>
        <w:r>
          <w:rPr>
            <w:rStyle w:val="Strong"/>
          </w:rPr>
          <w:t>pass</w:t>
        </w:r>
        <w:r>
          <w:t xml:space="preserve"> an additional road‐funding levy experience </w:t>
        </w:r>
        <w:r w:rsidR="002A5721">
          <w:t>statistically significant</w:t>
        </w:r>
        <w:r>
          <w:t xml:space="preserve"> budget increases between the pre- and post-election </w:t>
        </w:r>
      </w:ins>
      <w:ins w:id="304" w:author="Rawat, Saani (rawatsa)" w:date="2025-08-29T14:25:00Z">
        <w:r w:rsidR="002A5721">
          <w:t xml:space="preserve">periods </w:t>
        </w:r>
      </w:ins>
      <w:ins w:id="305" w:author="Rawat, Saani (rawatsa)" w:date="2025-08-29T14:24:00Z">
        <w:r>
          <w:t xml:space="preserve">than townships </w:t>
        </w:r>
      </w:ins>
      <w:ins w:id="306" w:author="Rawat, Saani (rawatsa)" w:date="2025-08-29T14:25:00Z">
        <w:r w:rsidR="002A5721">
          <w:t xml:space="preserve">that fail their road tax </w:t>
        </w:r>
      </w:ins>
      <w:ins w:id="307" w:author="Rawat, Saani (rawatsa)" w:date="2025-08-29T14:24:00Z">
        <w:r>
          <w:t xml:space="preserve">levy. For </w:t>
        </w:r>
        <w:r>
          <w:rPr>
            <w:rStyle w:val="Strong"/>
          </w:rPr>
          <w:t>property tax revenue</w:t>
        </w:r>
        <w:r>
          <w:t xml:space="preserve">, the </w:t>
        </w:r>
      </w:ins>
      <w:proofErr w:type="spellStart"/>
      <w:ins w:id="308" w:author="Rawat, Saani (rawatsa)" w:date="2025-08-29T14:25:00Z">
        <w:r w:rsidR="00402AC6">
          <w:t>DiD</w:t>
        </w:r>
        <w:proofErr w:type="spellEnd"/>
        <w:r w:rsidR="00402AC6">
          <w:t xml:space="preserve"> </w:t>
        </w:r>
      </w:ins>
      <w:ins w:id="309" w:author="Rawat, Saani (rawatsa)" w:date="2025-08-29T14:24:00Z">
        <w:r>
          <w:t xml:space="preserve">estimate indicates that passing raises the log change by </w:t>
        </w:r>
        <w:r>
          <w:rPr>
            <w:rStyle w:val="Strong"/>
          </w:rPr>
          <w:t>0.092</w:t>
        </w:r>
        <w:r>
          <w:t xml:space="preserve">, which corresponds to a </w:t>
        </w:r>
        <w:r>
          <w:rPr>
            <w:rStyle w:val="Strong"/>
          </w:rPr>
          <w:t>9.6%</w:t>
        </w:r>
        <w:r>
          <w:t xml:space="preserve"> larger increase in revenue over the post window relative to failed elections. The median (τ=0.5) estimate is even larger at </w:t>
        </w:r>
        <w:r>
          <w:rPr>
            <w:rStyle w:val="Strong"/>
          </w:rPr>
          <w:t>0.127</w:t>
        </w:r>
        <w:r>
          <w:t xml:space="preserve"> with a 95% cluster-bootstrap interval </w:t>
        </w:r>
        <w:r>
          <w:rPr>
            <w:rStyle w:val="Strong"/>
          </w:rPr>
          <w:t>[0.072, 0.170]</w:t>
        </w:r>
        <w:r>
          <w:t xml:space="preserve">, implying about a </w:t>
        </w:r>
        <w:r>
          <w:rPr>
            <w:rStyle w:val="Strong"/>
          </w:rPr>
          <w:t>13.6%</w:t>
        </w:r>
        <w:r>
          <w:t xml:space="preserve"> typical gain. </w:t>
        </w:r>
      </w:ins>
    </w:p>
    <w:p w14:paraId="5E06A661" w14:textId="77777777" w:rsidR="00E67FC1" w:rsidRDefault="00E67FC1" w:rsidP="00662853">
      <w:pPr>
        <w:rPr>
          <w:ins w:id="310" w:author="Rawat, Saani (rawatsa)" w:date="2025-08-29T14:26:00Z"/>
        </w:rPr>
      </w:pPr>
    </w:p>
    <w:p w14:paraId="1D2FDEC6" w14:textId="33CB25FA" w:rsidR="00E67FC1" w:rsidRDefault="00D51CB9" w:rsidP="00662853">
      <w:pPr>
        <w:rPr>
          <w:ins w:id="311" w:author="Rawat, Saani (rawatsa)" w:date="2025-08-29T14:26:00Z"/>
        </w:rPr>
      </w:pPr>
      <w:ins w:id="312" w:author="Rawat, Saani (rawatsa)" w:date="2025-08-29T14:26:00Z">
        <w:r w:rsidRPr="00D51CB9">
          <w:t xml:space="preserve">For </w:t>
        </w:r>
        <w:r w:rsidRPr="00D51CB9">
          <w:rPr>
            <w:b/>
            <w:bCs/>
          </w:rPr>
          <w:t>public works spending</w:t>
        </w:r>
        <w:r w:rsidRPr="00D51CB9">
          <w:t xml:space="preserve">, the </w:t>
        </w:r>
        <w:proofErr w:type="spellStart"/>
        <w:r>
          <w:t>DiD</w:t>
        </w:r>
        <w:proofErr w:type="spellEnd"/>
        <w:r w:rsidRPr="00D51CB9">
          <w:t xml:space="preserve"> coefficient is </w:t>
        </w:r>
        <w:r w:rsidRPr="00D51CB9">
          <w:rPr>
            <w:b/>
            <w:bCs/>
          </w:rPr>
          <w:t>0.085</w:t>
        </w:r>
        <w:r w:rsidRPr="00D51CB9">
          <w:t>,</w:t>
        </w:r>
      </w:ins>
      <w:ins w:id="313" w:author="Rawat, Saani (rawatsa)" w:date="2025-08-29T14:27:00Z">
        <w:r>
          <w:t xml:space="preserve"> meaning</w:t>
        </w:r>
      </w:ins>
      <w:ins w:id="314" w:author="Rawat, Saani (rawatsa)" w:date="2025-08-29T14:26:00Z">
        <w:r w:rsidRPr="00D51CB9">
          <w:t xml:space="preserve"> about an </w:t>
        </w:r>
        <w:r w:rsidRPr="00D51CB9">
          <w:rPr>
            <w:b/>
            <w:bCs/>
          </w:rPr>
          <w:t>8.9%</w:t>
        </w:r>
        <w:r w:rsidRPr="00D51CB9">
          <w:t xml:space="preserve"> larger post-election increase for passes than fails</w:t>
        </w:r>
      </w:ins>
      <w:ins w:id="315" w:author="Rawat, Saani (rawatsa)" w:date="2025-08-29T14:27:00Z">
        <w:r>
          <w:t>.</w:t>
        </w:r>
      </w:ins>
      <w:ins w:id="316" w:author="Rawat, Saani (rawatsa)" w:date="2025-08-29T14:26:00Z">
        <w:r w:rsidRPr="00D51CB9">
          <w:t xml:space="preserve"> </w:t>
        </w:r>
      </w:ins>
      <w:ins w:id="317" w:author="Rawat, Saani (rawatsa)" w:date="2025-08-29T14:27:00Z">
        <w:r>
          <w:t>T</w:t>
        </w:r>
      </w:ins>
      <w:ins w:id="318" w:author="Rawat, Saani (rawatsa)" w:date="2025-08-29T14:26:00Z">
        <w:r w:rsidRPr="00D51CB9">
          <w:t xml:space="preserve">his estimate is marginally significant but is corroborated by the median regression, </w:t>
        </w:r>
        <w:r w:rsidRPr="00D51CB9">
          <w:rPr>
            <w:b/>
            <w:bCs/>
          </w:rPr>
          <w:t>0.086</w:t>
        </w:r>
        <w:r w:rsidRPr="00D51CB9">
          <w:t xml:space="preserve"> with a 95% </w:t>
        </w:r>
        <w:proofErr w:type="gramStart"/>
        <w:r w:rsidRPr="00D51CB9">
          <w:t>interval  (</w:t>
        </w:r>
      </w:ins>
      <w:proofErr w:type="gramEnd"/>
      <w:ins w:id="319" w:author="Rawat, Saani (rawatsa)" w:date="2025-08-29T14:27:00Z">
        <w:r w:rsidR="00A00B28">
          <w:t xml:space="preserve">around </w:t>
        </w:r>
      </w:ins>
      <w:ins w:id="320" w:author="Rawat, Saani (rawatsa)" w:date="2025-08-29T14:26:00Z">
        <w:r w:rsidRPr="00D51CB9">
          <w:rPr>
            <w:b/>
            <w:bCs/>
          </w:rPr>
          <w:t>9.0%</w:t>
        </w:r>
        <w:r w:rsidRPr="00D51CB9">
          <w:t xml:space="preserve">). Taken together, the estimates demonstrate a strong and economically meaningful first stage: when voters approve new road money, township revenues and road-related expenditures subsequently rise, with effects on the order of </w:t>
        </w:r>
        <w:r w:rsidRPr="00D51CB9">
          <w:rPr>
            <w:b/>
            <w:bCs/>
          </w:rPr>
          <w:t>9–14%</w:t>
        </w:r>
        <w:r w:rsidRPr="00D51CB9">
          <w:t xml:space="preserve"> for revenues and </w:t>
        </w:r>
        <w:r w:rsidRPr="00D51CB9">
          <w:rPr>
            <w:b/>
            <w:bCs/>
          </w:rPr>
          <w:t>~9%</w:t>
        </w:r>
        <w:r w:rsidRPr="00D51CB9">
          <w:t xml:space="preserve"> for public works in the first few years after the election.</w:t>
        </w:r>
      </w:ins>
    </w:p>
    <w:p w14:paraId="27A8D1DC" w14:textId="77777777" w:rsidR="00E67FC1" w:rsidRDefault="00E67FC1" w:rsidP="00662853">
      <w:pPr>
        <w:rPr>
          <w:ins w:id="321" w:author="Rawat, Saani (rawatsa)" w:date="2025-08-29T14:24:00Z"/>
        </w:rPr>
      </w:pPr>
    </w:p>
    <w:p w14:paraId="570B989B" w14:textId="77777777" w:rsidR="001F3787" w:rsidRPr="00662853" w:rsidRDefault="001F3787" w:rsidP="00662853">
      <w:pPr>
        <w:rPr>
          <w:ins w:id="322" w:author="Rawat, Saani (rawatsa)" w:date="2025-08-29T11:42:00Z"/>
        </w:rPr>
        <w:pPrChange w:id="323" w:author="Rawat, Saani (rawatsa)" w:date="2025-08-29T11:42:00Z">
          <w:pPr>
            <w:pStyle w:val="Heading3"/>
          </w:pPr>
        </w:pPrChange>
      </w:pPr>
    </w:p>
    <w:p w14:paraId="4F3FE90D" w14:textId="15AE9045" w:rsidR="00955AE3" w:rsidRDefault="00955AE3" w:rsidP="004117C1">
      <w:pPr>
        <w:pStyle w:val="Heading3"/>
        <w:pPrChange w:id="324" w:author="Rawat, Saani (rawatsa)" w:date="2025-08-29T11:35:00Z">
          <w:pPr>
            <w:spacing w:line="480" w:lineRule="auto"/>
          </w:pPr>
        </w:pPrChange>
      </w:pPr>
      <w:r>
        <w:t>New Tax Levies and Wages</w:t>
      </w:r>
    </w:p>
    <w:p w14:paraId="55B57CD8" w14:textId="77777777" w:rsidR="004117C1" w:rsidRDefault="004117C1" w:rsidP="00955AE3">
      <w:pPr>
        <w:spacing w:line="480" w:lineRule="auto"/>
        <w:rPr>
          <w:ins w:id="325" w:author="Rawat, Saani (rawatsa)" w:date="2025-08-29T14:28:00Z"/>
          <w:b/>
          <w:bCs/>
          <w:sz w:val="28"/>
          <w:szCs w:val="28"/>
        </w:rPr>
      </w:pPr>
    </w:p>
    <w:p w14:paraId="33E91A68" w14:textId="77777777" w:rsidR="00AE31C7" w:rsidRDefault="00AE31C7" w:rsidP="00955AE3">
      <w:pPr>
        <w:spacing w:line="480" w:lineRule="auto"/>
        <w:rPr>
          <w:ins w:id="326" w:author="Rawat, Saani (rawatsa)" w:date="2025-08-29T11:35:00Z"/>
          <w:b/>
          <w:bCs/>
          <w:sz w:val="28"/>
          <w:szCs w:val="28"/>
        </w:rPr>
      </w:pPr>
    </w:p>
    <w:p w14:paraId="6EDA1A27" w14:textId="03F47EEA" w:rsidR="00955AE3" w:rsidRDefault="00955AE3" w:rsidP="004117C1">
      <w:pPr>
        <w:pStyle w:val="Heading3"/>
        <w:pPrChange w:id="327" w:author="Rawat, Saani (rawatsa)" w:date="2025-08-29T11:35:00Z">
          <w:pPr>
            <w:spacing w:line="480" w:lineRule="auto"/>
          </w:pPr>
        </w:pPrChange>
      </w:pPr>
      <w:r>
        <w:t>New Tax Levies and Employment</w:t>
      </w:r>
    </w:p>
    <w:p w14:paraId="36B1C830" w14:textId="2C08B619" w:rsidR="00EE4B21" w:rsidRDefault="004A34D6" w:rsidP="00EE4B21">
      <w:pPr>
        <w:spacing w:line="480" w:lineRule="auto"/>
        <w:rPr>
          <w:b/>
          <w:bCs/>
          <w:sz w:val="28"/>
          <w:szCs w:val="28"/>
        </w:rPr>
      </w:pPr>
      <w:ins w:id="328" w:author="Rawat, Saani (rawatsa)" w:date="2025-08-29T11:43:00Z">
        <w:r>
          <w:rPr>
            <w:b/>
            <w:bCs/>
            <w:sz w:val="28"/>
            <w:szCs w:val="28"/>
          </w:rPr>
          <w:br/>
        </w:r>
      </w:ins>
      <w:r w:rsidR="00EE4B21">
        <w:rPr>
          <w:b/>
          <w:bCs/>
          <w:sz w:val="28"/>
          <w:szCs w:val="28"/>
        </w:rPr>
        <w:t>Mechanism</w:t>
      </w:r>
    </w:p>
    <w:p w14:paraId="5B9B6C79" w14:textId="571FDABF" w:rsidR="00EE4B21" w:rsidRPr="00556AAB" w:rsidRDefault="00556AAB" w:rsidP="00EE4B21">
      <w:pPr>
        <w:spacing w:line="480" w:lineRule="auto"/>
        <w:rPr>
          <w:sz w:val="24"/>
          <w:szCs w:val="24"/>
        </w:rPr>
      </w:pPr>
      <w:r>
        <w:rPr>
          <w:sz w:val="24"/>
          <w:szCs w:val="24"/>
        </w:rPr>
        <w:lastRenderedPageBreak/>
        <w:t xml:space="preserve">Add in the fact that </w:t>
      </w:r>
      <w:r w:rsidR="00C7796D">
        <w:rPr>
          <w:sz w:val="24"/>
          <w:szCs w:val="24"/>
        </w:rPr>
        <w:t xml:space="preserve">for renewals </w:t>
      </w:r>
      <w:r>
        <w:rPr>
          <w:sz w:val="24"/>
          <w:szCs w:val="24"/>
        </w:rPr>
        <w:t>there's no change in price of labor, just Q, suggesting a pattern of simultaneous S&amp;D curve shifting</w:t>
      </w:r>
    </w:p>
    <w:p w14:paraId="4FB7302B" w14:textId="5BC38EB3" w:rsidR="00EE4B21" w:rsidRDefault="00EE4B21" w:rsidP="00EE4B21">
      <w:pPr>
        <w:spacing w:line="480" w:lineRule="auto"/>
        <w:rPr>
          <w:b/>
          <w:bCs/>
          <w:sz w:val="28"/>
          <w:szCs w:val="28"/>
        </w:rPr>
      </w:pPr>
      <w:r>
        <w:rPr>
          <w:b/>
          <w:bCs/>
          <w:sz w:val="28"/>
          <w:szCs w:val="28"/>
        </w:rPr>
        <w:t>Falsification Testing</w:t>
      </w:r>
    </w:p>
    <w:p w14:paraId="78464C4E" w14:textId="6B5FA8D1" w:rsidR="00EE4B21" w:rsidRPr="008F6FA9" w:rsidRDefault="008F6FA9" w:rsidP="00EE4B21">
      <w:pPr>
        <w:spacing w:line="480" w:lineRule="auto"/>
        <w:rPr>
          <w:color w:val="FF0000"/>
          <w:sz w:val="24"/>
          <w:szCs w:val="24"/>
        </w:rPr>
      </w:pPr>
      <w:r>
        <w:rPr>
          <w:sz w:val="24"/>
          <w:szCs w:val="24"/>
        </w:rPr>
        <w:t xml:space="preserve">One falsification test is to use the wrong value of </w:t>
      </w:r>
      <w:r>
        <w:rPr>
          <w:i/>
          <w:iCs/>
          <w:sz w:val="24"/>
          <w:szCs w:val="24"/>
        </w:rPr>
        <w:t>c</w:t>
      </w:r>
      <w:r>
        <w:rPr>
          <w:sz w:val="24"/>
          <w:szCs w:val="24"/>
        </w:rPr>
        <w:t xml:space="preserve"> in regressions, called placebo cutoffs.  We perform this test for the trimmed version of the low labor force participation sample, for periods </w:t>
      </w:r>
      <w:r>
        <w:rPr>
          <w:i/>
          <w:iCs/>
          <w:sz w:val="24"/>
          <w:szCs w:val="24"/>
        </w:rPr>
        <w:t>t</w:t>
      </w:r>
      <w:r>
        <w:rPr>
          <w:sz w:val="24"/>
          <w:szCs w:val="24"/>
        </w:rPr>
        <w:t xml:space="preserve">+3 through </w:t>
      </w:r>
      <w:r>
        <w:rPr>
          <w:i/>
          <w:iCs/>
          <w:sz w:val="24"/>
          <w:szCs w:val="24"/>
        </w:rPr>
        <w:t>t</w:t>
      </w:r>
      <w:r>
        <w:rPr>
          <w:sz w:val="24"/>
          <w:szCs w:val="24"/>
        </w:rPr>
        <w:t xml:space="preserve">+8, to see if these statistically significant estimates might not in fact represent the effect of cutting road maintenance taxes on employment but might stem from random discontinuities in the data.  We generally use false cutoffs of 0.35, 0.65, 0.70, and 0.75, chosen because they are outside the estimated optimal effective bandwidth.  We have to exclude 0.65 for </w:t>
      </w:r>
      <w:r>
        <w:rPr>
          <w:i/>
          <w:iCs/>
          <w:sz w:val="24"/>
          <w:szCs w:val="24"/>
        </w:rPr>
        <w:t>t</w:t>
      </w:r>
      <w:r>
        <w:rPr>
          <w:sz w:val="24"/>
          <w:szCs w:val="24"/>
        </w:rPr>
        <w:t xml:space="preserve">+6 because 0.65 is very close to the actual 0.64 upper bandwidth; and the optimal bandwidth is small enough to allow testing for false cutoffs of 0.60 and 0.40 for two periods.  In all, we find one statistically significant treatment effect out of 27 regressions with false cutoffs, which is about what random chance at the 5% cutoff would predict.  This test argues that the renewal regression treatment effects are more likely the result of changes in taxes and spending on roads than random discrete jumps in the data at the true 0.50 cutoff.  </w:t>
      </w:r>
      <w:r>
        <w:rPr>
          <w:color w:val="FF0000"/>
          <w:sz w:val="24"/>
          <w:szCs w:val="24"/>
        </w:rPr>
        <w:t>Should say something about the new tax levies placebo cutoffs here</w:t>
      </w:r>
    </w:p>
    <w:p w14:paraId="24A71167" w14:textId="08FF9E78" w:rsidR="00EE4B21" w:rsidRDefault="00EE4B21" w:rsidP="00901519">
      <w:pPr>
        <w:pStyle w:val="Heading1"/>
        <w:numPr>
          <w:ilvl w:val="0"/>
          <w:numId w:val="1"/>
        </w:numPr>
        <w:pPrChange w:id="329" w:author="Rawat, Saani (rawatsa)" w:date="2025-08-29T11:41:00Z">
          <w:pPr>
            <w:spacing w:line="480" w:lineRule="auto"/>
          </w:pPr>
        </w:pPrChange>
      </w:pPr>
      <w:r>
        <w:t>Conclusion</w:t>
      </w:r>
    </w:p>
    <w:p w14:paraId="37CBB027" w14:textId="1C319306" w:rsidR="00EE4B21" w:rsidRDefault="00EE4B21" w:rsidP="00EE4B21">
      <w:pPr>
        <w:spacing w:line="480" w:lineRule="auto"/>
        <w:rPr>
          <w:b/>
          <w:bCs/>
          <w:sz w:val="28"/>
          <w:szCs w:val="28"/>
        </w:rPr>
      </w:pPr>
    </w:p>
    <w:p w14:paraId="34E21244" w14:textId="18E8BB0F" w:rsidR="00EE4B21" w:rsidRDefault="00EE4B21" w:rsidP="00EE4B21">
      <w:pPr>
        <w:spacing w:line="480" w:lineRule="auto"/>
        <w:rPr>
          <w:b/>
          <w:bCs/>
          <w:sz w:val="28"/>
          <w:szCs w:val="28"/>
        </w:rPr>
      </w:pPr>
      <w:r>
        <w:rPr>
          <w:b/>
          <w:bCs/>
          <w:sz w:val="28"/>
          <w:szCs w:val="28"/>
        </w:rPr>
        <w:t>References</w:t>
      </w:r>
    </w:p>
    <w:p w14:paraId="025C700C" w14:textId="77777777" w:rsidR="0089291F" w:rsidRPr="00A53B6A" w:rsidRDefault="0089291F" w:rsidP="00A53B6A">
      <w:pPr>
        <w:ind w:left="230" w:hanging="230"/>
        <w:rPr>
          <w:rFonts w:cstheme="minorHAnsi"/>
          <w:bCs/>
          <w:sz w:val="24"/>
          <w:szCs w:val="24"/>
        </w:rPr>
      </w:pPr>
      <w:r w:rsidRPr="00A53B6A">
        <w:rPr>
          <w:rFonts w:cstheme="minorHAnsi"/>
          <w:bCs/>
          <w:sz w:val="24"/>
          <w:szCs w:val="24"/>
        </w:rPr>
        <w:t>Asher,</w:t>
      </w:r>
      <w:r w:rsidRPr="00A53B6A">
        <w:rPr>
          <w:rFonts w:cstheme="minorHAnsi"/>
          <w:bCs/>
          <w:spacing w:val="18"/>
          <w:sz w:val="24"/>
          <w:szCs w:val="24"/>
        </w:rPr>
        <w:t xml:space="preserve"> </w:t>
      </w:r>
      <w:r w:rsidRPr="00A53B6A">
        <w:rPr>
          <w:rFonts w:cstheme="minorHAnsi"/>
          <w:bCs/>
          <w:sz w:val="24"/>
          <w:szCs w:val="24"/>
        </w:rPr>
        <w:t>Sam,</w:t>
      </w:r>
      <w:r w:rsidRPr="00A53B6A">
        <w:rPr>
          <w:rFonts w:cstheme="minorHAnsi"/>
          <w:bCs/>
          <w:spacing w:val="19"/>
          <w:sz w:val="24"/>
          <w:szCs w:val="24"/>
        </w:rPr>
        <w:t xml:space="preserve"> </w:t>
      </w:r>
      <w:r w:rsidRPr="00A53B6A">
        <w:rPr>
          <w:rFonts w:cstheme="minorHAnsi"/>
          <w:bCs/>
          <w:sz w:val="24"/>
          <w:szCs w:val="24"/>
        </w:rPr>
        <w:t>and</w:t>
      </w:r>
      <w:r w:rsidRPr="00A53B6A">
        <w:rPr>
          <w:rFonts w:cstheme="minorHAnsi"/>
          <w:bCs/>
          <w:spacing w:val="18"/>
          <w:sz w:val="24"/>
          <w:szCs w:val="24"/>
        </w:rPr>
        <w:t xml:space="preserve"> </w:t>
      </w:r>
      <w:r w:rsidRPr="00A53B6A">
        <w:rPr>
          <w:rFonts w:cstheme="minorHAnsi"/>
          <w:bCs/>
          <w:sz w:val="24"/>
          <w:szCs w:val="24"/>
        </w:rPr>
        <w:t>Paul</w:t>
      </w:r>
      <w:r w:rsidRPr="00A53B6A">
        <w:rPr>
          <w:rFonts w:cstheme="minorHAnsi"/>
          <w:bCs/>
          <w:spacing w:val="18"/>
          <w:sz w:val="24"/>
          <w:szCs w:val="24"/>
        </w:rPr>
        <w:t xml:space="preserve"> </w:t>
      </w:r>
      <w:proofErr w:type="spellStart"/>
      <w:r w:rsidRPr="00A53B6A">
        <w:rPr>
          <w:rFonts w:cstheme="minorHAnsi"/>
          <w:bCs/>
          <w:sz w:val="24"/>
          <w:szCs w:val="24"/>
        </w:rPr>
        <w:t>Novosad</w:t>
      </w:r>
      <w:proofErr w:type="spellEnd"/>
      <w:r w:rsidRPr="00A53B6A">
        <w:rPr>
          <w:rFonts w:cstheme="minorHAnsi"/>
          <w:bCs/>
          <w:sz w:val="24"/>
          <w:szCs w:val="24"/>
        </w:rPr>
        <w:t>.</w:t>
      </w:r>
      <w:r w:rsidRPr="00A53B6A">
        <w:rPr>
          <w:rFonts w:cstheme="minorHAnsi"/>
          <w:bCs/>
          <w:spacing w:val="9"/>
          <w:sz w:val="24"/>
          <w:szCs w:val="24"/>
        </w:rPr>
        <w:t xml:space="preserve"> </w:t>
      </w:r>
      <w:r w:rsidRPr="00A53B6A">
        <w:rPr>
          <w:rFonts w:cstheme="minorHAnsi"/>
          <w:bCs/>
          <w:sz w:val="24"/>
          <w:szCs w:val="24"/>
        </w:rPr>
        <w:t>2020.</w:t>
      </w:r>
      <w:r w:rsidRPr="00A53B6A">
        <w:rPr>
          <w:rFonts w:cstheme="minorHAnsi"/>
          <w:bCs/>
          <w:spacing w:val="9"/>
          <w:sz w:val="24"/>
          <w:szCs w:val="24"/>
        </w:rPr>
        <w:t xml:space="preserve"> </w:t>
      </w:r>
      <w:r w:rsidRPr="00A53B6A">
        <w:rPr>
          <w:rFonts w:cstheme="minorHAnsi"/>
          <w:bCs/>
          <w:sz w:val="24"/>
          <w:szCs w:val="24"/>
        </w:rPr>
        <w:t>“Rural</w:t>
      </w:r>
      <w:r w:rsidRPr="00A53B6A">
        <w:rPr>
          <w:rFonts w:cstheme="minorHAnsi"/>
          <w:bCs/>
          <w:spacing w:val="9"/>
          <w:sz w:val="24"/>
          <w:szCs w:val="24"/>
        </w:rPr>
        <w:t xml:space="preserve"> </w:t>
      </w:r>
      <w:r w:rsidRPr="00A53B6A">
        <w:rPr>
          <w:rFonts w:cstheme="minorHAnsi"/>
          <w:bCs/>
          <w:sz w:val="24"/>
          <w:szCs w:val="24"/>
        </w:rPr>
        <w:t>roads</w:t>
      </w:r>
      <w:r w:rsidRPr="00A53B6A">
        <w:rPr>
          <w:rFonts w:cstheme="minorHAnsi"/>
          <w:bCs/>
          <w:spacing w:val="9"/>
          <w:sz w:val="24"/>
          <w:szCs w:val="24"/>
        </w:rPr>
        <w:t xml:space="preserve"> </w:t>
      </w:r>
      <w:r w:rsidRPr="00A53B6A">
        <w:rPr>
          <w:rFonts w:cstheme="minorHAnsi"/>
          <w:bCs/>
          <w:sz w:val="24"/>
          <w:szCs w:val="24"/>
        </w:rPr>
        <w:t>and</w:t>
      </w:r>
      <w:r w:rsidRPr="00A53B6A">
        <w:rPr>
          <w:rFonts w:cstheme="minorHAnsi"/>
          <w:bCs/>
          <w:spacing w:val="9"/>
          <w:sz w:val="24"/>
          <w:szCs w:val="24"/>
        </w:rPr>
        <w:t xml:space="preserve"> </w:t>
      </w:r>
      <w:r w:rsidRPr="00A53B6A">
        <w:rPr>
          <w:rFonts w:cstheme="minorHAnsi"/>
          <w:bCs/>
          <w:sz w:val="24"/>
          <w:szCs w:val="24"/>
        </w:rPr>
        <w:t>local</w:t>
      </w:r>
      <w:r w:rsidRPr="00A53B6A">
        <w:rPr>
          <w:rFonts w:cstheme="minorHAnsi"/>
          <w:bCs/>
          <w:spacing w:val="9"/>
          <w:sz w:val="24"/>
          <w:szCs w:val="24"/>
        </w:rPr>
        <w:t xml:space="preserve"> </w:t>
      </w:r>
      <w:r w:rsidRPr="00A53B6A">
        <w:rPr>
          <w:rFonts w:cstheme="minorHAnsi"/>
          <w:bCs/>
          <w:sz w:val="24"/>
          <w:szCs w:val="24"/>
        </w:rPr>
        <w:t>economic</w:t>
      </w:r>
      <w:r w:rsidRPr="00A53B6A">
        <w:rPr>
          <w:rFonts w:cstheme="minorHAnsi"/>
          <w:bCs/>
          <w:spacing w:val="9"/>
          <w:sz w:val="24"/>
          <w:szCs w:val="24"/>
        </w:rPr>
        <w:t xml:space="preserve"> </w:t>
      </w:r>
      <w:r w:rsidRPr="00A53B6A">
        <w:rPr>
          <w:rFonts w:cstheme="minorHAnsi"/>
          <w:bCs/>
          <w:spacing w:val="-2"/>
          <w:sz w:val="24"/>
          <w:szCs w:val="24"/>
        </w:rPr>
        <w:t>development.”</w:t>
      </w:r>
    </w:p>
    <w:p w14:paraId="2F431B15" w14:textId="77777777" w:rsidR="0089291F" w:rsidRPr="00A53B6A" w:rsidRDefault="0089291F" w:rsidP="00A53B6A">
      <w:pPr>
        <w:ind w:left="230"/>
        <w:rPr>
          <w:rFonts w:cstheme="minorHAnsi"/>
          <w:bCs/>
          <w:sz w:val="24"/>
          <w:szCs w:val="24"/>
        </w:rPr>
      </w:pPr>
      <w:bookmarkStart w:id="330" w:name="_bookmark51"/>
      <w:bookmarkEnd w:id="330"/>
      <w:r w:rsidRPr="00A53B6A">
        <w:rPr>
          <w:rFonts w:cstheme="minorHAnsi"/>
          <w:bCs/>
          <w:i/>
          <w:spacing w:val="-8"/>
          <w:sz w:val="24"/>
          <w:szCs w:val="24"/>
        </w:rPr>
        <w:t>American Economic Review</w:t>
      </w:r>
      <w:r w:rsidRPr="00A53B6A">
        <w:rPr>
          <w:rFonts w:cstheme="minorHAnsi"/>
          <w:bCs/>
          <w:spacing w:val="-8"/>
          <w:sz w:val="24"/>
          <w:szCs w:val="24"/>
        </w:rPr>
        <w:t>,</w:t>
      </w:r>
      <w:r w:rsidRPr="00A53B6A">
        <w:rPr>
          <w:rFonts w:cstheme="minorHAnsi"/>
          <w:bCs/>
          <w:sz w:val="24"/>
          <w:szCs w:val="24"/>
        </w:rPr>
        <w:t xml:space="preserve"> </w:t>
      </w:r>
      <w:r w:rsidRPr="00A53B6A">
        <w:rPr>
          <w:rFonts w:cstheme="minorHAnsi"/>
          <w:bCs/>
          <w:spacing w:val="-8"/>
          <w:sz w:val="24"/>
          <w:szCs w:val="24"/>
        </w:rPr>
        <w:t>110(3):</w:t>
      </w:r>
      <w:r w:rsidRPr="00A53B6A">
        <w:rPr>
          <w:rFonts w:cstheme="minorHAnsi"/>
          <w:bCs/>
          <w:sz w:val="24"/>
          <w:szCs w:val="24"/>
        </w:rPr>
        <w:t xml:space="preserve"> </w:t>
      </w:r>
      <w:r w:rsidRPr="00A53B6A">
        <w:rPr>
          <w:rFonts w:cstheme="minorHAnsi"/>
          <w:bCs/>
          <w:spacing w:val="-8"/>
          <w:sz w:val="24"/>
          <w:szCs w:val="24"/>
        </w:rPr>
        <w:t>797–823.</w:t>
      </w:r>
    </w:p>
    <w:p w14:paraId="780CC782" w14:textId="4CC70716" w:rsidR="00F17184" w:rsidRPr="00A53B6A" w:rsidRDefault="00F17184" w:rsidP="00A53B6A">
      <w:pPr>
        <w:autoSpaceDE w:val="0"/>
        <w:autoSpaceDN w:val="0"/>
        <w:adjustRightInd w:val="0"/>
        <w:ind w:left="230" w:hanging="230"/>
        <w:rPr>
          <w:rFonts w:eastAsia="CMBX12" w:cstheme="minorHAnsi"/>
          <w:bCs/>
          <w:sz w:val="24"/>
          <w:szCs w:val="24"/>
        </w:rPr>
      </w:pPr>
      <w:proofErr w:type="spellStart"/>
      <w:r w:rsidRPr="00A53B6A">
        <w:rPr>
          <w:rFonts w:eastAsia="CMBX12" w:cstheme="minorHAnsi"/>
          <w:bCs/>
          <w:sz w:val="24"/>
          <w:szCs w:val="24"/>
        </w:rPr>
        <w:t>Biasi</w:t>
      </w:r>
      <w:proofErr w:type="spellEnd"/>
      <w:r w:rsidRPr="00A53B6A">
        <w:rPr>
          <w:rFonts w:eastAsia="CMBX12" w:cstheme="minorHAnsi"/>
          <w:bCs/>
          <w:sz w:val="24"/>
          <w:szCs w:val="24"/>
        </w:rPr>
        <w:t xml:space="preserve">, B., LaFortune, J., &amp; </w:t>
      </w:r>
      <w:proofErr w:type="spellStart"/>
      <w:r w:rsidRPr="00A53B6A">
        <w:rPr>
          <w:rFonts w:eastAsia="CMBX12" w:cstheme="minorHAnsi"/>
          <w:bCs/>
          <w:sz w:val="24"/>
          <w:szCs w:val="24"/>
        </w:rPr>
        <w:t>Schönholzer</w:t>
      </w:r>
      <w:proofErr w:type="spellEnd"/>
      <w:r w:rsidRPr="00A53B6A">
        <w:rPr>
          <w:rFonts w:eastAsia="CMBX12" w:cstheme="minorHAnsi"/>
          <w:bCs/>
          <w:sz w:val="24"/>
          <w:szCs w:val="24"/>
        </w:rPr>
        <w:t>, D. 2025. What works and for whom? Effectiveness and efficiency of school capital investments across the U.S. Quarterly Journal of Economics (forthcoming).</w:t>
      </w:r>
    </w:p>
    <w:p w14:paraId="30050FB8" w14:textId="77777777" w:rsidR="0089291F" w:rsidRPr="00A53B6A" w:rsidRDefault="0089291F" w:rsidP="00A53B6A">
      <w:pPr>
        <w:ind w:left="230" w:hanging="230"/>
        <w:rPr>
          <w:rFonts w:cstheme="minorHAnsi"/>
          <w:bCs/>
          <w:sz w:val="24"/>
          <w:szCs w:val="24"/>
        </w:rPr>
      </w:pPr>
      <w:r w:rsidRPr="00A53B6A">
        <w:rPr>
          <w:rFonts w:cstheme="minorHAnsi"/>
          <w:bCs/>
          <w:sz w:val="24"/>
          <w:szCs w:val="24"/>
        </w:rPr>
        <w:t xml:space="preserve">Brasington, David M. 2017. “School spending and new construction.” </w:t>
      </w:r>
      <w:r w:rsidRPr="00A53B6A">
        <w:rPr>
          <w:rFonts w:cstheme="minorHAnsi"/>
          <w:bCs/>
          <w:i/>
          <w:sz w:val="24"/>
          <w:szCs w:val="24"/>
        </w:rPr>
        <w:t>Regional</w:t>
      </w:r>
      <w:r w:rsidRPr="00A53B6A">
        <w:rPr>
          <w:rFonts w:cstheme="minorHAnsi"/>
          <w:bCs/>
          <w:i/>
          <w:spacing w:val="-3"/>
          <w:sz w:val="24"/>
          <w:szCs w:val="24"/>
        </w:rPr>
        <w:t xml:space="preserve"> </w:t>
      </w:r>
      <w:r w:rsidRPr="00A53B6A">
        <w:rPr>
          <w:rFonts w:cstheme="minorHAnsi"/>
          <w:bCs/>
          <w:i/>
          <w:sz w:val="24"/>
          <w:szCs w:val="24"/>
        </w:rPr>
        <w:t xml:space="preserve">Science </w:t>
      </w:r>
      <w:bookmarkStart w:id="331" w:name="_bookmark57"/>
      <w:bookmarkEnd w:id="331"/>
      <w:r w:rsidRPr="00A53B6A">
        <w:rPr>
          <w:rFonts w:cstheme="minorHAnsi"/>
          <w:bCs/>
          <w:i/>
          <w:spacing w:val="-2"/>
          <w:sz w:val="24"/>
          <w:szCs w:val="24"/>
        </w:rPr>
        <w:t>and</w:t>
      </w:r>
      <w:r w:rsidRPr="00A53B6A">
        <w:rPr>
          <w:rFonts w:cstheme="minorHAnsi"/>
          <w:bCs/>
          <w:i/>
          <w:spacing w:val="-13"/>
          <w:sz w:val="24"/>
          <w:szCs w:val="24"/>
        </w:rPr>
        <w:t xml:space="preserve"> </w:t>
      </w:r>
      <w:r w:rsidRPr="00A53B6A">
        <w:rPr>
          <w:rFonts w:cstheme="minorHAnsi"/>
          <w:bCs/>
          <w:i/>
          <w:spacing w:val="-2"/>
          <w:sz w:val="24"/>
          <w:szCs w:val="24"/>
        </w:rPr>
        <w:t>Urban</w:t>
      </w:r>
      <w:r w:rsidRPr="00A53B6A">
        <w:rPr>
          <w:rFonts w:cstheme="minorHAnsi"/>
          <w:bCs/>
          <w:i/>
          <w:spacing w:val="-13"/>
          <w:sz w:val="24"/>
          <w:szCs w:val="24"/>
        </w:rPr>
        <w:t xml:space="preserve"> </w:t>
      </w:r>
      <w:r w:rsidRPr="00A53B6A">
        <w:rPr>
          <w:rFonts w:cstheme="minorHAnsi"/>
          <w:bCs/>
          <w:i/>
          <w:spacing w:val="-2"/>
          <w:sz w:val="24"/>
          <w:szCs w:val="24"/>
        </w:rPr>
        <w:t>Economics</w:t>
      </w:r>
      <w:r w:rsidRPr="00A53B6A">
        <w:rPr>
          <w:rFonts w:cstheme="minorHAnsi"/>
          <w:bCs/>
          <w:spacing w:val="-2"/>
          <w:sz w:val="24"/>
          <w:szCs w:val="24"/>
        </w:rPr>
        <w:t>,</w:t>
      </w:r>
      <w:r w:rsidRPr="00A53B6A">
        <w:rPr>
          <w:rFonts w:cstheme="minorHAnsi"/>
          <w:bCs/>
          <w:spacing w:val="-5"/>
          <w:sz w:val="24"/>
          <w:szCs w:val="24"/>
        </w:rPr>
        <w:t xml:space="preserve"> </w:t>
      </w:r>
      <w:r w:rsidRPr="00A53B6A">
        <w:rPr>
          <w:rFonts w:cstheme="minorHAnsi"/>
          <w:bCs/>
          <w:spacing w:val="-2"/>
          <w:sz w:val="24"/>
          <w:szCs w:val="24"/>
        </w:rPr>
        <w:t>63:</w:t>
      </w:r>
      <w:r w:rsidRPr="00A53B6A">
        <w:rPr>
          <w:rFonts w:cstheme="minorHAnsi"/>
          <w:bCs/>
          <w:spacing w:val="-5"/>
          <w:sz w:val="24"/>
          <w:szCs w:val="24"/>
        </w:rPr>
        <w:t xml:space="preserve"> </w:t>
      </w:r>
      <w:r w:rsidRPr="00A53B6A">
        <w:rPr>
          <w:rFonts w:cstheme="minorHAnsi"/>
          <w:bCs/>
          <w:spacing w:val="-2"/>
          <w:sz w:val="24"/>
          <w:szCs w:val="24"/>
        </w:rPr>
        <w:t>76–84.</w:t>
      </w:r>
    </w:p>
    <w:p w14:paraId="604449C3" w14:textId="77777777" w:rsidR="0089291F" w:rsidRPr="00A53B6A" w:rsidRDefault="0089291F" w:rsidP="00A53B6A">
      <w:pPr>
        <w:ind w:left="230" w:hanging="230"/>
        <w:rPr>
          <w:rFonts w:cstheme="minorHAnsi"/>
          <w:bCs/>
          <w:sz w:val="24"/>
          <w:szCs w:val="24"/>
        </w:rPr>
      </w:pPr>
      <w:r w:rsidRPr="00A53B6A">
        <w:rPr>
          <w:rFonts w:cstheme="minorHAnsi"/>
          <w:bCs/>
          <w:spacing w:val="-4"/>
          <w:sz w:val="24"/>
          <w:szCs w:val="24"/>
        </w:rPr>
        <w:t>Brewer,</w:t>
      </w:r>
      <w:r w:rsidRPr="00A53B6A">
        <w:rPr>
          <w:rFonts w:cstheme="minorHAnsi"/>
          <w:bCs/>
          <w:spacing w:val="-11"/>
          <w:sz w:val="24"/>
          <w:szCs w:val="24"/>
        </w:rPr>
        <w:t xml:space="preserve"> </w:t>
      </w:r>
      <w:r w:rsidRPr="00A53B6A">
        <w:rPr>
          <w:rFonts w:cstheme="minorHAnsi"/>
          <w:bCs/>
          <w:spacing w:val="-4"/>
          <w:sz w:val="24"/>
          <w:szCs w:val="24"/>
        </w:rPr>
        <w:t>Ethan,</w:t>
      </w:r>
      <w:r w:rsidRPr="00A53B6A">
        <w:rPr>
          <w:rFonts w:cstheme="minorHAnsi"/>
          <w:bCs/>
          <w:spacing w:val="-7"/>
          <w:sz w:val="24"/>
          <w:szCs w:val="24"/>
        </w:rPr>
        <w:t xml:space="preserve"> </w:t>
      </w:r>
      <w:r w:rsidRPr="00A53B6A">
        <w:rPr>
          <w:rFonts w:cstheme="minorHAnsi"/>
          <w:bCs/>
          <w:spacing w:val="-4"/>
          <w:sz w:val="24"/>
          <w:szCs w:val="24"/>
        </w:rPr>
        <w:t>Jason</w:t>
      </w:r>
      <w:r w:rsidRPr="00A53B6A">
        <w:rPr>
          <w:rFonts w:cstheme="minorHAnsi"/>
          <w:bCs/>
          <w:spacing w:val="-8"/>
          <w:sz w:val="24"/>
          <w:szCs w:val="24"/>
        </w:rPr>
        <w:t xml:space="preserve"> </w:t>
      </w:r>
      <w:r w:rsidRPr="00A53B6A">
        <w:rPr>
          <w:rFonts w:cstheme="minorHAnsi"/>
          <w:bCs/>
          <w:spacing w:val="-4"/>
          <w:sz w:val="24"/>
          <w:szCs w:val="24"/>
        </w:rPr>
        <w:t>Lin,</w:t>
      </w:r>
      <w:r w:rsidRPr="00A53B6A">
        <w:rPr>
          <w:rFonts w:cstheme="minorHAnsi"/>
          <w:bCs/>
          <w:spacing w:val="-8"/>
          <w:sz w:val="24"/>
          <w:szCs w:val="24"/>
        </w:rPr>
        <w:t xml:space="preserve"> </w:t>
      </w:r>
      <w:r w:rsidRPr="00A53B6A">
        <w:rPr>
          <w:rFonts w:cstheme="minorHAnsi"/>
          <w:bCs/>
          <w:spacing w:val="-4"/>
          <w:sz w:val="24"/>
          <w:szCs w:val="24"/>
        </w:rPr>
        <w:t>Peter</w:t>
      </w:r>
      <w:r w:rsidRPr="00A53B6A">
        <w:rPr>
          <w:rFonts w:cstheme="minorHAnsi"/>
          <w:bCs/>
          <w:spacing w:val="-8"/>
          <w:sz w:val="24"/>
          <w:szCs w:val="24"/>
        </w:rPr>
        <w:t xml:space="preserve"> </w:t>
      </w:r>
      <w:r w:rsidRPr="00A53B6A">
        <w:rPr>
          <w:rFonts w:cstheme="minorHAnsi"/>
          <w:bCs/>
          <w:spacing w:val="-4"/>
          <w:sz w:val="24"/>
          <w:szCs w:val="24"/>
        </w:rPr>
        <w:t>Kemper,</w:t>
      </w:r>
      <w:r w:rsidRPr="00A53B6A">
        <w:rPr>
          <w:rFonts w:cstheme="minorHAnsi"/>
          <w:bCs/>
          <w:spacing w:val="-8"/>
          <w:sz w:val="24"/>
          <w:szCs w:val="24"/>
        </w:rPr>
        <w:t xml:space="preserve"> </w:t>
      </w:r>
      <w:r w:rsidRPr="00A53B6A">
        <w:rPr>
          <w:rFonts w:cstheme="minorHAnsi"/>
          <w:bCs/>
          <w:spacing w:val="-4"/>
          <w:sz w:val="24"/>
          <w:szCs w:val="24"/>
        </w:rPr>
        <w:t>John</w:t>
      </w:r>
      <w:r w:rsidRPr="00A53B6A">
        <w:rPr>
          <w:rFonts w:cstheme="minorHAnsi"/>
          <w:bCs/>
          <w:spacing w:val="-8"/>
          <w:sz w:val="24"/>
          <w:szCs w:val="24"/>
        </w:rPr>
        <w:t xml:space="preserve"> </w:t>
      </w:r>
      <w:r w:rsidRPr="00A53B6A">
        <w:rPr>
          <w:rFonts w:cstheme="minorHAnsi"/>
          <w:bCs/>
          <w:spacing w:val="-4"/>
          <w:sz w:val="24"/>
          <w:szCs w:val="24"/>
        </w:rPr>
        <w:t>Hennin,</w:t>
      </w:r>
      <w:r w:rsidRPr="00A53B6A">
        <w:rPr>
          <w:rFonts w:cstheme="minorHAnsi"/>
          <w:bCs/>
          <w:spacing w:val="-8"/>
          <w:sz w:val="24"/>
          <w:szCs w:val="24"/>
        </w:rPr>
        <w:t xml:space="preserve"> </w:t>
      </w:r>
      <w:r w:rsidRPr="00A53B6A">
        <w:rPr>
          <w:rFonts w:cstheme="minorHAnsi"/>
          <w:bCs/>
          <w:spacing w:val="-4"/>
          <w:sz w:val="24"/>
          <w:szCs w:val="24"/>
        </w:rPr>
        <w:t>and</w:t>
      </w:r>
      <w:r w:rsidRPr="00A53B6A">
        <w:rPr>
          <w:rFonts w:cstheme="minorHAnsi"/>
          <w:bCs/>
          <w:spacing w:val="-8"/>
          <w:sz w:val="24"/>
          <w:szCs w:val="24"/>
        </w:rPr>
        <w:t xml:space="preserve"> </w:t>
      </w:r>
      <w:r w:rsidRPr="00A53B6A">
        <w:rPr>
          <w:rFonts w:cstheme="minorHAnsi"/>
          <w:bCs/>
          <w:spacing w:val="-4"/>
          <w:sz w:val="24"/>
          <w:szCs w:val="24"/>
        </w:rPr>
        <w:t>Dan</w:t>
      </w:r>
      <w:r w:rsidRPr="00A53B6A">
        <w:rPr>
          <w:rFonts w:cstheme="minorHAnsi"/>
          <w:bCs/>
          <w:spacing w:val="-8"/>
          <w:sz w:val="24"/>
          <w:szCs w:val="24"/>
        </w:rPr>
        <w:t xml:space="preserve"> </w:t>
      </w:r>
      <w:proofErr w:type="spellStart"/>
      <w:r w:rsidRPr="00A53B6A">
        <w:rPr>
          <w:rFonts w:cstheme="minorHAnsi"/>
          <w:bCs/>
          <w:spacing w:val="-4"/>
          <w:sz w:val="24"/>
          <w:szCs w:val="24"/>
        </w:rPr>
        <w:t>Runfola</w:t>
      </w:r>
      <w:proofErr w:type="spellEnd"/>
      <w:r w:rsidRPr="00A53B6A">
        <w:rPr>
          <w:rFonts w:cstheme="minorHAnsi"/>
          <w:bCs/>
          <w:spacing w:val="-4"/>
          <w:sz w:val="24"/>
          <w:szCs w:val="24"/>
        </w:rPr>
        <w:t>.</w:t>
      </w:r>
      <w:r w:rsidRPr="00A53B6A">
        <w:rPr>
          <w:rFonts w:cstheme="minorHAnsi"/>
          <w:bCs/>
          <w:spacing w:val="-12"/>
          <w:sz w:val="24"/>
          <w:szCs w:val="24"/>
        </w:rPr>
        <w:t xml:space="preserve"> </w:t>
      </w:r>
      <w:r w:rsidRPr="00A53B6A">
        <w:rPr>
          <w:rFonts w:cstheme="minorHAnsi"/>
          <w:bCs/>
          <w:spacing w:val="-4"/>
          <w:sz w:val="24"/>
          <w:szCs w:val="24"/>
        </w:rPr>
        <w:t xml:space="preserve">2021. </w:t>
      </w:r>
      <w:r w:rsidRPr="00A53B6A">
        <w:rPr>
          <w:rFonts w:cstheme="minorHAnsi"/>
          <w:bCs/>
          <w:sz w:val="24"/>
          <w:szCs w:val="24"/>
        </w:rPr>
        <w:t>“</w:t>
      </w:r>
      <w:proofErr w:type="gramStart"/>
      <w:r w:rsidRPr="00A53B6A">
        <w:rPr>
          <w:rFonts w:cstheme="minorHAnsi"/>
          <w:bCs/>
          <w:sz w:val="24"/>
          <w:szCs w:val="24"/>
        </w:rPr>
        <w:t>Predicting road</w:t>
      </w:r>
      <w:proofErr w:type="gramEnd"/>
      <w:r w:rsidRPr="00A53B6A">
        <w:rPr>
          <w:rFonts w:cstheme="minorHAnsi"/>
          <w:bCs/>
          <w:sz w:val="24"/>
          <w:szCs w:val="24"/>
        </w:rPr>
        <w:t xml:space="preserve"> quality using high resolution satellite imagery:</w:t>
      </w:r>
      <w:r w:rsidRPr="00A53B6A">
        <w:rPr>
          <w:rFonts w:cstheme="minorHAnsi"/>
          <w:bCs/>
          <w:spacing w:val="40"/>
          <w:sz w:val="24"/>
          <w:szCs w:val="24"/>
        </w:rPr>
        <w:t xml:space="preserve"> </w:t>
      </w:r>
      <w:r w:rsidRPr="00A53B6A">
        <w:rPr>
          <w:rFonts w:cstheme="minorHAnsi"/>
          <w:bCs/>
          <w:sz w:val="24"/>
          <w:szCs w:val="24"/>
        </w:rPr>
        <w:t xml:space="preserve">A transfer learning ap- </w:t>
      </w:r>
      <w:bookmarkStart w:id="332" w:name="_bookmark58"/>
      <w:bookmarkEnd w:id="332"/>
      <w:proofErr w:type="spellStart"/>
      <w:r w:rsidRPr="00A53B6A">
        <w:rPr>
          <w:rFonts w:cstheme="minorHAnsi"/>
          <w:bCs/>
          <w:sz w:val="24"/>
          <w:szCs w:val="24"/>
        </w:rPr>
        <w:t>proach</w:t>
      </w:r>
      <w:proofErr w:type="spellEnd"/>
      <w:r w:rsidRPr="00A53B6A">
        <w:rPr>
          <w:rFonts w:cstheme="minorHAnsi"/>
          <w:bCs/>
          <w:sz w:val="24"/>
          <w:szCs w:val="24"/>
        </w:rPr>
        <w:t xml:space="preserve">.” </w:t>
      </w:r>
      <w:proofErr w:type="spellStart"/>
      <w:r w:rsidRPr="00A53B6A">
        <w:rPr>
          <w:rFonts w:cstheme="minorHAnsi"/>
          <w:bCs/>
          <w:i/>
          <w:sz w:val="24"/>
          <w:szCs w:val="24"/>
        </w:rPr>
        <w:t>Plos</w:t>
      </w:r>
      <w:proofErr w:type="spellEnd"/>
      <w:r w:rsidRPr="00A53B6A">
        <w:rPr>
          <w:rFonts w:cstheme="minorHAnsi"/>
          <w:bCs/>
          <w:i/>
          <w:sz w:val="24"/>
          <w:szCs w:val="24"/>
        </w:rPr>
        <w:t xml:space="preserve"> one</w:t>
      </w:r>
      <w:r w:rsidRPr="00A53B6A">
        <w:rPr>
          <w:rFonts w:cstheme="minorHAnsi"/>
          <w:bCs/>
          <w:sz w:val="24"/>
          <w:szCs w:val="24"/>
        </w:rPr>
        <w:t>, 16(7): e0253370.</w:t>
      </w:r>
    </w:p>
    <w:p w14:paraId="3574810F" w14:textId="77777777" w:rsidR="00A53B6A" w:rsidRPr="00A53B6A" w:rsidRDefault="00A53B6A" w:rsidP="00A53B6A">
      <w:pPr>
        <w:ind w:left="230" w:hanging="230"/>
        <w:rPr>
          <w:rFonts w:cstheme="minorHAnsi"/>
          <w:bCs/>
          <w:sz w:val="24"/>
          <w:szCs w:val="24"/>
        </w:rPr>
      </w:pPr>
      <w:proofErr w:type="spellStart"/>
      <w:r w:rsidRPr="00A53B6A">
        <w:rPr>
          <w:rFonts w:cstheme="minorHAnsi"/>
          <w:bCs/>
          <w:w w:val="95"/>
          <w:sz w:val="24"/>
          <w:szCs w:val="24"/>
        </w:rPr>
        <w:lastRenderedPageBreak/>
        <w:t>Calonico</w:t>
      </w:r>
      <w:proofErr w:type="spellEnd"/>
      <w:r w:rsidRPr="00A53B6A">
        <w:rPr>
          <w:rFonts w:cstheme="minorHAnsi"/>
          <w:bCs/>
          <w:w w:val="95"/>
          <w:sz w:val="24"/>
          <w:szCs w:val="24"/>
        </w:rPr>
        <w:t>,</w:t>
      </w:r>
      <w:r w:rsidRPr="00A53B6A">
        <w:rPr>
          <w:rFonts w:cstheme="minorHAnsi"/>
          <w:bCs/>
          <w:spacing w:val="-10"/>
          <w:w w:val="95"/>
          <w:sz w:val="24"/>
          <w:szCs w:val="24"/>
        </w:rPr>
        <w:t xml:space="preserve"> </w:t>
      </w:r>
      <w:r w:rsidRPr="00A53B6A">
        <w:rPr>
          <w:rFonts w:cstheme="minorHAnsi"/>
          <w:bCs/>
          <w:w w:val="95"/>
          <w:sz w:val="24"/>
          <w:szCs w:val="24"/>
        </w:rPr>
        <w:t>Sebastian,</w:t>
      </w:r>
      <w:r w:rsidRPr="00A53B6A">
        <w:rPr>
          <w:rFonts w:cstheme="minorHAnsi"/>
          <w:bCs/>
          <w:spacing w:val="-5"/>
          <w:w w:val="95"/>
          <w:sz w:val="24"/>
          <w:szCs w:val="24"/>
        </w:rPr>
        <w:t xml:space="preserve"> </w:t>
      </w:r>
      <w:r w:rsidRPr="00A53B6A">
        <w:rPr>
          <w:rFonts w:cstheme="minorHAnsi"/>
          <w:bCs/>
          <w:w w:val="95"/>
          <w:sz w:val="24"/>
          <w:szCs w:val="24"/>
        </w:rPr>
        <w:t>Matias</w:t>
      </w:r>
      <w:r w:rsidRPr="00A53B6A">
        <w:rPr>
          <w:rFonts w:cstheme="minorHAnsi"/>
          <w:bCs/>
          <w:spacing w:val="-10"/>
          <w:w w:val="95"/>
          <w:sz w:val="24"/>
          <w:szCs w:val="24"/>
        </w:rPr>
        <w:t xml:space="preserve"> </w:t>
      </w:r>
      <w:r w:rsidRPr="00A53B6A">
        <w:rPr>
          <w:rFonts w:cstheme="minorHAnsi"/>
          <w:bCs/>
          <w:w w:val="95"/>
          <w:sz w:val="24"/>
          <w:szCs w:val="24"/>
        </w:rPr>
        <w:t>D</w:t>
      </w:r>
      <w:r w:rsidRPr="00A53B6A">
        <w:rPr>
          <w:rFonts w:cstheme="minorHAnsi"/>
          <w:bCs/>
          <w:spacing w:val="-10"/>
          <w:w w:val="95"/>
          <w:sz w:val="24"/>
          <w:szCs w:val="24"/>
        </w:rPr>
        <w:t xml:space="preserve"> </w:t>
      </w:r>
      <w:proofErr w:type="spellStart"/>
      <w:r w:rsidRPr="00A53B6A">
        <w:rPr>
          <w:rFonts w:cstheme="minorHAnsi"/>
          <w:bCs/>
          <w:w w:val="95"/>
          <w:sz w:val="24"/>
          <w:szCs w:val="24"/>
        </w:rPr>
        <w:t>Cattaneo</w:t>
      </w:r>
      <w:proofErr w:type="spellEnd"/>
      <w:r w:rsidRPr="00A53B6A">
        <w:rPr>
          <w:rFonts w:cstheme="minorHAnsi"/>
          <w:bCs/>
          <w:w w:val="95"/>
          <w:sz w:val="24"/>
          <w:szCs w:val="24"/>
        </w:rPr>
        <w:t>,</w:t>
      </w:r>
      <w:r w:rsidRPr="00A53B6A">
        <w:rPr>
          <w:rFonts w:cstheme="minorHAnsi"/>
          <w:bCs/>
          <w:spacing w:val="-6"/>
          <w:w w:val="95"/>
          <w:sz w:val="24"/>
          <w:szCs w:val="24"/>
        </w:rPr>
        <w:t xml:space="preserve"> </w:t>
      </w:r>
      <w:r w:rsidRPr="00A53B6A">
        <w:rPr>
          <w:rFonts w:cstheme="minorHAnsi"/>
          <w:bCs/>
          <w:w w:val="95"/>
          <w:sz w:val="24"/>
          <w:szCs w:val="24"/>
        </w:rPr>
        <w:t>Max</w:t>
      </w:r>
      <w:r w:rsidRPr="00A53B6A">
        <w:rPr>
          <w:rFonts w:cstheme="minorHAnsi"/>
          <w:bCs/>
          <w:spacing w:val="-10"/>
          <w:w w:val="95"/>
          <w:sz w:val="24"/>
          <w:szCs w:val="24"/>
        </w:rPr>
        <w:t xml:space="preserve"> </w:t>
      </w:r>
      <w:r w:rsidRPr="00A53B6A">
        <w:rPr>
          <w:rFonts w:cstheme="minorHAnsi"/>
          <w:bCs/>
          <w:w w:val="95"/>
          <w:sz w:val="24"/>
          <w:szCs w:val="24"/>
        </w:rPr>
        <w:t>H</w:t>
      </w:r>
      <w:r w:rsidRPr="00A53B6A">
        <w:rPr>
          <w:rFonts w:cstheme="minorHAnsi"/>
          <w:bCs/>
          <w:spacing w:val="-10"/>
          <w:w w:val="95"/>
          <w:sz w:val="24"/>
          <w:szCs w:val="24"/>
        </w:rPr>
        <w:t xml:space="preserve"> </w:t>
      </w:r>
      <w:r w:rsidRPr="00A53B6A">
        <w:rPr>
          <w:rFonts w:cstheme="minorHAnsi"/>
          <w:bCs/>
          <w:w w:val="95"/>
          <w:sz w:val="24"/>
          <w:szCs w:val="24"/>
        </w:rPr>
        <w:t>Farrell,</w:t>
      </w:r>
      <w:r w:rsidRPr="00A53B6A">
        <w:rPr>
          <w:rFonts w:cstheme="minorHAnsi"/>
          <w:bCs/>
          <w:spacing w:val="-6"/>
          <w:w w:val="95"/>
          <w:sz w:val="24"/>
          <w:szCs w:val="24"/>
        </w:rPr>
        <w:t xml:space="preserve"> </w:t>
      </w:r>
      <w:r w:rsidRPr="00A53B6A">
        <w:rPr>
          <w:rFonts w:cstheme="minorHAnsi"/>
          <w:bCs/>
          <w:w w:val="95"/>
          <w:sz w:val="24"/>
          <w:szCs w:val="24"/>
        </w:rPr>
        <w:t>and</w:t>
      </w:r>
      <w:r w:rsidRPr="00A53B6A">
        <w:rPr>
          <w:rFonts w:cstheme="minorHAnsi"/>
          <w:bCs/>
          <w:spacing w:val="-10"/>
          <w:w w:val="95"/>
          <w:sz w:val="24"/>
          <w:szCs w:val="24"/>
        </w:rPr>
        <w:t xml:space="preserve"> </w:t>
      </w:r>
      <w:proofErr w:type="spellStart"/>
      <w:r w:rsidRPr="00A53B6A">
        <w:rPr>
          <w:rFonts w:cstheme="minorHAnsi"/>
          <w:bCs/>
          <w:spacing w:val="21"/>
          <w:w w:val="96"/>
          <w:sz w:val="24"/>
          <w:szCs w:val="24"/>
        </w:rPr>
        <w:t>R</w:t>
      </w:r>
      <w:r w:rsidRPr="00A53B6A">
        <w:rPr>
          <w:rFonts w:cstheme="minorHAnsi"/>
          <w:bCs/>
          <w:spacing w:val="28"/>
          <w:w w:val="96"/>
          <w:sz w:val="24"/>
          <w:szCs w:val="24"/>
        </w:rPr>
        <w:t>o</w:t>
      </w:r>
      <w:r w:rsidRPr="00A53B6A">
        <w:rPr>
          <w:rFonts w:cstheme="minorHAnsi"/>
          <w:bCs/>
          <w:spacing w:val="-9"/>
          <w:w w:val="92"/>
          <w:sz w:val="24"/>
          <w:szCs w:val="24"/>
        </w:rPr>
        <w:t>c</w:t>
      </w:r>
      <w:r w:rsidRPr="00A53B6A">
        <w:rPr>
          <w:rFonts w:cstheme="minorHAnsi"/>
          <w:bCs/>
          <w:spacing w:val="-84"/>
          <w:w w:val="110"/>
          <w:sz w:val="24"/>
          <w:szCs w:val="24"/>
        </w:rPr>
        <w:t>´</w:t>
      </w:r>
      <w:r w:rsidRPr="00A53B6A">
        <w:rPr>
          <w:rFonts w:cstheme="minorHAnsi"/>
          <w:bCs/>
          <w:spacing w:val="21"/>
          <w:w w:val="86"/>
          <w:sz w:val="24"/>
          <w:szCs w:val="24"/>
        </w:rPr>
        <w:t>ı</w:t>
      </w:r>
      <w:r w:rsidRPr="00A53B6A">
        <w:rPr>
          <w:rFonts w:cstheme="minorHAnsi"/>
          <w:bCs/>
          <w:spacing w:val="21"/>
          <w:w w:val="87"/>
          <w:sz w:val="24"/>
          <w:szCs w:val="24"/>
        </w:rPr>
        <w:t>o</w:t>
      </w:r>
      <w:proofErr w:type="spellEnd"/>
      <w:r w:rsidRPr="00A53B6A">
        <w:rPr>
          <w:rFonts w:cstheme="minorHAnsi"/>
          <w:bCs/>
          <w:spacing w:val="-9"/>
          <w:w w:val="94"/>
          <w:sz w:val="24"/>
          <w:szCs w:val="24"/>
        </w:rPr>
        <w:t xml:space="preserve"> </w:t>
      </w:r>
      <w:proofErr w:type="spellStart"/>
      <w:r w:rsidRPr="00A53B6A">
        <w:rPr>
          <w:rFonts w:cstheme="minorHAnsi"/>
          <w:bCs/>
          <w:w w:val="95"/>
          <w:sz w:val="24"/>
          <w:szCs w:val="24"/>
        </w:rPr>
        <w:t>Titiunik</w:t>
      </w:r>
      <w:proofErr w:type="spellEnd"/>
      <w:r w:rsidRPr="00A53B6A">
        <w:rPr>
          <w:rFonts w:cstheme="minorHAnsi"/>
          <w:bCs/>
          <w:w w:val="95"/>
          <w:sz w:val="24"/>
          <w:szCs w:val="24"/>
        </w:rPr>
        <w:t>.</w:t>
      </w:r>
      <w:r w:rsidRPr="00A53B6A">
        <w:rPr>
          <w:rFonts w:cstheme="minorHAnsi"/>
          <w:bCs/>
          <w:spacing w:val="-13"/>
          <w:w w:val="95"/>
          <w:sz w:val="24"/>
          <w:szCs w:val="24"/>
        </w:rPr>
        <w:t xml:space="preserve"> </w:t>
      </w:r>
      <w:r w:rsidRPr="00A53B6A">
        <w:rPr>
          <w:rFonts w:cstheme="minorHAnsi"/>
          <w:bCs/>
          <w:w w:val="95"/>
          <w:sz w:val="24"/>
          <w:szCs w:val="24"/>
        </w:rPr>
        <w:t xml:space="preserve">2019. </w:t>
      </w:r>
      <w:r w:rsidRPr="00A53B6A">
        <w:rPr>
          <w:rFonts w:cstheme="minorHAnsi"/>
          <w:bCs/>
          <w:sz w:val="24"/>
          <w:szCs w:val="24"/>
        </w:rPr>
        <w:t>“Regression</w:t>
      </w:r>
      <w:r w:rsidRPr="00A53B6A">
        <w:rPr>
          <w:rFonts w:cstheme="minorHAnsi"/>
          <w:bCs/>
          <w:spacing w:val="-15"/>
          <w:sz w:val="24"/>
          <w:szCs w:val="24"/>
        </w:rPr>
        <w:t xml:space="preserve"> </w:t>
      </w:r>
      <w:r w:rsidRPr="00A53B6A">
        <w:rPr>
          <w:rFonts w:cstheme="minorHAnsi"/>
          <w:bCs/>
          <w:sz w:val="24"/>
          <w:szCs w:val="24"/>
        </w:rPr>
        <w:t>discontinuity</w:t>
      </w:r>
      <w:r w:rsidRPr="00A53B6A">
        <w:rPr>
          <w:rFonts w:cstheme="minorHAnsi"/>
          <w:bCs/>
          <w:spacing w:val="-11"/>
          <w:sz w:val="24"/>
          <w:szCs w:val="24"/>
        </w:rPr>
        <w:t xml:space="preserve"> </w:t>
      </w:r>
      <w:r w:rsidRPr="00A53B6A">
        <w:rPr>
          <w:rFonts w:cstheme="minorHAnsi"/>
          <w:bCs/>
          <w:sz w:val="24"/>
          <w:szCs w:val="24"/>
        </w:rPr>
        <w:t>designs</w:t>
      </w:r>
      <w:r w:rsidRPr="00A53B6A">
        <w:rPr>
          <w:rFonts w:cstheme="minorHAnsi"/>
          <w:bCs/>
          <w:spacing w:val="-11"/>
          <w:sz w:val="24"/>
          <w:szCs w:val="24"/>
        </w:rPr>
        <w:t xml:space="preserve"> </w:t>
      </w:r>
      <w:r w:rsidRPr="00A53B6A">
        <w:rPr>
          <w:rFonts w:cstheme="minorHAnsi"/>
          <w:bCs/>
          <w:sz w:val="24"/>
          <w:szCs w:val="24"/>
        </w:rPr>
        <w:t>using</w:t>
      </w:r>
      <w:r w:rsidRPr="00A53B6A">
        <w:rPr>
          <w:rFonts w:cstheme="minorHAnsi"/>
          <w:bCs/>
          <w:spacing w:val="-11"/>
          <w:sz w:val="24"/>
          <w:szCs w:val="24"/>
        </w:rPr>
        <w:t xml:space="preserve"> </w:t>
      </w:r>
      <w:r w:rsidRPr="00A53B6A">
        <w:rPr>
          <w:rFonts w:cstheme="minorHAnsi"/>
          <w:bCs/>
          <w:sz w:val="24"/>
          <w:szCs w:val="24"/>
        </w:rPr>
        <w:t>covariates.”</w:t>
      </w:r>
      <w:r w:rsidRPr="00A53B6A">
        <w:rPr>
          <w:rFonts w:cstheme="minorHAnsi"/>
          <w:bCs/>
          <w:spacing w:val="-11"/>
          <w:sz w:val="24"/>
          <w:szCs w:val="24"/>
        </w:rPr>
        <w:t xml:space="preserve"> </w:t>
      </w:r>
      <w:r w:rsidRPr="00A53B6A">
        <w:rPr>
          <w:rFonts w:cstheme="minorHAnsi"/>
          <w:bCs/>
          <w:i/>
          <w:sz w:val="24"/>
          <w:szCs w:val="24"/>
        </w:rPr>
        <w:t>Review</w:t>
      </w:r>
      <w:r w:rsidRPr="00A53B6A">
        <w:rPr>
          <w:rFonts w:cstheme="minorHAnsi"/>
          <w:bCs/>
          <w:i/>
          <w:spacing w:val="-18"/>
          <w:sz w:val="24"/>
          <w:szCs w:val="24"/>
        </w:rPr>
        <w:t xml:space="preserve"> </w:t>
      </w:r>
      <w:r w:rsidRPr="00A53B6A">
        <w:rPr>
          <w:rFonts w:cstheme="minorHAnsi"/>
          <w:bCs/>
          <w:i/>
          <w:sz w:val="24"/>
          <w:szCs w:val="24"/>
        </w:rPr>
        <w:t>of</w:t>
      </w:r>
      <w:r w:rsidRPr="00A53B6A">
        <w:rPr>
          <w:rFonts w:cstheme="minorHAnsi"/>
          <w:bCs/>
          <w:i/>
          <w:spacing w:val="-18"/>
          <w:sz w:val="24"/>
          <w:szCs w:val="24"/>
        </w:rPr>
        <w:t xml:space="preserve"> </w:t>
      </w:r>
      <w:r w:rsidRPr="00A53B6A">
        <w:rPr>
          <w:rFonts w:cstheme="minorHAnsi"/>
          <w:bCs/>
          <w:i/>
          <w:sz w:val="24"/>
          <w:szCs w:val="24"/>
        </w:rPr>
        <w:t>Economics</w:t>
      </w:r>
      <w:r w:rsidRPr="00A53B6A">
        <w:rPr>
          <w:rFonts w:cstheme="minorHAnsi"/>
          <w:bCs/>
          <w:i/>
          <w:spacing w:val="-18"/>
          <w:sz w:val="24"/>
          <w:szCs w:val="24"/>
        </w:rPr>
        <w:t xml:space="preserve"> </w:t>
      </w:r>
      <w:r w:rsidRPr="00A53B6A">
        <w:rPr>
          <w:rFonts w:cstheme="minorHAnsi"/>
          <w:bCs/>
          <w:i/>
          <w:sz w:val="24"/>
          <w:szCs w:val="24"/>
        </w:rPr>
        <w:t>and</w:t>
      </w:r>
      <w:r w:rsidRPr="00A53B6A">
        <w:rPr>
          <w:rFonts w:cstheme="minorHAnsi"/>
          <w:bCs/>
          <w:i/>
          <w:spacing w:val="-18"/>
          <w:sz w:val="24"/>
          <w:szCs w:val="24"/>
        </w:rPr>
        <w:t xml:space="preserve"> </w:t>
      </w:r>
      <w:r w:rsidRPr="00A53B6A">
        <w:rPr>
          <w:rFonts w:cstheme="minorHAnsi"/>
          <w:bCs/>
          <w:i/>
          <w:sz w:val="24"/>
          <w:szCs w:val="24"/>
        </w:rPr>
        <w:t>Statistics</w:t>
      </w:r>
      <w:r w:rsidRPr="00A53B6A">
        <w:rPr>
          <w:rFonts w:cstheme="minorHAnsi"/>
          <w:bCs/>
          <w:sz w:val="24"/>
          <w:szCs w:val="24"/>
        </w:rPr>
        <w:t xml:space="preserve">, </w:t>
      </w:r>
      <w:bookmarkStart w:id="333" w:name="_bookmark61"/>
      <w:bookmarkEnd w:id="333"/>
      <w:r w:rsidRPr="00A53B6A">
        <w:rPr>
          <w:rFonts w:cstheme="minorHAnsi"/>
          <w:bCs/>
          <w:sz w:val="24"/>
          <w:szCs w:val="24"/>
        </w:rPr>
        <w:t>101(3): 442–451.</w:t>
      </w:r>
    </w:p>
    <w:p w14:paraId="7D29EFBE" w14:textId="77777777" w:rsidR="00A53B6A" w:rsidRPr="00A53B6A" w:rsidRDefault="00A53B6A" w:rsidP="00A53B6A">
      <w:pPr>
        <w:ind w:left="230" w:hanging="230"/>
        <w:rPr>
          <w:rFonts w:cstheme="minorHAnsi"/>
          <w:bCs/>
          <w:sz w:val="24"/>
          <w:szCs w:val="24"/>
        </w:rPr>
      </w:pPr>
      <w:proofErr w:type="spellStart"/>
      <w:r w:rsidRPr="00A53B6A">
        <w:rPr>
          <w:rFonts w:eastAsia="CMCSC10" w:cstheme="minorHAnsi"/>
          <w:bCs/>
          <w:sz w:val="24"/>
          <w:szCs w:val="24"/>
        </w:rPr>
        <w:t>Cattaneo</w:t>
      </w:r>
      <w:proofErr w:type="spellEnd"/>
      <w:r w:rsidRPr="00A53B6A">
        <w:rPr>
          <w:rFonts w:eastAsia="CMCSC10" w:cstheme="minorHAnsi"/>
          <w:bCs/>
          <w:sz w:val="24"/>
          <w:szCs w:val="24"/>
        </w:rPr>
        <w:t xml:space="preserve">, M. D., N. </w:t>
      </w:r>
      <w:proofErr w:type="spellStart"/>
      <w:r w:rsidRPr="00A53B6A">
        <w:rPr>
          <w:rFonts w:eastAsia="CMCSC10" w:cstheme="minorHAnsi"/>
          <w:bCs/>
          <w:sz w:val="24"/>
          <w:szCs w:val="24"/>
        </w:rPr>
        <w:t>Idrobo</w:t>
      </w:r>
      <w:proofErr w:type="spellEnd"/>
      <w:r w:rsidRPr="00A53B6A">
        <w:rPr>
          <w:rFonts w:eastAsia="CMCSC10" w:cstheme="minorHAnsi"/>
          <w:bCs/>
          <w:sz w:val="24"/>
          <w:szCs w:val="24"/>
        </w:rPr>
        <w:t xml:space="preserve">, and R. </w:t>
      </w:r>
      <w:proofErr w:type="spellStart"/>
      <w:r w:rsidRPr="00A53B6A">
        <w:rPr>
          <w:rFonts w:eastAsia="CMCSC10" w:cstheme="minorHAnsi"/>
          <w:bCs/>
          <w:sz w:val="24"/>
          <w:szCs w:val="24"/>
        </w:rPr>
        <w:t>Titiunik</w:t>
      </w:r>
      <w:proofErr w:type="spellEnd"/>
      <w:r w:rsidRPr="00A53B6A">
        <w:rPr>
          <w:rFonts w:eastAsia="CMCSC10" w:cstheme="minorHAnsi"/>
          <w:bCs/>
          <w:sz w:val="24"/>
          <w:szCs w:val="24"/>
        </w:rPr>
        <w:t xml:space="preserve"> </w:t>
      </w:r>
      <w:r w:rsidRPr="00A53B6A">
        <w:rPr>
          <w:rFonts w:eastAsia="CMR10" w:cstheme="minorHAnsi"/>
          <w:bCs/>
          <w:sz w:val="24"/>
          <w:szCs w:val="24"/>
        </w:rPr>
        <w:t xml:space="preserve">(2020): </w:t>
      </w:r>
      <w:r w:rsidRPr="00A53B6A">
        <w:rPr>
          <w:rFonts w:eastAsia="CMTI10" w:cstheme="minorHAnsi"/>
          <w:bCs/>
          <w:sz w:val="24"/>
          <w:szCs w:val="24"/>
        </w:rPr>
        <w:t>A Practical Introduction to Regression Discontinuity Designs: Foundations</w:t>
      </w:r>
      <w:r w:rsidRPr="00A53B6A">
        <w:rPr>
          <w:rFonts w:eastAsia="CMR10" w:cstheme="minorHAnsi"/>
          <w:bCs/>
          <w:sz w:val="24"/>
          <w:szCs w:val="24"/>
        </w:rPr>
        <w:t>. Cambridge Elements: Quantitative and Computational Methods for Social Science, Cambridge University Press.</w:t>
      </w:r>
      <w:r w:rsidRPr="00A53B6A">
        <w:rPr>
          <w:rFonts w:cstheme="minorHAnsi"/>
          <w:bCs/>
          <w:sz w:val="24"/>
          <w:szCs w:val="24"/>
        </w:rPr>
        <w:t xml:space="preserve"> </w:t>
      </w:r>
    </w:p>
    <w:p w14:paraId="23A22078" w14:textId="7014054E" w:rsidR="00A53B6A" w:rsidRPr="00A53B6A" w:rsidRDefault="00A53B6A" w:rsidP="00A53B6A">
      <w:pPr>
        <w:ind w:left="230" w:hanging="230"/>
        <w:rPr>
          <w:rFonts w:cstheme="minorHAnsi"/>
          <w:bCs/>
          <w:sz w:val="24"/>
          <w:szCs w:val="24"/>
        </w:rPr>
        <w:sectPr w:rsidR="00A53B6A" w:rsidRPr="00A53B6A" w:rsidSect="00A53B6A">
          <w:type w:val="continuous"/>
          <w:pgSz w:w="12240" w:h="15840"/>
          <w:pgMar w:top="1420" w:right="360" w:bottom="1020" w:left="1440" w:header="0" w:footer="822" w:gutter="0"/>
          <w:cols w:space="720"/>
        </w:sectPr>
      </w:pPr>
      <w:proofErr w:type="spellStart"/>
      <w:r w:rsidRPr="00A53B6A">
        <w:rPr>
          <w:rFonts w:cstheme="minorHAnsi"/>
          <w:bCs/>
          <w:sz w:val="24"/>
          <w:szCs w:val="24"/>
        </w:rPr>
        <w:t>Cattaneo</w:t>
      </w:r>
      <w:proofErr w:type="spellEnd"/>
      <w:r w:rsidRPr="00A53B6A">
        <w:rPr>
          <w:rFonts w:cstheme="minorHAnsi"/>
          <w:bCs/>
          <w:sz w:val="24"/>
          <w:szCs w:val="24"/>
        </w:rPr>
        <w:t>,</w:t>
      </w:r>
      <w:r w:rsidRPr="00A53B6A">
        <w:rPr>
          <w:rFonts w:cstheme="minorHAnsi"/>
          <w:bCs/>
          <w:spacing w:val="-4"/>
          <w:sz w:val="24"/>
          <w:szCs w:val="24"/>
        </w:rPr>
        <w:t xml:space="preserve"> </w:t>
      </w:r>
      <w:r w:rsidRPr="00A53B6A">
        <w:rPr>
          <w:rFonts w:cstheme="minorHAnsi"/>
          <w:bCs/>
          <w:sz w:val="24"/>
          <w:szCs w:val="24"/>
        </w:rPr>
        <w:t>Matias</w:t>
      </w:r>
      <w:r w:rsidRPr="00A53B6A">
        <w:rPr>
          <w:rFonts w:cstheme="minorHAnsi"/>
          <w:bCs/>
          <w:spacing w:val="-4"/>
          <w:sz w:val="24"/>
          <w:szCs w:val="24"/>
        </w:rPr>
        <w:t xml:space="preserve"> </w:t>
      </w:r>
      <w:r w:rsidRPr="00A53B6A">
        <w:rPr>
          <w:rFonts w:cstheme="minorHAnsi"/>
          <w:bCs/>
          <w:sz w:val="24"/>
          <w:szCs w:val="24"/>
        </w:rPr>
        <w:t>D,</w:t>
      </w:r>
      <w:r w:rsidRPr="00A53B6A">
        <w:rPr>
          <w:rFonts w:cstheme="minorHAnsi"/>
          <w:bCs/>
          <w:spacing w:val="-4"/>
          <w:sz w:val="24"/>
          <w:szCs w:val="24"/>
        </w:rPr>
        <w:t xml:space="preserve"> </w:t>
      </w:r>
      <w:r w:rsidRPr="00A53B6A">
        <w:rPr>
          <w:rFonts w:cstheme="minorHAnsi"/>
          <w:bCs/>
          <w:sz w:val="24"/>
          <w:szCs w:val="24"/>
        </w:rPr>
        <w:t>Michael</w:t>
      </w:r>
      <w:r w:rsidRPr="00A53B6A">
        <w:rPr>
          <w:rFonts w:cstheme="minorHAnsi"/>
          <w:bCs/>
          <w:spacing w:val="-4"/>
          <w:sz w:val="24"/>
          <w:szCs w:val="24"/>
        </w:rPr>
        <w:t xml:space="preserve"> </w:t>
      </w:r>
      <w:r w:rsidRPr="00A53B6A">
        <w:rPr>
          <w:rFonts w:cstheme="minorHAnsi"/>
          <w:bCs/>
          <w:sz w:val="24"/>
          <w:szCs w:val="24"/>
        </w:rPr>
        <w:t>Jansson,</w:t>
      </w:r>
      <w:r w:rsidRPr="00A53B6A">
        <w:rPr>
          <w:rFonts w:cstheme="minorHAnsi"/>
          <w:bCs/>
          <w:spacing w:val="-4"/>
          <w:sz w:val="24"/>
          <w:szCs w:val="24"/>
        </w:rPr>
        <w:t xml:space="preserve"> </w:t>
      </w:r>
      <w:r w:rsidRPr="00A53B6A">
        <w:rPr>
          <w:rFonts w:cstheme="minorHAnsi"/>
          <w:bCs/>
          <w:sz w:val="24"/>
          <w:szCs w:val="24"/>
        </w:rPr>
        <w:t>and</w:t>
      </w:r>
      <w:r w:rsidRPr="00A53B6A">
        <w:rPr>
          <w:rFonts w:cstheme="minorHAnsi"/>
          <w:bCs/>
          <w:spacing w:val="-4"/>
          <w:sz w:val="24"/>
          <w:szCs w:val="24"/>
        </w:rPr>
        <w:t xml:space="preserve"> </w:t>
      </w:r>
      <w:proofErr w:type="spellStart"/>
      <w:r w:rsidRPr="00A53B6A">
        <w:rPr>
          <w:rFonts w:cstheme="minorHAnsi"/>
          <w:bCs/>
          <w:sz w:val="24"/>
          <w:szCs w:val="24"/>
        </w:rPr>
        <w:t>Xinwei</w:t>
      </w:r>
      <w:proofErr w:type="spellEnd"/>
      <w:r w:rsidRPr="00A53B6A">
        <w:rPr>
          <w:rFonts w:cstheme="minorHAnsi"/>
          <w:bCs/>
          <w:spacing w:val="-4"/>
          <w:sz w:val="24"/>
          <w:szCs w:val="24"/>
        </w:rPr>
        <w:t xml:space="preserve"> </w:t>
      </w:r>
      <w:r w:rsidRPr="00A53B6A">
        <w:rPr>
          <w:rFonts w:cstheme="minorHAnsi"/>
          <w:bCs/>
          <w:sz w:val="24"/>
          <w:szCs w:val="24"/>
        </w:rPr>
        <w:t>Ma.</w:t>
      </w:r>
      <w:r w:rsidRPr="00A53B6A">
        <w:rPr>
          <w:rFonts w:cstheme="minorHAnsi"/>
          <w:bCs/>
          <w:spacing w:val="-12"/>
          <w:sz w:val="24"/>
          <w:szCs w:val="24"/>
        </w:rPr>
        <w:t xml:space="preserve"> </w:t>
      </w:r>
      <w:r w:rsidRPr="00A53B6A">
        <w:rPr>
          <w:rFonts w:cstheme="minorHAnsi"/>
          <w:bCs/>
          <w:sz w:val="24"/>
          <w:szCs w:val="24"/>
        </w:rPr>
        <w:t>2020.</w:t>
      </w:r>
      <w:r w:rsidRPr="00A53B6A">
        <w:rPr>
          <w:rFonts w:cstheme="minorHAnsi"/>
          <w:bCs/>
          <w:spacing w:val="-11"/>
          <w:sz w:val="24"/>
          <w:szCs w:val="24"/>
        </w:rPr>
        <w:t xml:space="preserve"> </w:t>
      </w:r>
      <w:r w:rsidRPr="00A53B6A">
        <w:rPr>
          <w:rFonts w:cstheme="minorHAnsi"/>
          <w:bCs/>
          <w:sz w:val="24"/>
          <w:szCs w:val="24"/>
        </w:rPr>
        <w:t>“Simple</w:t>
      </w:r>
      <w:r w:rsidRPr="00A53B6A">
        <w:rPr>
          <w:rFonts w:cstheme="minorHAnsi"/>
          <w:bCs/>
          <w:spacing w:val="-11"/>
          <w:sz w:val="24"/>
          <w:szCs w:val="24"/>
        </w:rPr>
        <w:t xml:space="preserve"> </w:t>
      </w:r>
      <w:r w:rsidRPr="00A53B6A">
        <w:rPr>
          <w:rFonts w:cstheme="minorHAnsi"/>
          <w:bCs/>
          <w:sz w:val="24"/>
          <w:szCs w:val="24"/>
        </w:rPr>
        <w:t>local</w:t>
      </w:r>
      <w:r w:rsidRPr="00A53B6A">
        <w:rPr>
          <w:rFonts w:cstheme="minorHAnsi"/>
          <w:bCs/>
          <w:spacing w:val="-11"/>
          <w:sz w:val="24"/>
          <w:szCs w:val="24"/>
        </w:rPr>
        <w:t xml:space="preserve"> </w:t>
      </w:r>
      <w:r w:rsidRPr="00A53B6A">
        <w:rPr>
          <w:rFonts w:cstheme="minorHAnsi"/>
          <w:bCs/>
          <w:sz w:val="24"/>
          <w:szCs w:val="24"/>
        </w:rPr>
        <w:t>polyno</w:t>
      </w:r>
      <w:r w:rsidRPr="00A53B6A">
        <w:rPr>
          <w:rFonts w:cstheme="minorHAnsi"/>
          <w:bCs/>
          <w:spacing w:val="-6"/>
          <w:sz w:val="24"/>
          <w:szCs w:val="24"/>
        </w:rPr>
        <w:t>mial</w:t>
      </w:r>
      <w:r w:rsidRPr="00A53B6A">
        <w:rPr>
          <w:rFonts w:cstheme="minorHAnsi"/>
          <w:bCs/>
          <w:spacing w:val="3"/>
          <w:sz w:val="24"/>
          <w:szCs w:val="24"/>
        </w:rPr>
        <w:t xml:space="preserve"> </w:t>
      </w:r>
      <w:r w:rsidRPr="00A53B6A">
        <w:rPr>
          <w:rFonts w:cstheme="minorHAnsi"/>
          <w:bCs/>
          <w:spacing w:val="-6"/>
          <w:sz w:val="24"/>
          <w:szCs w:val="24"/>
        </w:rPr>
        <w:t>density</w:t>
      </w:r>
      <w:r w:rsidRPr="00A53B6A">
        <w:rPr>
          <w:rFonts w:cstheme="minorHAnsi"/>
          <w:bCs/>
          <w:spacing w:val="3"/>
          <w:sz w:val="24"/>
          <w:szCs w:val="24"/>
        </w:rPr>
        <w:t xml:space="preserve"> </w:t>
      </w:r>
      <w:r w:rsidRPr="00A53B6A">
        <w:rPr>
          <w:rFonts w:cstheme="minorHAnsi"/>
          <w:bCs/>
          <w:spacing w:val="-6"/>
          <w:sz w:val="24"/>
          <w:szCs w:val="24"/>
        </w:rPr>
        <w:t>estimators.”</w:t>
      </w:r>
      <w:r w:rsidRPr="00A53B6A">
        <w:rPr>
          <w:rFonts w:cstheme="minorHAnsi"/>
          <w:bCs/>
          <w:spacing w:val="4"/>
          <w:sz w:val="24"/>
          <w:szCs w:val="24"/>
        </w:rPr>
        <w:t xml:space="preserve"> </w:t>
      </w:r>
      <w:r w:rsidRPr="00A53B6A">
        <w:rPr>
          <w:rFonts w:cstheme="minorHAnsi"/>
          <w:bCs/>
          <w:i/>
          <w:spacing w:val="-6"/>
          <w:sz w:val="24"/>
          <w:szCs w:val="24"/>
        </w:rPr>
        <w:t>Journal</w:t>
      </w:r>
      <w:r w:rsidRPr="00A53B6A">
        <w:rPr>
          <w:rFonts w:cstheme="minorHAnsi"/>
          <w:bCs/>
          <w:i/>
          <w:spacing w:val="-2"/>
          <w:sz w:val="24"/>
          <w:szCs w:val="24"/>
        </w:rPr>
        <w:t xml:space="preserve"> </w:t>
      </w:r>
      <w:r w:rsidRPr="00A53B6A">
        <w:rPr>
          <w:rFonts w:cstheme="minorHAnsi"/>
          <w:bCs/>
          <w:i/>
          <w:spacing w:val="-6"/>
          <w:sz w:val="24"/>
          <w:szCs w:val="24"/>
        </w:rPr>
        <w:t>of</w:t>
      </w:r>
      <w:r w:rsidRPr="00A53B6A">
        <w:rPr>
          <w:rFonts w:cstheme="minorHAnsi"/>
          <w:bCs/>
          <w:i/>
          <w:spacing w:val="-2"/>
          <w:sz w:val="24"/>
          <w:szCs w:val="24"/>
        </w:rPr>
        <w:t xml:space="preserve"> </w:t>
      </w:r>
      <w:r w:rsidRPr="00A53B6A">
        <w:rPr>
          <w:rFonts w:cstheme="minorHAnsi"/>
          <w:bCs/>
          <w:i/>
          <w:spacing w:val="-6"/>
          <w:sz w:val="24"/>
          <w:szCs w:val="24"/>
        </w:rPr>
        <w:t>the</w:t>
      </w:r>
      <w:r w:rsidRPr="00A53B6A">
        <w:rPr>
          <w:rFonts w:cstheme="minorHAnsi"/>
          <w:bCs/>
          <w:i/>
          <w:spacing w:val="-3"/>
          <w:sz w:val="24"/>
          <w:szCs w:val="24"/>
        </w:rPr>
        <w:t xml:space="preserve"> </w:t>
      </w:r>
      <w:r w:rsidRPr="00A53B6A">
        <w:rPr>
          <w:rFonts w:cstheme="minorHAnsi"/>
          <w:bCs/>
          <w:i/>
          <w:spacing w:val="-6"/>
          <w:sz w:val="24"/>
          <w:szCs w:val="24"/>
        </w:rPr>
        <w:t>American</w:t>
      </w:r>
      <w:r w:rsidRPr="00A53B6A">
        <w:rPr>
          <w:rFonts w:cstheme="minorHAnsi"/>
          <w:bCs/>
          <w:i/>
          <w:spacing w:val="-2"/>
          <w:sz w:val="24"/>
          <w:szCs w:val="24"/>
        </w:rPr>
        <w:t xml:space="preserve"> </w:t>
      </w:r>
      <w:r w:rsidRPr="00A53B6A">
        <w:rPr>
          <w:rFonts w:cstheme="minorHAnsi"/>
          <w:bCs/>
          <w:i/>
          <w:spacing w:val="-6"/>
          <w:sz w:val="24"/>
          <w:szCs w:val="24"/>
        </w:rPr>
        <w:t>Statistical</w:t>
      </w:r>
      <w:r w:rsidRPr="00A53B6A">
        <w:rPr>
          <w:rFonts w:cstheme="minorHAnsi"/>
          <w:bCs/>
          <w:i/>
          <w:spacing w:val="-1"/>
          <w:sz w:val="24"/>
          <w:szCs w:val="24"/>
        </w:rPr>
        <w:t xml:space="preserve"> </w:t>
      </w:r>
      <w:r w:rsidRPr="00A53B6A">
        <w:rPr>
          <w:rFonts w:cstheme="minorHAnsi"/>
          <w:bCs/>
          <w:i/>
          <w:spacing w:val="-6"/>
          <w:sz w:val="24"/>
          <w:szCs w:val="24"/>
        </w:rPr>
        <w:t>Association</w:t>
      </w:r>
      <w:r w:rsidRPr="00A53B6A">
        <w:rPr>
          <w:rFonts w:cstheme="minorHAnsi"/>
          <w:bCs/>
          <w:spacing w:val="-6"/>
          <w:sz w:val="24"/>
          <w:szCs w:val="24"/>
        </w:rPr>
        <w:t>,</w:t>
      </w:r>
      <w:r w:rsidRPr="00A53B6A">
        <w:rPr>
          <w:rFonts w:cstheme="minorHAnsi"/>
          <w:bCs/>
          <w:spacing w:val="6"/>
          <w:sz w:val="24"/>
          <w:szCs w:val="24"/>
        </w:rPr>
        <w:t xml:space="preserve"> </w:t>
      </w:r>
      <w:r w:rsidRPr="00A53B6A">
        <w:rPr>
          <w:rFonts w:cstheme="minorHAnsi"/>
          <w:bCs/>
          <w:spacing w:val="-6"/>
          <w:sz w:val="24"/>
          <w:szCs w:val="24"/>
        </w:rPr>
        <w:t>115(531):</w:t>
      </w:r>
      <w:r w:rsidRPr="00A53B6A">
        <w:rPr>
          <w:rFonts w:cstheme="minorHAnsi"/>
          <w:bCs/>
          <w:spacing w:val="3"/>
          <w:sz w:val="24"/>
          <w:szCs w:val="24"/>
        </w:rPr>
        <w:t xml:space="preserve"> </w:t>
      </w:r>
      <w:r w:rsidRPr="00A53B6A">
        <w:rPr>
          <w:rFonts w:cstheme="minorHAnsi"/>
          <w:bCs/>
          <w:spacing w:val="-6"/>
          <w:sz w:val="24"/>
          <w:szCs w:val="24"/>
        </w:rPr>
        <w:t>1449–</w:t>
      </w:r>
      <w:r>
        <w:rPr>
          <w:rFonts w:cstheme="minorHAnsi"/>
          <w:bCs/>
          <w:spacing w:val="-6"/>
          <w:sz w:val="24"/>
          <w:szCs w:val="24"/>
        </w:rPr>
        <w:t>1455.</w:t>
      </w:r>
    </w:p>
    <w:p w14:paraId="17634B59" w14:textId="5A62036A" w:rsidR="0089291F" w:rsidRPr="00A53B6A" w:rsidRDefault="0089291F" w:rsidP="00A53B6A">
      <w:pPr>
        <w:ind w:left="230" w:hanging="230"/>
        <w:rPr>
          <w:rFonts w:cstheme="minorHAnsi"/>
          <w:bCs/>
          <w:sz w:val="24"/>
          <w:szCs w:val="24"/>
        </w:rPr>
      </w:pPr>
      <w:bookmarkStart w:id="334" w:name="_bookmark62"/>
      <w:bookmarkEnd w:id="334"/>
      <w:r w:rsidRPr="00A53B6A">
        <w:rPr>
          <w:rFonts w:cstheme="minorHAnsi"/>
          <w:bCs/>
          <w:sz w:val="24"/>
          <w:szCs w:val="24"/>
        </w:rPr>
        <w:t>Cellini, Stephanie R, Fernando Ferreira, and Jesse Rothstein.</w:t>
      </w:r>
      <w:r w:rsidRPr="00A53B6A">
        <w:rPr>
          <w:rFonts w:cstheme="minorHAnsi"/>
          <w:bCs/>
          <w:spacing w:val="-5"/>
          <w:sz w:val="24"/>
          <w:szCs w:val="24"/>
        </w:rPr>
        <w:t xml:space="preserve"> </w:t>
      </w:r>
      <w:r w:rsidRPr="00A53B6A">
        <w:rPr>
          <w:rFonts w:cstheme="minorHAnsi"/>
          <w:bCs/>
          <w:sz w:val="24"/>
          <w:szCs w:val="24"/>
        </w:rPr>
        <w:t>2010.</w:t>
      </w:r>
      <w:r w:rsidRPr="00A53B6A">
        <w:rPr>
          <w:rFonts w:cstheme="minorHAnsi"/>
          <w:bCs/>
          <w:spacing w:val="-3"/>
          <w:sz w:val="24"/>
          <w:szCs w:val="24"/>
        </w:rPr>
        <w:t xml:space="preserve"> </w:t>
      </w:r>
      <w:r w:rsidRPr="00A53B6A">
        <w:rPr>
          <w:rFonts w:cstheme="minorHAnsi"/>
          <w:bCs/>
          <w:sz w:val="24"/>
          <w:szCs w:val="24"/>
        </w:rPr>
        <w:t>“The</w:t>
      </w:r>
      <w:r w:rsidRPr="00A53B6A">
        <w:rPr>
          <w:rFonts w:cstheme="minorHAnsi"/>
          <w:bCs/>
          <w:spacing w:val="-3"/>
          <w:sz w:val="24"/>
          <w:szCs w:val="24"/>
        </w:rPr>
        <w:t xml:space="preserve"> </w:t>
      </w:r>
      <w:r w:rsidRPr="00A53B6A">
        <w:rPr>
          <w:rFonts w:cstheme="minorHAnsi"/>
          <w:bCs/>
          <w:sz w:val="24"/>
          <w:szCs w:val="24"/>
        </w:rPr>
        <w:t>value of school facility investments:</w:t>
      </w:r>
      <w:r w:rsidRPr="00A53B6A">
        <w:rPr>
          <w:rFonts w:cstheme="minorHAnsi"/>
          <w:bCs/>
          <w:spacing w:val="40"/>
          <w:sz w:val="24"/>
          <w:szCs w:val="24"/>
        </w:rPr>
        <w:t xml:space="preserve"> </w:t>
      </w:r>
      <w:r w:rsidRPr="00A53B6A">
        <w:rPr>
          <w:rFonts w:cstheme="minorHAnsi"/>
          <w:bCs/>
          <w:sz w:val="24"/>
          <w:szCs w:val="24"/>
        </w:rPr>
        <w:t>Evidence from a dynamic regression discontinuity design.”</w:t>
      </w:r>
      <w:r w:rsidRPr="00A53B6A">
        <w:rPr>
          <w:rFonts w:cstheme="minorHAnsi"/>
          <w:bCs/>
          <w:spacing w:val="40"/>
          <w:w w:val="103"/>
          <w:sz w:val="24"/>
          <w:szCs w:val="24"/>
        </w:rPr>
        <w:t xml:space="preserve"> </w:t>
      </w:r>
      <w:bookmarkStart w:id="335" w:name="_bookmark63"/>
      <w:bookmarkEnd w:id="335"/>
      <w:r w:rsidRPr="00A53B6A">
        <w:rPr>
          <w:rFonts w:cstheme="minorHAnsi"/>
          <w:bCs/>
          <w:i/>
          <w:spacing w:val="-2"/>
          <w:sz w:val="24"/>
          <w:szCs w:val="24"/>
        </w:rPr>
        <w:t>The</w:t>
      </w:r>
      <w:r w:rsidRPr="00A53B6A">
        <w:rPr>
          <w:rFonts w:cstheme="minorHAnsi"/>
          <w:bCs/>
          <w:i/>
          <w:spacing w:val="-13"/>
          <w:sz w:val="24"/>
          <w:szCs w:val="24"/>
        </w:rPr>
        <w:t xml:space="preserve"> </w:t>
      </w:r>
      <w:r w:rsidRPr="00A53B6A">
        <w:rPr>
          <w:rFonts w:cstheme="minorHAnsi"/>
          <w:bCs/>
          <w:i/>
          <w:spacing w:val="-2"/>
          <w:sz w:val="24"/>
          <w:szCs w:val="24"/>
        </w:rPr>
        <w:t>Quarterly</w:t>
      </w:r>
      <w:r w:rsidRPr="00A53B6A">
        <w:rPr>
          <w:rFonts w:cstheme="minorHAnsi"/>
          <w:bCs/>
          <w:i/>
          <w:spacing w:val="-13"/>
          <w:sz w:val="24"/>
          <w:szCs w:val="24"/>
        </w:rPr>
        <w:t xml:space="preserve"> </w:t>
      </w:r>
      <w:r w:rsidRPr="00A53B6A">
        <w:rPr>
          <w:rFonts w:cstheme="minorHAnsi"/>
          <w:bCs/>
          <w:i/>
          <w:spacing w:val="-2"/>
          <w:sz w:val="24"/>
          <w:szCs w:val="24"/>
        </w:rPr>
        <w:t>Journal</w:t>
      </w:r>
      <w:r w:rsidRPr="00A53B6A">
        <w:rPr>
          <w:rFonts w:cstheme="minorHAnsi"/>
          <w:bCs/>
          <w:i/>
          <w:spacing w:val="-13"/>
          <w:sz w:val="24"/>
          <w:szCs w:val="24"/>
        </w:rPr>
        <w:t xml:space="preserve"> </w:t>
      </w:r>
      <w:r w:rsidRPr="00A53B6A">
        <w:rPr>
          <w:rFonts w:cstheme="minorHAnsi"/>
          <w:bCs/>
          <w:i/>
          <w:spacing w:val="-2"/>
          <w:sz w:val="24"/>
          <w:szCs w:val="24"/>
        </w:rPr>
        <w:t>of</w:t>
      </w:r>
      <w:r w:rsidRPr="00A53B6A">
        <w:rPr>
          <w:rFonts w:cstheme="minorHAnsi"/>
          <w:bCs/>
          <w:i/>
          <w:spacing w:val="-13"/>
          <w:sz w:val="24"/>
          <w:szCs w:val="24"/>
        </w:rPr>
        <w:t xml:space="preserve"> </w:t>
      </w:r>
      <w:r w:rsidRPr="00A53B6A">
        <w:rPr>
          <w:rFonts w:cstheme="minorHAnsi"/>
          <w:bCs/>
          <w:i/>
          <w:spacing w:val="-2"/>
          <w:sz w:val="24"/>
          <w:szCs w:val="24"/>
        </w:rPr>
        <w:t>Economics</w:t>
      </w:r>
      <w:r w:rsidRPr="00A53B6A">
        <w:rPr>
          <w:rFonts w:cstheme="minorHAnsi"/>
          <w:bCs/>
          <w:spacing w:val="-2"/>
          <w:sz w:val="24"/>
          <w:szCs w:val="24"/>
        </w:rPr>
        <w:t>,</w:t>
      </w:r>
      <w:r w:rsidRPr="00A53B6A">
        <w:rPr>
          <w:rFonts w:cstheme="minorHAnsi"/>
          <w:bCs/>
          <w:spacing w:val="-4"/>
          <w:sz w:val="24"/>
          <w:szCs w:val="24"/>
        </w:rPr>
        <w:t xml:space="preserve"> </w:t>
      </w:r>
      <w:r w:rsidRPr="00A53B6A">
        <w:rPr>
          <w:rFonts w:cstheme="minorHAnsi"/>
          <w:bCs/>
          <w:spacing w:val="-2"/>
          <w:sz w:val="24"/>
          <w:szCs w:val="24"/>
        </w:rPr>
        <w:t>125(1):</w:t>
      </w:r>
      <w:r w:rsidRPr="00A53B6A">
        <w:rPr>
          <w:rFonts w:cstheme="minorHAnsi"/>
          <w:bCs/>
          <w:spacing w:val="-4"/>
          <w:sz w:val="24"/>
          <w:szCs w:val="24"/>
        </w:rPr>
        <w:t xml:space="preserve"> </w:t>
      </w:r>
      <w:r w:rsidRPr="00A53B6A">
        <w:rPr>
          <w:rFonts w:cstheme="minorHAnsi"/>
          <w:bCs/>
          <w:spacing w:val="-2"/>
          <w:sz w:val="24"/>
          <w:szCs w:val="24"/>
        </w:rPr>
        <w:t>215–261.</w:t>
      </w:r>
    </w:p>
    <w:p w14:paraId="5010D816" w14:textId="49485C61" w:rsidR="00F17184" w:rsidRPr="00A53B6A" w:rsidRDefault="00F17184" w:rsidP="00A53B6A">
      <w:pPr>
        <w:autoSpaceDE w:val="0"/>
        <w:autoSpaceDN w:val="0"/>
        <w:adjustRightInd w:val="0"/>
        <w:ind w:left="230" w:hanging="230"/>
        <w:rPr>
          <w:rFonts w:eastAsia="CMR12" w:cstheme="minorHAnsi"/>
          <w:bCs/>
          <w:sz w:val="24"/>
          <w:szCs w:val="24"/>
        </w:rPr>
      </w:pPr>
      <w:proofErr w:type="spellStart"/>
      <w:r w:rsidRPr="00A53B6A">
        <w:rPr>
          <w:rFonts w:eastAsia="CMBX12" w:cstheme="minorHAnsi"/>
          <w:bCs/>
          <w:sz w:val="24"/>
          <w:szCs w:val="24"/>
        </w:rPr>
        <w:t>Chaurey</w:t>
      </w:r>
      <w:proofErr w:type="spellEnd"/>
      <w:r w:rsidRPr="00A53B6A">
        <w:rPr>
          <w:rFonts w:eastAsia="CMBX12" w:cstheme="minorHAnsi"/>
          <w:bCs/>
          <w:sz w:val="24"/>
          <w:szCs w:val="24"/>
        </w:rPr>
        <w:t xml:space="preserve">, </w:t>
      </w:r>
      <w:proofErr w:type="spellStart"/>
      <w:r w:rsidRPr="00A53B6A">
        <w:rPr>
          <w:rFonts w:eastAsia="CMBX12" w:cstheme="minorHAnsi"/>
          <w:bCs/>
          <w:sz w:val="24"/>
          <w:szCs w:val="24"/>
        </w:rPr>
        <w:t>Ritam</w:t>
      </w:r>
      <w:proofErr w:type="spellEnd"/>
      <w:r w:rsidRPr="00A53B6A">
        <w:rPr>
          <w:rFonts w:eastAsia="CMBX12" w:cstheme="minorHAnsi"/>
          <w:bCs/>
          <w:sz w:val="24"/>
          <w:szCs w:val="24"/>
        </w:rPr>
        <w:t xml:space="preserve">, and Duong </w:t>
      </w:r>
      <w:proofErr w:type="spellStart"/>
      <w:r w:rsidRPr="00A53B6A">
        <w:rPr>
          <w:rFonts w:eastAsia="CMBX12" w:cstheme="minorHAnsi"/>
          <w:bCs/>
          <w:sz w:val="24"/>
          <w:szCs w:val="24"/>
        </w:rPr>
        <w:t>Trung</w:t>
      </w:r>
      <w:proofErr w:type="spellEnd"/>
      <w:r w:rsidRPr="00A53B6A">
        <w:rPr>
          <w:rFonts w:eastAsia="CMBX12" w:cstheme="minorHAnsi"/>
          <w:bCs/>
          <w:sz w:val="24"/>
          <w:szCs w:val="24"/>
        </w:rPr>
        <w:t xml:space="preserve"> Le. </w:t>
      </w:r>
      <w:r w:rsidRPr="00A53B6A">
        <w:rPr>
          <w:rFonts w:eastAsia="CMR12" w:cstheme="minorHAnsi"/>
          <w:bCs/>
          <w:sz w:val="24"/>
          <w:szCs w:val="24"/>
        </w:rPr>
        <w:t>2022. “Infrastructure maintenance and rural</w:t>
      </w:r>
    </w:p>
    <w:p w14:paraId="335CF482" w14:textId="313E978A" w:rsidR="00F17184" w:rsidRPr="00A53B6A" w:rsidRDefault="00F17184" w:rsidP="00A53B6A">
      <w:pPr>
        <w:ind w:left="230"/>
        <w:rPr>
          <w:rFonts w:cstheme="minorHAnsi"/>
          <w:bCs/>
          <w:sz w:val="24"/>
          <w:szCs w:val="24"/>
        </w:rPr>
      </w:pPr>
      <w:r w:rsidRPr="00A53B6A">
        <w:rPr>
          <w:rFonts w:eastAsia="CMR12" w:cstheme="minorHAnsi"/>
          <w:bCs/>
          <w:sz w:val="24"/>
          <w:szCs w:val="24"/>
        </w:rPr>
        <w:t xml:space="preserve">economic activity: Evidence from India.” </w:t>
      </w:r>
      <w:r w:rsidRPr="00A53B6A">
        <w:rPr>
          <w:rFonts w:eastAsia="CMTI12" w:cstheme="minorHAnsi"/>
          <w:bCs/>
          <w:sz w:val="24"/>
          <w:szCs w:val="24"/>
        </w:rPr>
        <w:t>Journal of Public Economics</w:t>
      </w:r>
      <w:r w:rsidRPr="00A53B6A">
        <w:rPr>
          <w:rFonts w:eastAsia="CMR12" w:cstheme="minorHAnsi"/>
          <w:bCs/>
          <w:sz w:val="24"/>
          <w:szCs w:val="24"/>
        </w:rPr>
        <w:t>, 214: 104725.</w:t>
      </w:r>
    </w:p>
    <w:p w14:paraId="2ADB13C8" w14:textId="77777777" w:rsidR="0089291F" w:rsidRPr="0089291F" w:rsidRDefault="0089291F" w:rsidP="00A53B6A">
      <w:pPr>
        <w:ind w:left="230" w:hanging="230"/>
        <w:rPr>
          <w:rFonts w:eastAsia="Times New Roman" w:cstheme="minorHAnsi"/>
          <w:bCs/>
          <w:sz w:val="24"/>
          <w:szCs w:val="24"/>
        </w:rPr>
      </w:pPr>
      <w:proofErr w:type="spellStart"/>
      <w:r w:rsidRPr="0089291F">
        <w:rPr>
          <w:rFonts w:eastAsia="Times New Roman" w:cstheme="minorHAnsi"/>
          <w:bCs/>
          <w:sz w:val="24"/>
          <w:szCs w:val="24"/>
        </w:rPr>
        <w:t>Dalenberg</w:t>
      </w:r>
      <w:proofErr w:type="spellEnd"/>
      <w:r w:rsidRPr="0089291F">
        <w:rPr>
          <w:rFonts w:eastAsia="Times New Roman" w:cstheme="minorHAnsi"/>
          <w:bCs/>
          <w:sz w:val="24"/>
          <w:szCs w:val="24"/>
        </w:rPr>
        <w:t xml:space="preserve">, D. R., &amp; Partridge, M. D. (1995). The effects of taxes, expenditures, and public infrastructure on metropolitan area employment. </w:t>
      </w:r>
      <w:r w:rsidRPr="0089291F">
        <w:rPr>
          <w:rFonts w:eastAsia="Times New Roman" w:cstheme="minorHAnsi"/>
          <w:bCs/>
          <w:i/>
          <w:iCs/>
          <w:sz w:val="24"/>
          <w:szCs w:val="24"/>
        </w:rPr>
        <w:t>Journal of Regional Science</w:t>
      </w:r>
      <w:r w:rsidRPr="0089291F">
        <w:rPr>
          <w:rFonts w:eastAsia="Times New Roman" w:cstheme="minorHAnsi"/>
          <w:bCs/>
          <w:sz w:val="24"/>
          <w:szCs w:val="24"/>
        </w:rPr>
        <w:t xml:space="preserve">, </w:t>
      </w:r>
      <w:r w:rsidRPr="0089291F">
        <w:rPr>
          <w:rFonts w:eastAsia="Times New Roman" w:cstheme="minorHAnsi"/>
          <w:bCs/>
          <w:i/>
          <w:iCs/>
          <w:sz w:val="24"/>
          <w:szCs w:val="24"/>
        </w:rPr>
        <w:t>35</w:t>
      </w:r>
      <w:r w:rsidRPr="0089291F">
        <w:rPr>
          <w:rFonts w:eastAsia="Times New Roman" w:cstheme="minorHAnsi"/>
          <w:bCs/>
          <w:sz w:val="24"/>
          <w:szCs w:val="24"/>
        </w:rPr>
        <w:t>(4), 617-640.</w:t>
      </w:r>
    </w:p>
    <w:p w14:paraId="393FC791" w14:textId="1B44B584" w:rsidR="00A53B6A" w:rsidRPr="00A53B6A" w:rsidRDefault="00A53B6A" w:rsidP="00A53B6A">
      <w:pPr>
        <w:ind w:left="230" w:hanging="230"/>
        <w:rPr>
          <w:rFonts w:eastAsia="Times New Roman" w:cstheme="minorHAnsi"/>
          <w:sz w:val="24"/>
          <w:szCs w:val="24"/>
        </w:rPr>
      </w:pPr>
      <w:r w:rsidRPr="00A53B6A">
        <w:rPr>
          <w:rFonts w:eastAsia="Times New Roman" w:cstheme="minorHAnsi"/>
          <w:sz w:val="24"/>
          <w:szCs w:val="24"/>
        </w:rPr>
        <w:t xml:space="preserve">de la Cuesta, B., &amp; Imai, K. (2016). Misunderstandings about the regression discontinuity design in the study of close elections. </w:t>
      </w:r>
      <w:r w:rsidRPr="00A53B6A">
        <w:rPr>
          <w:rFonts w:eastAsia="Times New Roman" w:cstheme="minorHAnsi"/>
          <w:i/>
          <w:iCs/>
          <w:sz w:val="24"/>
          <w:szCs w:val="24"/>
        </w:rPr>
        <w:t>Annual Review of Political Science</w:t>
      </w:r>
      <w:r w:rsidRPr="00A53B6A">
        <w:rPr>
          <w:rFonts w:eastAsia="Times New Roman" w:cstheme="minorHAnsi"/>
          <w:sz w:val="24"/>
          <w:szCs w:val="24"/>
        </w:rPr>
        <w:t xml:space="preserve">, </w:t>
      </w:r>
      <w:r w:rsidRPr="00A53B6A">
        <w:rPr>
          <w:rFonts w:eastAsia="Times New Roman" w:cstheme="minorHAnsi"/>
          <w:i/>
          <w:iCs/>
          <w:sz w:val="24"/>
          <w:szCs w:val="24"/>
        </w:rPr>
        <w:t>19</w:t>
      </w:r>
      <w:r w:rsidRPr="00A53B6A">
        <w:rPr>
          <w:rFonts w:eastAsia="Times New Roman" w:cstheme="minorHAnsi"/>
          <w:sz w:val="24"/>
          <w:szCs w:val="24"/>
        </w:rPr>
        <w:t>(1), 375-396.</w:t>
      </w:r>
    </w:p>
    <w:p w14:paraId="469569A1" w14:textId="77777777" w:rsidR="0089291F" w:rsidRPr="00A53B6A" w:rsidRDefault="0089291F" w:rsidP="00A53B6A">
      <w:pPr>
        <w:ind w:left="230" w:hanging="230"/>
        <w:rPr>
          <w:rFonts w:cstheme="minorHAnsi"/>
          <w:bCs/>
          <w:sz w:val="24"/>
          <w:szCs w:val="24"/>
        </w:rPr>
      </w:pPr>
      <w:proofErr w:type="spellStart"/>
      <w:r w:rsidRPr="00A53B6A">
        <w:rPr>
          <w:rFonts w:cstheme="minorHAnsi"/>
          <w:bCs/>
          <w:sz w:val="24"/>
          <w:szCs w:val="24"/>
        </w:rPr>
        <w:t>Edel</w:t>
      </w:r>
      <w:proofErr w:type="spellEnd"/>
      <w:r w:rsidRPr="00A53B6A">
        <w:rPr>
          <w:rFonts w:cstheme="minorHAnsi"/>
          <w:bCs/>
          <w:sz w:val="24"/>
          <w:szCs w:val="24"/>
        </w:rPr>
        <w:t xml:space="preserve">, Matthew, and Elliott </w:t>
      </w:r>
      <w:proofErr w:type="spellStart"/>
      <w:r w:rsidRPr="00A53B6A">
        <w:rPr>
          <w:rFonts w:cstheme="minorHAnsi"/>
          <w:bCs/>
          <w:sz w:val="24"/>
          <w:szCs w:val="24"/>
        </w:rPr>
        <w:t>Sclar</w:t>
      </w:r>
      <w:proofErr w:type="spellEnd"/>
      <w:r w:rsidRPr="00A53B6A">
        <w:rPr>
          <w:rFonts w:cstheme="minorHAnsi"/>
          <w:bCs/>
          <w:sz w:val="24"/>
          <w:szCs w:val="24"/>
        </w:rPr>
        <w:t xml:space="preserve">. 1974. “Taxes, spending, and property values: Supply </w:t>
      </w:r>
      <w:bookmarkStart w:id="336" w:name="_bookmark70"/>
      <w:bookmarkEnd w:id="336"/>
      <w:r w:rsidRPr="00A53B6A">
        <w:rPr>
          <w:rFonts w:cstheme="minorHAnsi"/>
          <w:bCs/>
          <w:sz w:val="24"/>
          <w:szCs w:val="24"/>
        </w:rPr>
        <w:t xml:space="preserve">adjustment in a </w:t>
      </w:r>
      <w:proofErr w:type="spellStart"/>
      <w:r w:rsidRPr="00A53B6A">
        <w:rPr>
          <w:rFonts w:cstheme="minorHAnsi"/>
          <w:bCs/>
          <w:sz w:val="24"/>
          <w:szCs w:val="24"/>
        </w:rPr>
        <w:t>Tiebout</w:t>
      </w:r>
      <w:proofErr w:type="spellEnd"/>
      <w:r w:rsidRPr="00A53B6A">
        <w:rPr>
          <w:rFonts w:cstheme="minorHAnsi"/>
          <w:bCs/>
          <w:sz w:val="24"/>
          <w:szCs w:val="24"/>
        </w:rPr>
        <w:t xml:space="preserve">-Oates model.” </w:t>
      </w:r>
      <w:r w:rsidRPr="00A53B6A">
        <w:rPr>
          <w:rFonts w:cstheme="minorHAnsi"/>
          <w:bCs/>
          <w:i/>
          <w:sz w:val="24"/>
          <w:szCs w:val="24"/>
        </w:rPr>
        <w:t>Journal of Political Economy</w:t>
      </w:r>
      <w:r w:rsidRPr="00A53B6A">
        <w:rPr>
          <w:rFonts w:cstheme="minorHAnsi"/>
          <w:bCs/>
          <w:sz w:val="24"/>
          <w:szCs w:val="24"/>
        </w:rPr>
        <w:t>, 82(5): 941–954.</w:t>
      </w:r>
    </w:p>
    <w:p w14:paraId="185F9D30" w14:textId="77777777" w:rsidR="0089291F" w:rsidRPr="00A53B6A" w:rsidRDefault="0089291F" w:rsidP="00A53B6A">
      <w:pPr>
        <w:ind w:left="230" w:hanging="230"/>
        <w:rPr>
          <w:rFonts w:eastAsia="Times New Roman" w:cstheme="minorHAnsi"/>
          <w:bCs/>
          <w:sz w:val="24"/>
          <w:szCs w:val="24"/>
        </w:rPr>
      </w:pPr>
      <w:r w:rsidRPr="00A53B6A">
        <w:rPr>
          <w:rFonts w:eastAsia="Times New Roman" w:cstheme="minorHAnsi"/>
          <w:bCs/>
          <w:sz w:val="24"/>
          <w:szCs w:val="24"/>
        </w:rPr>
        <w:t xml:space="preserve">Foster, V., </w:t>
      </w:r>
      <w:proofErr w:type="spellStart"/>
      <w:r w:rsidRPr="00A53B6A">
        <w:rPr>
          <w:rFonts w:eastAsia="Times New Roman" w:cstheme="minorHAnsi"/>
          <w:bCs/>
          <w:sz w:val="24"/>
          <w:szCs w:val="24"/>
        </w:rPr>
        <w:t>Gorgulu</w:t>
      </w:r>
      <w:proofErr w:type="spellEnd"/>
      <w:r w:rsidRPr="00A53B6A">
        <w:rPr>
          <w:rFonts w:eastAsia="Times New Roman" w:cstheme="minorHAnsi"/>
          <w:bCs/>
          <w:sz w:val="24"/>
          <w:szCs w:val="24"/>
        </w:rPr>
        <w:t xml:space="preserve">, N., Straub, S., &amp; </w:t>
      </w:r>
      <w:proofErr w:type="spellStart"/>
      <w:r w:rsidRPr="00A53B6A">
        <w:rPr>
          <w:rFonts w:eastAsia="Times New Roman" w:cstheme="minorHAnsi"/>
          <w:bCs/>
          <w:sz w:val="24"/>
          <w:szCs w:val="24"/>
        </w:rPr>
        <w:t>Vagliasindi</w:t>
      </w:r>
      <w:proofErr w:type="spellEnd"/>
      <w:r w:rsidRPr="00A53B6A">
        <w:rPr>
          <w:rFonts w:eastAsia="Times New Roman" w:cstheme="minorHAnsi"/>
          <w:bCs/>
          <w:sz w:val="24"/>
          <w:szCs w:val="24"/>
        </w:rPr>
        <w:t xml:space="preserve">, M. (2023). </w:t>
      </w:r>
      <w:r w:rsidRPr="00A53B6A">
        <w:rPr>
          <w:rFonts w:eastAsia="Times New Roman" w:cstheme="minorHAnsi"/>
          <w:bCs/>
          <w:i/>
          <w:iCs/>
          <w:sz w:val="24"/>
          <w:szCs w:val="24"/>
        </w:rPr>
        <w:t>The impact of infrastructure on development outcomes</w:t>
      </w:r>
      <w:r w:rsidRPr="00A53B6A">
        <w:rPr>
          <w:rFonts w:eastAsia="Times New Roman" w:cstheme="minorHAnsi"/>
          <w:bCs/>
          <w:sz w:val="24"/>
          <w:szCs w:val="24"/>
        </w:rPr>
        <w:t>. Washington, DC: World Bank.</w:t>
      </w:r>
    </w:p>
    <w:p w14:paraId="791E2723" w14:textId="77777777" w:rsidR="0089291F" w:rsidRPr="0089291F" w:rsidRDefault="0089291F" w:rsidP="00A53B6A">
      <w:pPr>
        <w:ind w:left="230" w:hanging="230"/>
        <w:rPr>
          <w:rFonts w:eastAsia="Times New Roman" w:cstheme="minorHAnsi"/>
          <w:bCs/>
          <w:sz w:val="24"/>
          <w:szCs w:val="24"/>
        </w:rPr>
      </w:pPr>
      <w:r w:rsidRPr="0089291F">
        <w:rPr>
          <w:rFonts w:eastAsia="Times New Roman" w:cstheme="minorHAnsi"/>
          <w:bCs/>
          <w:sz w:val="24"/>
          <w:szCs w:val="24"/>
        </w:rPr>
        <w:t xml:space="preserve">Gelman, A., &amp; </w:t>
      </w:r>
      <w:proofErr w:type="spellStart"/>
      <w:r w:rsidRPr="0089291F">
        <w:rPr>
          <w:rFonts w:eastAsia="Times New Roman" w:cstheme="minorHAnsi"/>
          <w:bCs/>
          <w:sz w:val="24"/>
          <w:szCs w:val="24"/>
        </w:rPr>
        <w:t>Imbens</w:t>
      </w:r>
      <w:proofErr w:type="spellEnd"/>
      <w:r w:rsidRPr="0089291F">
        <w:rPr>
          <w:rFonts w:eastAsia="Times New Roman" w:cstheme="minorHAnsi"/>
          <w:bCs/>
          <w:sz w:val="24"/>
          <w:szCs w:val="24"/>
        </w:rPr>
        <w:t xml:space="preserve">, G. (2019). Why high-order polynomials should not be used in regression discontinuity designs. </w:t>
      </w:r>
      <w:r w:rsidRPr="0089291F">
        <w:rPr>
          <w:rFonts w:eastAsia="Times New Roman" w:cstheme="minorHAnsi"/>
          <w:bCs/>
          <w:i/>
          <w:iCs/>
          <w:sz w:val="24"/>
          <w:szCs w:val="24"/>
        </w:rPr>
        <w:t>Journal of Business &amp; Economic Statistics</w:t>
      </w:r>
      <w:r w:rsidRPr="0089291F">
        <w:rPr>
          <w:rFonts w:eastAsia="Times New Roman" w:cstheme="minorHAnsi"/>
          <w:bCs/>
          <w:sz w:val="24"/>
          <w:szCs w:val="24"/>
        </w:rPr>
        <w:t xml:space="preserve">, </w:t>
      </w:r>
      <w:r w:rsidRPr="0089291F">
        <w:rPr>
          <w:rFonts w:eastAsia="Times New Roman" w:cstheme="minorHAnsi"/>
          <w:bCs/>
          <w:i/>
          <w:iCs/>
          <w:sz w:val="24"/>
          <w:szCs w:val="24"/>
        </w:rPr>
        <w:t>37</w:t>
      </w:r>
      <w:r w:rsidRPr="0089291F">
        <w:rPr>
          <w:rFonts w:eastAsia="Times New Roman" w:cstheme="minorHAnsi"/>
          <w:bCs/>
          <w:sz w:val="24"/>
          <w:szCs w:val="24"/>
        </w:rPr>
        <w:t>(3), 447-456.</w:t>
      </w:r>
    </w:p>
    <w:p w14:paraId="102C23E0" w14:textId="77777777" w:rsidR="00F17184" w:rsidRPr="00A53B6A" w:rsidRDefault="00F17184" w:rsidP="00A53B6A">
      <w:pPr>
        <w:ind w:left="230" w:hanging="230"/>
        <w:rPr>
          <w:rFonts w:cstheme="minorHAnsi"/>
          <w:bCs/>
          <w:sz w:val="24"/>
          <w:szCs w:val="24"/>
        </w:rPr>
      </w:pPr>
      <w:r w:rsidRPr="00A53B6A">
        <w:rPr>
          <w:rFonts w:cstheme="minorHAnsi"/>
          <w:bCs/>
          <w:sz w:val="24"/>
          <w:szCs w:val="24"/>
        </w:rPr>
        <w:t xml:space="preserve">Gibbons, Stephen, and Stephen Machin. 2005. “Valuing rail access using transport </w:t>
      </w:r>
      <w:bookmarkStart w:id="337" w:name="_bookmark72"/>
      <w:bookmarkEnd w:id="337"/>
      <w:r w:rsidRPr="00A53B6A">
        <w:rPr>
          <w:rFonts w:cstheme="minorHAnsi"/>
          <w:bCs/>
          <w:sz w:val="24"/>
          <w:szCs w:val="24"/>
        </w:rPr>
        <w:t>innovations.”</w:t>
      </w:r>
      <w:r w:rsidRPr="00A53B6A">
        <w:rPr>
          <w:rFonts w:cstheme="minorHAnsi"/>
          <w:bCs/>
          <w:spacing w:val="-1"/>
          <w:sz w:val="24"/>
          <w:szCs w:val="24"/>
        </w:rPr>
        <w:t xml:space="preserve"> </w:t>
      </w:r>
      <w:r w:rsidRPr="00A53B6A">
        <w:rPr>
          <w:rFonts w:cstheme="minorHAnsi"/>
          <w:bCs/>
          <w:i/>
          <w:sz w:val="24"/>
          <w:szCs w:val="24"/>
        </w:rPr>
        <w:t>Journal</w:t>
      </w:r>
      <w:r w:rsidRPr="00A53B6A">
        <w:rPr>
          <w:rFonts w:cstheme="minorHAnsi"/>
          <w:bCs/>
          <w:i/>
          <w:spacing w:val="-10"/>
          <w:sz w:val="24"/>
          <w:szCs w:val="24"/>
        </w:rPr>
        <w:t xml:space="preserve"> </w:t>
      </w:r>
      <w:r w:rsidRPr="00A53B6A">
        <w:rPr>
          <w:rFonts w:cstheme="minorHAnsi"/>
          <w:bCs/>
          <w:i/>
          <w:sz w:val="24"/>
          <w:szCs w:val="24"/>
        </w:rPr>
        <w:t>of</w:t>
      </w:r>
      <w:r w:rsidRPr="00A53B6A">
        <w:rPr>
          <w:rFonts w:cstheme="minorHAnsi"/>
          <w:bCs/>
          <w:i/>
          <w:spacing w:val="-10"/>
          <w:sz w:val="24"/>
          <w:szCs w:val="24"/>
        </w:rPr>
        <w:t xml:space="preserve"> </w:t>
      </w:r>
      <w:r w:rsidRPr="00A53B6A">
        <w:rPr>
          <w:rFonts w:cstheme="minorHAnsi"/>
          <w:bCs/>
          <w:i/>
          <w:sz w:val="24"/>
          <w:szCs w:val="24"/>
        </w:rPr>
        <w:t>Urban</w:t>
      </w:r>
      <w:r w:rsidRPr="00A53B6A">
        <w:rPr>
          <w:rFonts w:cstheme="minorHAnsi"/>
          <w:bCs/>
          <w:i/>
          <w:spacing w:val="-10"/>
          <w:sz w:val="24"/>
          <w:szCs w:val="24"/>
        </w:rPr>
        <w:t xml:space="preserve"> </w:t>
      </w:r>
      <w:r w:rsidRPr="00A53B6A">
        <w:rPr>
          <w:rFonts w:cstheme="minorHAnsi"/>
          <w:bCs/>
          <w:i/>
          <w:sz w:val="24"/>
          <w:szCs w:val="24"/>
        </w:rPr>
        <w:t>Economics</w:t>
      </w:r>
      <w:r w:rsidRPr="00A53B6A">
        <w:rPr>
          <w:rFonts w:cstheme="minorHAnsi"/>
          <w:bCs/>
          <w:sz w:val="24"/>
          <w:szCs w:val="24"/>
        </w:rPr>
        <w:t>,</w:t>
      </w:r>
      <w:r w:rsidRPr="00A53B6A">
        <w:rPr>
          <w:rFonts w:cstheme="minorHAnsi"/>
          <w:bCs/>
          <w:spacing w:val="-1"/>
          <w:sz w:val="24"/>
          <w:szCs w:val="24"/>
        </w:rPr>
        <w:t xml:space="preserve"> </w:t>
      </w:r>
      <w:r w:rsidRPr="00A53B6A">
        <w:rPr>
          <w:rFonts w:cstheme="minorHAnsi"/>
          <w:bCs/>
          <w:sz w:val="24"/>
          <w:szCs w:val="24"/>
        </w:rPr>
        <w:t>57(1):</w:t>
      </w:r>
      <w:r w:rsidRPr="00A53B6A">
        <w:rPr>
          <w:rFonts w:cstheme="minorHAnsi"/>
          <w:bCs/>
          <w:spacing w:val="-1"/>
          <w:sz w:val="24"/>
          <w:szCs w:val="24"/>
        </w:rPr>
        <w:t xml:space="preserve"> </w:t>
      </w:r>
      <w:r w:rsidRPr="00A53B6A">
        <w:rPr>
          <w:rFonts w:cstheme="minorHAnsi"/>
          <w:bCs/>
          <w:sz w:val="24"/>
          <w:szCs w:val="24"/>
        </w:rPr>
        <w:t>148–169.</w:t>
      </w:r>
    </w:p>
    <w:p w14:paraId="71D487C1" w14:textId="77777777" w:rsidR="0089291F" w:rsidRPr="0089291F" w:rsidRDefault="0089291F" w:rsidP="00A53B6A">
      <w:pPr>
        <w:ind w:left="230" w:hanging="230"/>
        <w:rPr>
          <w:rFonts w:eastAsia="Times New Roman" w:cstheme="minorHAnsi"/>
          <w:bCs/>
          <w:sz w:val="24"/>
          <w:szCs w:val="24"/>
        </w:rPr>
      </w:pPr>
      <w:r w:rsidRPr="0089291F">
        <w:rPr>
          <w:rFonts w:eastAsia="Times New Roman" w:cstheme="minorHAnsi"/>
          <w:bCs/>
          <w:sz w:val="24"/>
          <w:szCs w:val="24"/>
        </w:rPr>
        <w:t xml:space="preserve">Pei, Z., Lee, D. S., Card, D., &amp; Weber, A. (2022). Local polynomial order in regression discontinuity designs. </w:t>
      </w:r>
      <w:r w:rsidRPr="0089291F">
        <w:rPr>
          <w:rFonts w:eastAsia="Times New Roman" w:cstheme="minorHAnsi"/>
          <w:bCs/>
          <w:i/>
          <w:iCs/>
          <w:sz w:val="24"/>
          <w:szCs w:val="24"/>
        </w:rPr>
        <w:t>Journal of Business &amp; Economic Statistics</w:t>
      </w:r>
      <w:r w:rsidRPr="0089291F">
        <w:rPr>
          <w:rFonts w:eastAsia="Times New Roman" w:cstheme="minorHAnsi"/>
          <w:bCs/>
          <w:sz w:val="24"/>
          <w:szCs w:val="24"/>
        </w:rPr>
        <w:t xml:space="preserve">, </w:t>
      </w:r>
      <w:r w:rsidRPr="0089291F">
        <w:rPr>
          <w:rFonts w:eastAsia="Times New Roman" w:cstheme="minorHAnsi"/>
          <w:bCs/>
          <w:i/>
          <w:iCs/>
          <w:sz w:val="24"/>
          <w:szCs w:val="24"/>
        </w:rPr>
        <w:t>40</w:t>
      </w:r>
      <w:r w:rsidRPr="0089291F">
        <w:rPr>
          <w:rFonts w:eastAsia="Times New Roman" w:cstheme="minorHAnsi"/>
          <w:bCs/>
          <w:sz w:val="24"/>
          <w:szCs w:val="24"/>
        </w:rPr>
        <w:t>(3), 1259-1267.</w:t>
      </w:r>
    </w:p>
    <w:p w14:paraId="3CED9051" w14:textId="07DCEFA5" w:rsidR="00F17184" w:rsidRPr="00F17184" w:rsidRDefault="0089291F" w:rsidP="00A53B6A">
      <w:pPr>
        <w:ind w:left="230" w:hanging="230"/>
        <w:rPr>
          <w:rFonts w:eastAsia="Times New Roman" w:cstheme="minorHAnsi"/>
          <w:bCs/>
          <w:sz w:val="24"/>
          <w:szCs w:val="24"/>
        </w:rPr>
      </w:pPr>
      <w:r w:rsidRPr="00A53B6A">
        <w:rPr>
          <w:rFonts w:cstheme="minorHAnsi"/>
          <w:bCs/>
          <w:sz w:val="24"/>
          <w:szCs w:val="24"/>
        </w:rPr>
        <w:t>Rioja, Felix K. 2003. “Filling potholes:</w:t>
      </w:r>
      <w:r w:rsidRPr="00A53B6A">
        <w:rPr>
          <w:rFonts w:cstheme="minorHAnsi"/>
          <w:bCs/>
          <w:spacing w:val="40"/>
          <w:sz w:val="24"/>
          <w:szCs w:val="24"/>
        </w:rPr>
        <w:t xml:space="preserve"> </w:t>
      </w:r>
      <w:r w:rsidRPr="00A53B6A">
        <w:rPr>
          <w:rFonts w:cstheme="minorHAnsi"/>
          <w:bCs/>
          <w:sz w:val="24"/>
          <w:szCs w:val="24"/>
        </w:rPr>
        <w:t xml:space="preserve">Macroeconomic effects of Maintenance versus New </w:t>
      </w:r>
      <w:bookmarkStart w:id="338" w:name="_bookmark87"/>
      <w:bookmarkEnd w:id="338"/>
      <w:r w:rsidRPr="00A53B6A">
        <w:rPr>
          <w:rFonts w:cstheme="minorHAnsi"/>
          <w:bCs/>
          <w:sz w:val="24"/>
          <w:szCs w:val="24"/>
        </w:rPr>
        <w:t xml:space="preserve">Investments in public infrastructure.” </w:t>
      </w:r>
      <w:r w:rsidRPr="00A53B6A">
        <w:rPr>
          <w:rFonts w:cstheme="minorHAnsi"/>
          <w:bCs/>
          <w:i/>
          <w:sz w:val="24"/>
          <w:szCs w:val="24"/>
        </w:rPr>
        <w:t>Journal of Public Economics</w:t>
      </w:r>
      <w:r w:rsidRPr="00A53B6A">
        <w:rPr>
          <w:rFonts w:cstheme="minorHAnsi"/>
          <w:bCs/>
          <w:sz w:val="24"/>
          <w:szCs w:val="24"/>
        </w:rPr>
        <w:t xml:space="preserve">, 87(9-10): 2281–2304. </w:t>
      </w:r>
      <w:r w:rsidR="00F17184" w:rsidRPr="00F17184">
        <w:rPr>
          <w:rFonts w:eastAsia="Times New Roman" w:cstheme="minorHAnsi"/>
          <w:bCs/>
          <w:sz w:val="24"/>
          <w:szCs w:val="24"/>
        </w:rPr>
        <w:t xml:space="preserve">Suárez-Cuesta, D., &amp; </w:t>
      </w:r>
      <w:proofErr w:type="spellStart"/>
      <w:r w:rsidR="00F17184" w:rsidRPr="00F17184">
        <w:rPr>
          <w:rFonts w:eastAsia="Times New Roman" w:cstheme="minorHAnsi"/>
          <w:bCs/>
          <w:sz w:val="24"/>
          <w:szCs w:val="24"/>
        </w:rPr>
        <w:t>Latorre</w:t>
      </w:r>
      <w:proofErr w:type="spellEnd"/>
      <w:r w:rsidR="00F17184" w:rsidRPr="00F17184">
        <w:rPr>
          <w:rFonts w:eastAsia="Times New Roman" w:cstheme="minorHAnsi"/>
          <w:bCs/>
          <w:sz w:val="24"/>
          <w:szCs w:val="24"/>
        </w:rPr>
        <w:t xml:space="preserve">, M. C. (2023). Modeling the Impact of Public Infrastructure investments in the US: A CGE Analysis. </w:t>
      </w:r>
      <w:r w:rsidR="00F17184" w:rsidRPr="00F17184">
        <w:rPr>
          <w:rFonts w:eastAsia="Times New Roman" w:cstheme="minorHAnsi"/>
          <w:bCs/>
          <w:i/>
          <w:iCs/>
          <w:sz w:val="24"/>
          <w:szCs w:val="24"/>
        </w:rPr>
        <w:t>International Advances in Economic Research</w:t>
      </w:r>
      <w:r w:rsidR="00F17184" w:rsidRPr="00F17184">
        <w:rPr>
          <w:rFonts w:eastAsia="Times New Roman" w:cstheme="minorHAnsi"/>
          <w:bCs/>
          <w:sz w:val="24"/>
          <w:szCs w:val="24"/>
        </w:rPr>
        <w:t xml:space="preserve">, </w:t>
      </w:r>
      <w:r w:rsidR="00F17184" w:rsidRPr="00F17184">
        <w:rPr>
          <w:rFonts w:eastAsia="Times New Roman" w:cstheme="minorHAnsi"/>
          <w:bCs/>
          <w:i/>
          <w:iCs/>
          <w:sz w:val="24"/>
          <w:szCs w:val="24"/>
        </w:rPr>
        <w:t>29</w:t>
      </w:r>
      <w:r w:rsidR="00F17184" w:rsidRPr="00F17184">
        <w:rPr>
          <w:rFonts w:eastAsia="Times New Roman" w:cstheme="minorHAnsi"/>
          <w:bCs/>
          <w:sz w:val="24"/>
          <w:szCs w:val="24"/>
        </w:rPr>
        <w:t>(3), 165-176.</w:t>
      </w:r>
    </w:p>
    <w:p w14:paraId="41977DD7" w14:textId="77777777" w:rsidR="00F17184" w:rsidRDefault="00F17184" w:rsidP="00EE4B21">
      <w:pPr>
        <w:spacing w:line="480" w:lineRule="auto"/>
        <w:rPr>
          <w:ins w:id="339" w:author="Rawat, Saani (rawatsa)" w:date="2025-08-21T15:48:00Z"/>
          <w:b/>
          <w:bCs/>
          <w:sz w:val="28"/>
          <w:szCs w:val="28"/>
        </w:rPr>
      </w:pPr>
    </w:p>
    <w:p w14:paraId="7AC53A04" w14:textId="77777777" w:rsidR="00FE6C9B" w:rsidRDefault="00FE6C9B" w:rsidP="00EE4B21">
      <w:pPr>
        <w:spacing w:line="480" w:lineRule="auto"/>
        <w:rPr>
          <w:ins w:id="340" w:author="Rawat, Saani (rawatsa)" w:date="2025-08-21T15:48:00Z"/>
          <w:b/>
          <w:bCs/>
          <w:sz w:val="28"/>
          <w:szCs w:val="28"/>
        </w:rPr>
      </w:pPr>
    </w:p>
    <w:p w14:paraId="3BC96E93" w14:textId="77777777" w:rsidR="00FE6C9B" w:rsidRDefault="00FE6C9B" w:rsidP="00EE4B21">
      <w:pPr>
        <w:spacing w:line="480" w:lineRule="auto"/>
        <w:rPr>
          <w:ins w:id="341" w:author="Rawat, Saani (rawatsa)" w:date="2025-08-21T15:48:00Z"/>
          <w:b/>
          <w:bCs/>
          <w:sz w:val="28"/>
          <w:szCs w:val="28"/>
        </w:rPr>
      </w:pPr>
    </w:p>
    <w:p w14:paraId="5A325D79" w14:textId="4D2AE2FC" w:rsidR="00FE6C9B" w:rsidRDefault="00FE6C9B" w:rsidP="00901519">
      <w:pPr>
        <w:pStyle w:val="Heading1"/>
        <w:rPr>
          <w:ins w:id="342" w:author="Rawat, Saani (rawatsa)" w:date="2025-08-21T15:48:00Z"/>
        </w:rPr>
        <w:pPrChange w:id="343" w:author="Rawat, Saani (rawatsa)" w:date="2025-08-29T11:41:00Z">
          <w:pPr>
            <w:spacing w:line="480" w:lineRule="auto"/>
          </w:pPr>
        </w:pPrChange>
      </w:pPr>
      <w:ins w:id="344" w:author="Rawat, Saani (rawatsa)" w:date="2025-08-21T15:48:00Z">
        <w:r>
          <w:rPr>
            <w:sz w:val="28"/>
            <w:szCs w:val="28"/>
          </w:rPr>
          <w:lastRenderedPageBreak/>
          <w:tab/>
        </w:r>
        <w:r>
          <w:t>Appendix</w:t>
        </w:r>
      </w:ins>
      <w:ins w:id="345" w:author="Rawat, Saani (rawatsa)" w:date="2025-08-29T11:42:00Z">
        <w:r w:rsidR="00901519">
          <w:br/>
        </w:r>
      </w:ins>
    </w:p>
    <w:p w14:paraId="6C7A9EB2" w14:textId="0152C0D5" w:rsidR="00FE6C9B" w:rsidRDefault="007D1F30" w:rsidP="00901519">
      <w:pPr>
        <w:pStyle w:val="Heading2"/>
        <w:rPr>
          <w:ins w:id="346" w:author="Rawat, Saani (rawatsa)" w:date="2025-08-21T15:48:00Z"/>
        </w:rPr>
        <w:pPrChange w:id="347" w:author="Rawat, Saani (rawatsa)" w:date="2025-08-29T11:41:00Z">
          <w:pPr>
            <w:spacing w:line="480" w:lineRule="auto"/>
          </w:pPr>
        </w:pPrChange>
      </w:pPr>
      <w:ins w:id="348" w:author="Rawat, Saani (rawatsa)" w:date="2025-08-21T15:48:00Z">
        <w:r>
          <w:t>Data Benchmarking</w:t>
        </w:r>
      </w:ins>
      <w:ins w:id="349" w:author="Rawat, Saani (rawatsa)" w:date="2025-08-29T11:42:00Z">
        <w:r w:rsidR="00901519">
          <w:br/>
        </w:r>
      </w:ins>
    </w:p>
    <w:p w14:paraId="3647957E" w14:textId="18895D73" w:rsidR="007D1F30" w:rsidRDefault="007D1F30" w:rsidP="00662853">
      <w:pPr>
        <w:pStyle w:val="Heading3"/>
        <w:rPr>
          <w:ins w:id="350" w:author="Rawat, Saani (rawatsa)" w:date="2025-08-21T15:48:00Z"/>
        </w:rPr>
        <w:pPrChange w:id="351" w:author="Rawat, Saani (rawatsa)" w:date="2025-08-29T11:42:00Z">
          <w:pPr>
            <w:spacing w:line="480" w:lineRule="auto"/>
          </w:pPr>
        </w:pPrChange>
      </w:pPr>
      <w:ins w:id="352" w:author="Rawat, Saani (rawatsa)" w:date="2025-08-21T15:48:00Z">
        <w:r>
          <w:t>QCEW Wages and Employment Data</w:t>
        </w:r>
      </w:ins>
    </w:p>
    <w:p w14:paraId="772A04D3" w14:textId="20FAEDDA" w:rsidR="007D1F30" w:rsidRDefault="007D1F30" w:rsidP="00EE4B21">
      <w:pPr>
        <w:spacing w:line="480" w:lineRule="auto"/>
        <w:rPr>
          <w:ins w:id="353" w:author="Rawat, Saani (rawatsa)" w:date="2025-08-21T15:48:00Z"/>
          <w:b/>
          <w:bCs/>
          <w:sz w:val="24"/>
          <w:szCs w:val="24"/>
        </w:rPr>
      </w:pPr>
      <w:ins w:id="354" w:author="Rawat, Saani (rawatsa)" w:date="2025-08-21T15:48:00Z">
        <w:r>
          <w:rPr>
            <w:b/>
            <w:bCs/>
            <w:sz w:val="24"/>
            <w:szCs w:val="24"/>
          </w:rPr>
          <w:t xml:space="preserve">Benchmarking source: </w:t>
        </w:r>
        <w:r w:rsidR="00127555">
          <w:rPr>
            <w:b/>
            <w:bCs/>
            <w:sz w:val="24"/>
            <w:szCs w:val="24"/>
          </w:rPr>
          <w:fldChar w:fldCharType="begin"/>
        </w:r>
        <w:r w:rsidR="00127555">
          <w:rPr>
            <w:b/>
            <w:bCs/>
            <w:sz w:val="24"/>
            <w:szCs w:val="24"/>
          </w:rPr>
          <w:instrText xml:space="preserve"> HYPERLINK "</w:instrText>
        </w:r>
        <w:r w:rsidR="00127555" w:rsidRPr="00127555">
          <w:rPr>
            <w:b/>
            <w:bCs/>
            <w:sz w:val="24"/>
            <w:szCs w:val="24"/>
          </w:rPr>
          <w:instrText>https://ohiolmi.com/Home/QCEW/QCEWpubs</w:instrText>
        </w:r>
        <w:r w:rsidR="00127555">
          <w:rPr>
            <w:b/>
            <w:bCs/>
            <w:sz w:val="24"/>
            <w:szCs w:val="24"/>
          </w:rPr>
          <w:instrText xml:space="preserve">" </w:instrText>
        </w:r>
        <w:r w:rsidR="00127555">
          <w:rPr>
            <w:b/>
            <w:bCs/>
            <w:sz w:val="24"/>
            <w:szCs w:val="24"/>
          </w:rPr>
          <w:fldChar w:fldCharType="separate"/>
        </w:r>
        <w:r w:rsidR="00127555" w:rsidRPr="005D1D8A">
          <w:rPr>
            <w:rStyle w:val="Hyperlink"/>
            <w:b/>
            <w:bCs/>
            <w:sz w:val="24"/>
            <w:szCs w:val="24"/>
          </w:rPr>
          <w:t>https://ohiolmi.com/Home/QCEW/QCEWpubs</w:t>
        </w:r>
        <w:r w:rsidR="00127555">
          <w:rPr>
            <w:b/>
            <w:bCs/>
            <w:sz w:val="24"/>
            <w:szCs w:val="24"/>
          </w:rPr>
          <w:fldChar w:fldCharType="end"/>
        </w:r>
      </w:ins>
    </w:p>
    <w:p w14:paraId="0D77F780" w14:textId="74F76288" w:rsidR="00127555" w:rsidRDefault="00127555" w:rsidP="00EE4B21">
      <w:pPr>
        <w:spacing w:line="480" w:lineRule="auto"/>
        <w:rPr>
          <w:ins w:id="355" w:author="Rawat, Saani (rawatsa)" w:date="2025-08-21T15:49:00Z"/>
          <w:b/>
          <w:bCs/>
          <w:sz w:val="24"/>
          <w:szCs w:val="24"/>
        </w:rPr>
      </w:pPr>
      <w:ins w:id="356" w:author="Rawat, Saani (rawatsa)" w:date="2025-08-21T15:49:00Z">
        <w:r>
          <w:rPr>
            <w:b/>
            <w:bCs/>
            <w:sz w:val="24"/>
            <w:szCs w:val="24"/>
          </w:rPr>
          <w:t>Our data from ODJFS:</w:t>
        </w:r>
      </w:ins>
    </w:p>
    <w:p w14:paraId="7FE79C85" w14:textId="79923058" w:rsidR="00127555" w:rsidRDefault="00127555" w:rsidP="00EE4B21">
      <w:pPr>
        <w:spacing w:line="480" w:lineRule="auto"/>
        <w:rPr>
          <w:ins w:id="357" w:author="Rawat, Saani (rawatsa)" w:date="2025-08-21T15:49:00Z"/>
          <w:b/>
          <w:bCs/>
          <w:sz w:val="24"/>
          <w:szCs w:val="24"/>
        </w:rPr>
      </w:pPr>
      <w:ins w:id="358" w:author="Rawat, Saani (rawatsa)" w:date="2025-08-21T15:49:00Z">
        <w:r>
          <w:rPr>
            <w:b/>
            <w:bCs/>
            <w:sz w:val="24"/>
            <w:szCs w:val="24"/>
          </w:rPr>
          <w:t>Aggregate comparison Results:</w:t>
        </w:r>
      </w:ins>
    </w:p>
    <w:p w14:paraId="04091689" w14:textId="0DDEE2A9" w:rsidR="00127555" w:rsidRDefault="00B7278A" w:rsidP="00EE4B21">
      <w:pPr>
        <w:spacing w:line="480" w:lineRule="auto"/>
        <w:rPr>
          <w:ins w:id="359" w:author="Rawat, Saani (rawatsa)" w:date="2025-08-21T16:34:00Z"/>
          <w:b/>
          <w:bCs/>
          <w:sz w:val="24"/>
          <w:szCs w:val="24"/>
        </w:rPr>
      </w:pPr>
      <w:ins w:id="360" w:author="Rawat, Saani (rawatsa)" w:date="2025-08-21T16:34:00Z">
        <w:r>
          <w:rPr>
            <w:b/>
            <w:bCs/>
            <w:noProof/>
            <w:sz w:val="24"/>
            <w:szCs w:val="24"/>
          </w:rPr>
          <w:drawing>
            <wp:inline distT="0" distB="0" distL="0" distR="0" wp14:anchorId="74210C17" wp14:editId="74A45879">
              <wp:extent cx="6418740" cy="3467595"/>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37114" cy="3477521"/>
                      </a:xfrm>
                      <a:prstGeom prst="rect">
                        <a:avLst/>
                      </a:prstGeom>
                      <a:noFill/>
                    </pic:spPr>
                  </pic:pic>
                </a:graphicData>
              </a:graphic>
            </wp:inline>
          </w:drawing>
        </w:r>
      </w:ins>
    </w:p>
    <w:p w14:paraId="233F0D5F" w14:textId="4D031D09" w:rsidR="00B7278A" w:rsidRDefault="00320793" w:rsidP="00EE4B21">
      <w:pPr>
        <w:spacing w:line="480" w:lineRule="auto"/>
        <w:rPr>
          <w:ins w:id="361" w:author="Rawat, Saani (rawatsa)" w:date="2025-08-21T16:34:00Z"/>
          <w:b/>
          <w:bCs/>
          <w:sz w:val="24"/>
          <w:szCs w:val="24"/>
        </w:rPr>
      </w:pPr>
      <w:ins w:id="362" w:author="Rawat, Saani (rawatsa)" w:date="2025-08-21T16:34:00Z">
        <w:r>
          <w:rPr>
            <w:b/>
            <w:bCs/>
            <w:noProof/>
            <w:sz w:val="24"/>
            <w:szCs w:val="24"/>
          </w:rPr>
          <w:lastRenderedPageBreak/>
          <w:drawing>
            <wp:inline distT="0" distB="0" distL="0" distR="0" wp14:anchorId="2C84392E" wp14:editId="18D19DEB">
              <wp:extent cx="6650182" cy="3592627"/>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58033" cy="3596869"/>
                      </a:xfrm>
                      <a:prstGeom prst="rect">
                        <a:avLst/>
                      </a:prstGeom>
                      <a:noFill/>
                    </pic:spPr>
                  </pic:pic>
                </a:graphicData>
              </a:graphic>
            </wp:inline>
          </w:drawing>
        </w:r>
      </w:ins>
    </w:p>
    <w:p w14:paraId="637536B4" w14:textId="77777777" w:rsidR="00B7278A" w:rsidRDefault="00B7278A" w:rsidP="00EE4B21">
      <w:pPr>
        <w:spacing w:line="480" w:lineRule="auto"/>
        <w:rPr>
          <w:ins w:id="363" w:author="Rawat, Saani (rawatsa)" w:date="2025-08-21T15:49:00Z"/>
          <w:b/>
          <w:bCs/>
          <w:sz w:val="24"/>
          <w:szCs w:val="24"/>
        </w:rPr>
      </w:pPr>
    </w:p>
    <w:p w14:paraId="30D1E5F9" w14:textId="641E3FAC" w:rsidR="00127555" w:rsidRDefault="00127555" w:rsidP="00EE4B21">
      <w:pPr>
        <w:spacing w:line="480" w:lineRule="auto"/>
        <w:rPr>
          <w:ins w:id="364" w:author="Rawat, Saani (rawatsa)" w:date="2025-08-21T17:38:00Z"/>
          <w:b/>
          <w:bCs/>
          <w:sz w:val="24"/>
          <w:szCs w:val="24"/>
        </w:rPr>
      </w:pPr>
    </w:p>
    <w:p w14:paraId="4DEF769D" w14:textId="555B7565" w:rsidR="000068E7" w:rsidRPr="00133A90" w:rsidRDefault="00133A90" w:rsidP="00662853">
      <w:pPr>
        <w:pStyle w:val="Heading3"/>
        <w:rPr>
          <w:ins w:id="365" w:author="Rawat, Saani (rawatsa)" w:date="2025-08-21T17:39:00Z"/>
          <w:rPrChange w:id="366" w:author="Rawat, Saani (rawatsa)" w:date="2025-08-29T11:30:00Z">
            <w:rPr>
              <w:ins w:id="367" w:author="Rawat, Saani (rawatsa)" w:date="2025-08-21T17:39:00Z"/>
              <w:b/>
              <w:bCs/>
              <w:sz w:val="40"/>
              <w:szCs w:val="40"/>
            </w:rPr>
          </w:rPrChange>
        </w:rPr>
        <w:pPrChange w:id="368" w:author="Rawat, Saani (rawatsa)" w:date="2025-08-29T11:42:00Z">
          <w:pPr>
            <w:spacing w:line="480" w:lineRule="auto"/>
          </w:pPr>
        </w:pPrChange>
      </w:pPr>
      <w:ins w:id="369" w:author="Rawat, Saani (rawatsa)" w:date="2025-08-29T11:30:00Z">
        <w:r w:rsidRPr="00133A90">
          <w:rPr>
            <w:rPrChange w:id="370" w:author="Rawat, Saani (rawatsa)" w:date="2025-08-29T11:30:00Z">
              <w:rPr>
                <w:b/>
                <w:bCs/>
                <w:sz w:val="40"/>
                <w:szCs w:val="40"/>
              </w:rPr>
            </w:rPrChange>
          </w:rPr>
          <w:t>New Road Tax Levies</w:t>
        </w:r>
      </w:ins>
      <w:ins w:id="371" w:author="Rawat, Saani (rawatsa)" w:date="2025-08-21T17:39:00Z">
        <w:r w:rsidR="000068E7" w:rsidRPr="00133A90">
          <w:rPr>
            <w:rPrChange w:id="372" w:author="Rawat, Saani (rawatsa)" w:date="2025-08-29T11:30:00Z">
              <w:rPr>
                <w:b/>
                <w:bCs/>
                <w:sz w:val="40"/>
                <w:szCs w:val="40"/>
              </w:rPr>
            </w:rPrChange>
          </w:rPr>
          <w:t xml:space="preserve"> and </w:t>
        </w:r>
      </w:ins>
      <w:ins w:id="373" w:author="Rawat, Saani (rawatsa)" w:date="2025-08-29T11:30:00Z">
        <w:r w:rsidRPr="00133A90">
          <w:rPr>
            <w:rPrChange w:id="374" w:author="Rawat, Saani (rawatsa)" w:date="2025-08-29T11:30:00Z">
              <w:rPr>
                <w:b/>
                <w:bCs/>
                <w:sz w:val="40"/>
                <w:szCs w:val="40"/>
              </w:rPr>
            </w:rPrChange>
          </w:rPr>
          <w:t xml:space="preserve">Government </w:t>
        </w:r>
      </w:ins>
      <w:ins w:id="375" w:author="Rawat, Saani (rawatsa)" w:date="2025-08-21T17:39:00Z">
        <w:r w:rsidR="000068E7" w:rsidRPr="00133A90">
          <w:rPr>
            <w:rPrChange w:id="376" w:author="Rawat, Saani (rawatsa)" w:date="2025-08-29T11:30:00Z">
              <w:rPr>
                <w:b/>
                <w:bCs/>
                <w:sz w:val="40"/>
                <w:szCs w:val="40"/>
              </w:rPr>
            </w:rPrChange>
          </w:rPr>
          <w:t>Revenue/Spending</w:t>
        </w:r>
      </w:ins>
    </w:p>
    <w:p w14:paraId="45B29089" w14:textId="4558A662" w:rsidR="000068E7" w:rsidRPr="00522933" w:rsidRDefault="00522933" w:rsidP="00EE4B21">
      <w:pPr>
        <w:spacing w:line="480" w:lineRule="auto"/>
        <w:rPr>
          <w:ins w:id="377" w:author="Rawat, Saani (rawatsa)" w:date="2025-08-21T17:39:00Z"/>
          <w:b/>
          <w:bCs/>
          <w:sz w:val="24"/>
          <w:szCs w:val="24"/>
          <w:rPrChange w:id="378" w:author="Rawat, Saani (rawatsa)" w:date="2025-08-25T10:42:00Z">
            <w:rPr>
              <w:ins w:id="379" w:author="Rawat, Saani (rawatsa)" w:date="2025-08-21T17:39:00Z"/>
              <w:b/>
              <w:bCs/>
              <w:sz w:val="40"/>
              <w:szCs w:val="40"/>
            </w:rPr>
          </w:rPrChange>
        </w:rPr>
      </w:pPr>
      <w:ins w:id="380" w:author="Rawat, Saani (rawatsa)" w:date="2025-08-25T10:42:00Z">
        <w:r>
          <w:rPr>
            <w:b/>
            <w:bCs/>
            <w:sz w:val="24"/>
            <w:szCs w:val="24"/>
          </w:rPr>
          <w:t xml:space="preserve">We find 10-12% </w:t>
        </w:r>
        <w:r w:rsidR="00FC5FA6">
          <w:rPr>
            <w:b/>
            <w:bCs/>
            <w:sz w:val="24"/>
            <w:szCs w:val="24"/>
          </w:rPr>
          <w:t xml:space="preserve">difference in revenue/spending between </w:t>
        </w:r>
      </w:ins>
      <w:ins w:id="381" w:author="Rawat, Saani (rawatsa)" w:date="2025-08-25T10:43:00Z">
        <w:r w:rsidR="00FC5FA6">
          <w:rPr>
            <w:b/>
            <w:bCs/>
            <w:sz w:val="24"/>
            <w:szCs w:val="24"/>
          </w:rPr>
          <w:t xml:space="preserve">townships </w:t>
        </w:r>
      </w:ins>
      <w:ins w:id="382" w:author="Rawat, Saani (rawatsa)" w:date="2025-08-25T10:42:00Z">
        <w:r w:rsidR="00FC5FA6">
          <w:rPr>
            <w:b/>
            <w:bCs/>
            <w:sz w:val="24"/>
            <w:szCs w:val="24"/>
          </w:rPr>
          <w:t xml:space="preserve">that passed their elections and </w:t>
        </w:r>
      </w:ins>
      <w:ins w:id="383" w:author="Rawat, Saani (rawatsa)" w:date="2025-08-25T10:43:00Z">
        <w:r w:rsidR="00FC5FA6">
          <w:rPr>
            <w:b/>
            <w:bCs/>
            <w:sz w:val="24"/>
            <w:szCs w:val="24"/>
          </w:rPr>
          <w:t>townships that failed them.</w:t>
        </w:r>
      </w:ins>
    </w:p>
    <w:p w14:paraId="68054127" w14:textId="77777777" w:rsidR="000068E7" w:rsidRDefault="000068E7" w:rsidP="00EE4B21">
      <w:pPr>
        <w:spacing w:line="480" w:lineRule="auto"/>
        <w:rPr>
          <w:ins w:id="384" w:author="Rawat, Saani (rawatsa)" w:date="2025-08-29T11:29:00Z"/>
          <w:b/>
          <w:bCs/>
          <w:sz w:val="40"/>
          <w:szCs w:val="40"/>
        </w:rPr>
      </w:pPr>
    </w:p>
    <w:p w14:paraId="3E7E122E" w14:textId="77777777" w:rsidR="00F11787" w:rsidRDefault="00F11787" w:rsidP="00EE4B21">
      <w:pPr>
        <w:spacing w:line="480" w:lineRule="auto"/>
        <w:rPr>
          <w:ins w:id="385" w:author="Rawat, Saani (rawatsa)" w:date="2025-08-25T10:43:00Z"/>
          <w:b/>
          <w:bCs/>
          <w:sz w:val="40"/>
          <w:szCs w:val="40"/>
        </w:rPr>
      </w:pPr>
    </w:p>
    <w:p w14:paraId="4774F48E" w14:textId="37B31BBE" w:rsidR="00FC5FA6" w:rsidRDefault="00447900" w:rsidP="00662853">
      <w:pPr>
        <w:pStyle w:val="Heading3"/>
        <w:rPr>
          <w:ins w:id="386" w:author="Rawat, Saani (rawatsa)" w:date="2025-08-25T10:44:00Z"/>
        </w:rPr>
        <w:pPrChange w:id="387" w:author="Rawat, Saani (rawatsa)" w:date="2025-08-29T11:42:00Z">
          <w:pPr>
            <w:spacing w:line="480" w:lineRule="auto"/>
          </w:pPr>
        </w:pPrChange>
      </w:pPr>
      <w:ins w:id="388" w:author="Rawat, Saani (rawatsa)" w:date="2025-08-25T10:44:00Z">
        <w:r>
          <w:t>“Additional” r</w:t>
        </w:r>
      </w:ins>
      <w:ins w:id="389" w:author="Rawat, Saani (rawatsa)" w:date="2025-08-25T10:43:00Z">
        <w:r w:rsidR="008F0C34">
          <w:t>oad tax</w:t>
        </w:r>
      </w:ins>
      <w:ins w:id="390" w:author="Rawat, Saani (rawatsa)" w:date="2025-08-25T10:44:00Z">
        <w:r>
          <w:t>es and Labor Outcomes</w:t>
        </w:r>
      </w:ins>
    </w:p>
    <w:p w14:paraId="6F9A4B1B" w14:textId="77777777" w:rsidR="00447900" w:rsidRPr="000068E7" w:rsidRDefault="00447900" w:rsidP="00EE4B21">
      <w:pPr>
        <w:spacing w:line="480" w:lineRule="auto"/>
        <w:rPr>
          <w:b/>
          <w:bCs/>
          <w:sz w:val="40"/>
          <w:szCs w:val="40"/>
          <w:rPrChange w:id="391" w:author="Rawat, Saani (rawatsa)" w:date="2025-08-21T17:38:00Z">
            <w:rPr>
              <w:b/>
              <w:bCs/>
              <w:sz w:val="28"/>
              <w:szCs w:val="28"/>
            </w:rPr>
          </w:rPrChange>
        </w:rPr>
      </w:pPr>
    </w:p>
    <w:sectPr w:rsidR="00447900" w:rsidRPr="000068E7" w:rsidSect="004420E7">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Rawat, Saani (rawatsa)" w:date="2025-08-21T12:22:00Z" w:initials="RS(">
    <w:p w14:paraId="748689EB" w14:textId="7B4C26F5" w:rsidR="003C2A34" w:rsidRDefault="003C2A34">
      <w:pPr>
        <w:pStyle w:val="CommentText"/>
      </w:pPr>
      <w:r>
        <w:rPr>
          <w:rStyle w:val="CommentReference"/>
        </w:rPr>
        <w:annotationRef/>
      </w:r>
      <w:r>
        <w:t xml:space="preserve">Can also cite Asher and </w:t>
      </w:r>
      <w:proofErr w:type="spellStart"/>
      <w:r>
        <w:t>Novosad</w:t>
      </w:r>
      <w:proofErr w:type="spellEnd"/>
      <w:r>
        <w:t xml:space="preserve"> since they look at </w:t>
      </w:r>
      <w:r w:rsidR="00A6546B">
        <w:t>Labor outcomes.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8689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518DEC" w16cex:dateUtc="2025-08-21T16: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8689EB" w16cid:durableId="2C518D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F7CB7" w14:textId="77777777" w:rsidR="00195A09" w:rsidRDefault="00195A09" w:rsidP="00195A09">
      <w:r>
        <w:separator/>
      </w:r>
    </w:p>
  </w:endnote>
  <w:endnote w:type="continuationSeparator" w:id="0">
    <w:p w14:paraId="3CAC3829" w14:textId="77777777" w:rsidR="00195A09" w:rsidRDefault="00195A09" w:rsidP="00195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MBX12">
    <w:altName w:val="Yu Gothic"/>
    <w:panose1 w:val="00000000000000000000"/>
    <w:charset w:val="80"/>
    <w:family w:val="auto"/>
    <w:notTrueType/>
    <w:pitch w:val="default"/>
    <w:sig w:usb0="00000001" w:usb1="08070000" w:usb2="00000010" w:usb3="00000000" w:csb0="00020000" w:csb1="00000000"/>
  </w:font>
  <w:font w:name="CMCSC10">
    <w:altName w:val="Yu Gothic"/>
    <w:panose1 w:val="00000000000000000000"/>
    <w:charset w:val="80"/>
    <w:family w:val="auto"/>
    <w:notTrueType/>
    <w:pitch w:val="default"/>
    <w:sig w:usb0="00000001" w:usb1="08070000" w:usb2="00000010" w:usb3="00000000" w:csb0="00020000" w:csb1="00000000"/>
  </w:font>
  <w:font w:name="CMR10">
    <w:altName w:val="Yu Gothic"/>
    <w:panose1 w:val="00000000000000000000"/>
    <w:charset w:val="80"/>
    <w:family w:val="auto"/>
    <w:notTrueType/>
    <w:pitch w:val="default"/>
    <w:sig w:usb0="00000001" w:usb1="08070000" w:usb2="00000010" w:usb3="00000000" w:csb0="00020000" w:csb1="00000000"/>
  </w:font>
  <w:font w:name="CMTI10">
    <w:altName w:val="Yu Gothic"/>
    <w:panose1 w:val="00000000000000000000"/>
    <w:charset w:val="80"/>
    <w:family w:val="auto"/>
    <w:notTrueType/>
    <w:pitch w:val="default"/>
    <w:sig w:usb0="00000001" w:usb1="08070000" w:usb2="00000010" w:usb3="00000000" w:csb0="00020000" w:csb1="00000000"/>
  </w:font>
  <w:font w:name="CMR12">
    <w:altName w:val="Yu Gothic"/>
    <w:panose1 w:val="00000000000000000000"/>
    <w:charset w:val="80"/>
    <w:family w:val="auto"/>
    <w:notTrueType/>
    <w:pitch w:val="default"/>
    <w:sig w:usb0="00000001" w:usb1="08070000" w:usb2="00000010" w:usb3="00000000" w:csb0="00020000" w:csb1="00000000"/>
  </w:font>
  <w:font w:name="CMTI12">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1BF01" w14:textId="77777777" w:rsidR="00195A09" w:rsidRDefault="00195A09" w:rsidP="00195A09">
      <w:r>
        <w:separator/>
      </w:r>
    </w:p>
  </w:footnote>
  <w:footnote w:type="continuationSeparator" w:id="0">
    <w:p w14:paraId="6B42B408" w14:textId="77777777" w:rsidR="00195A09" w:rsidRDefault="00195A09" w:rsidP="00195A09">
      <w:r>
        <w:continuationSeparator/>
      </w:r>
    </w:p>
  </w:footnote>
  <w:footnote w:id="1">
    <w:p w14:paraId="39498E6C" w14:textId="4CCFFEAB" w:rsidR="00195A09" w:rsidRDefault="00195A09">
      <w:pPr>
        <w:pStyle w:val="FootnoteText"/>
      </w:pPr>
      <w:ins w:id="65" w:author="Rawat, Saani (rawatsa)" w:date="2025-08-29T12:23:00Z">
        <w:r>
          <w:rPr>
            <w:rStyle w:val="FootnoteReference"/>
          </w:rPr>
          <w:footnoteRef/>
        </w:r>
        <w:r>
          <w:t xml:space="preserve"> </w:t>
        </w:r>
      </w:ins>
      <w:ins w:id="66" w:author="Rawat, Saani (rawatsa)" w:date="2025-08-29T12:24:00Z">
        <w:r w:rsidR="00934F6A">
          <w:t xml:space="preserve">These reports are available for years in which </w:t>
        </w:r>
      </w:ins>
      <w:ins w:id="67" w:author="Rawat, Saani (rawatsa)" w:date="2025-08-29T12:25:00Z">
        <w:r w:rsidR="005D43E5">
          <w:t>Ohio Auditor of State performed a financial audit.</w:t>
        </w:r>
        <w:r w:rsidR="00DB62A9">
          <w:t xml:space="preserve"> Hence, data is not available uniformly for all years for a local government.</w:t>
        </w:r>
      </w:ins>
    </w:p>
  </w:footnote>
  <w:footnote w:id="2">
    <w:p w14:paraId="1009DA1E" w14:textId="24E7253D" w:rsidR="001645D1" w:rsidRDefault="001645D1">
      <w:pPr>
        <w:pStyle w:val="FootnoteText"/>
      </w:pPr>
      <w:ins w:id="75" w:author="Rawat, Saani (rawatsa)" w:date="2025-08-29T12:28:00Z">
        <w:r>
          <w:rPr>
            <w:rStyle w:val="FootnoteReference"/>
          </w:rPr>
          <w:footnoteRef/>
        </w:r>
        <w:r>
          <w:t xml:space="preserve"> We restrict our analysis to townships due to consistency </w:t>
        </w:r>
        <w:r w:rsidR="00616196">
          <w:t>in reporting and data availability.</w:t>
        </w:r>
      </w:ins>
    </w:p>
  </w:footnote>
  <w:footnote w:id="3">
    <w:p w14:paraId="1BBEAF0F" w14:textId="60E6BBC3" w:rsidR="00433102" w:rsidRDefault="00433102">
      <w:pPr>
        <w:pStyle w:val="FootnoteText"/>
      </w:pPr>
      <w:ins w:id="164" w:author="Rawat, Saani (rawatsa)" w:date="2025-08-29T12:54:00Z">
        <w:r>
          <w:rPr>
            <w:rStyle w:val="FootnoteReference"/>
          </w:rPr>
          <w:footnoteRef/>
        </w:r>
        <w:r>
          <w:t xml:space="preserve"> We right-truncate the post-window if another election was passed immediately after</w:t>
        </w:r>
        <w:r w:rsidR="00074EA0">
          <w:t>w</w:t>
        </w:r>
      </w:ins>
      <w:ins w:id="165" w:author="Rawat, Saani (rawatsa)" w:date="2025-08-29T12:55:00Z">
        <w:r w:rsidR="00074EA0">
          <w:t>ards to avoid any contamination.</w:t>
        </w:r>
      </w:ins>
    </w:p>
  </w:footnote>
  <w:footnote w:id="4">
    <w:p w14:paraId="19153EEC" w14:textId="67650193" w:rsidR="00580A01" w:rsidRDefault="00580A01">
      <w:pPr>
        <w:pStyle w:val="FootnoteText"/>
      </w:pPr>
      <w:ins w:id="194" w:author="Rawat, Saani (rawatsa)" w:date="2025-08-29T13:02:00Z">
        <w:r>
          <w:rPr>
            <w:rStyle w:val="FootnoteReference"/>
          </w:rPr>
          <w:footnoteRef/>
        </w:r>
        <w:r>
          <w:t xml:space="preserve"> We consider property tax revenue and public works expenditures as our outcome variables.</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953599"/>
    <w:multiLevelType w:val="multilevel"/>
    <w:tmpl w:val="353EED2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wat, Saani (rawatsa)">
    <w15:presenceInfo w15:providerId="AD" w15:userId="S::rawatsa@mail.uc.edu::3680332f-7509-41f7-b85f-f0e44fb921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B21"/>
    <w:rsid w:val="00001E7B"/>
    <w:rsid w:val="000068E7"/>
    <w:rsid w:val="000354BB"/>
    <w:rsid w:val="00074EA0"/>
    <w:rsid w:val="000B5426"/>
    <w:rsid w:val="000D52F5"/>
    <w:rsid w:val="000D6802"/>
    <w:rsid w:val="00103A58"/>
    <w:rsid w:val="00113AC4"/>
    <w:rsid w:val="00127555"/>
    <w:rsid w:val="00133A90"/>
    <w:rsid w:val="00147CD6"/>
    <w:rsid w:val="00151950"/>
    <w:rsid w:val="00161974"/>
    <w:rsid w:val="001645D1"/>
    <w:rsid w:val="00195A09"/>
    <w:rsid w:val="00195B33"/>
    <w:rsid w:val="001A0EF5"/>
    <w:rsid w:val="001C0B94"/>
    <w:rsid w:val="001D7661"/>
    <w:rsid w:val="001E64CF"/>
    <w:rsid w:val="001F3787"/>
    <w:rsid w:val="00210F96"/>
    <w:rsid w:val="0021725D"/>
    <w:rsid w:val="002355F8"/>
    <w:rsid w:val="00251107"/>
    <w:rsid w:val="00281A62"/>
    <w:rsid w:val="00296595"/>
    <w:rsid w:val="002A5721"/>
    <w:rsid w:val="002B4BC8"/>
    <w:rsid w:val="002C0DB6"/>
    <w:rsid w:val="002D27B0"/>
    <w:rsid w:val="002D73C4"/>
    <w:rsid w:val="002F7F23"/>
    <w:rsid w:val="00311444"/>
    <w:rsid w:val="00320793"/>
    <w:rsid w:val="00356549"/>
    <w:rsid w:val="00360697"/>
    <w:rsid w:val="0036397C"/>
    <w:rsid w:val="00383B12"/>
    <w:rsid w:val="003919A3"/>
    <w:rsid w:val="003C2A34"/>
    <w:rsid w:val="003E0964"/>
    <w:rsid w:val="00402AC6"/>
    <w:rsid w:val="004117C1"/>
    <w:rsid w:val="00433102"/>
    <w:rsid w:val="00440760"/>
    <w:rsid w:val="004420E7"/>
    <w:rsid w:val="00447900"/>
    <w:rsid w:val="004628A1"/>
    <w:rsid w:val="0047574E"/>
    <w:rsid w:val="004918EE"/>
    <w:rsid w:val="00497086"/>
    <w:rsid w:val="004A1BB1"/>
    <w:rsid w:val="004A34D6"/>
    <w:rsid w:val="004B7653"/>
    <w:rsid w:val="004C03EB"/>
    <w:rsid w:val="004C469F"/>
    <w:rsid w:val="00517BE8"/>
    <w:rsid w:val="00522933"/>
    <w:rsid w:val="005357D1"/>
    <w:rsid w:val="00537ACC"/>
    <w:rsid w:val="0054086D"/>
    <w:rsid w:val="0054199E"/>
    <w:rsid w:val="005434BA"/>
    <w:rsid w:val="00546C1C"/>
    <w:rsid w:val="00556AAB"/>
    <w:rsid w:val="00580A01"/>
    <w:rsid w:val="00593E53"/>
    <w:rsid w:val="005D28E9"/>
    <w:rsid w:val="005D43E5"/>
    <w:rsid w:val="005F17BA"/>
    <w:rsid w:val="00602911"/>
    <w:rsid w:val="00616196"/>
    <w:rsid w:val="0062181C"/>
    <w:rsid w:val="006343AD"/>
    <w:rsid w:val="0064552A"/>
    <w:rsid w:val="00657ADE"/>
    <w:rsid w:val="00662853"/>
    <w:rsid w:val="00682BB4"/>
    <w:rsid w:val="00695662"/>
    <w:rsid w:val="006F0A43"/>
    <w:rsid w:val="007109A4"/>
    <w:rsid w:val="007219CB"/>
    <w:rsid w:val="0072218E"/>
    <w:rsid w:val="00766FDD"/>
    <w:rsid w:val="00775EC3"/>
    <w:rsid w:val="007B4809"/>
    <w:rsid w:val="007C69A3"/>
    <w:rsid w:val="007D1F30"/>
    <w:rsid w:val="007D7853"/>
    <w:rsid w:val="008101A2"/>
    <w:rsid w:val="00831B20"/>
    <w:rsid w:val="00891455"/>
    <w:rsid w:val="0089291F"/>
    <w:rsid w:val="008A0735"/>
    <w:rsid w:val="008A3B35"/>
    <w:rsid w:val="008B2802"/>
    <w:rsid w:val="008F0C34"/>
    <w:rsid w:val="008F6FA9"/>
    <w:rsid w:val="00901519"/>
    <w:rsid w:val="00904090"/>
    <w:rsid w:val="00934F6A"/>
    <w:rsid w:val="00936764"/>
    <w:rsid w:val="009436F7"/>
    <w:rsid w:val="00955AE3"/>
    <w:rsid w:val="009678C8"/>
    <w:rsid w:val="00976323"/>
    <w:rsid w:val="00982818"/>
    <w:rsid w:val="00986278"/>
    <w:rsid w:val="009906E7"/>
    <w:rsid w:val="009B4F07"/>
    <w:rsid w:val="009D179F"/>
    <w:rsid w:val="009E22A0"/>
    <w:rsid w:val="009E56CF"/>
    <w:rsid w:val="00A00B28"/>
    <w:rsid w:val="00A06DB2"/>
    <w:rsid w:val="00A17B86"/>
    <w:rsid w:val="00A42E62"/>
    <w:rsid w:val="00A53B6A"/>
    <w:rsid w:val="00A6546B"/>
    <w:rsid w:val="00A71752"/>
    <w:rsid w:val="00A7336B"/>
    <w:rsid w:val="00A7616B"/>
    <w:rsid w:val="00A77894"/>
    <w:rsid w:val="00A80A89"/>
    <w:rsid w:val="00AD069D"/>
    <w:rsid w:val="00AE2996"/>
    <w:rsid w:val="00AE31C7"/>
    <w:rsid w:val="00AF4EC7"/>
    <w:rsid w:val="00B1628C"/>
    <w:rsid w:val="00B369D2"/>
    <w:rsid w:val="00B52811"/>
    <w:rsid w:val="00B7278A"/>
    <w:rsid w:val="00B80DBD"/>
    <w:rsid w:val="00B82C4E"/>
    <w:rsid w:val="00BB6F8A"/>
    <w:rsid w:val="00BB79E6"/>
    <w:rsid w:val="00BC5698"/>
    <w:rsid w:val="00BD2C4C"/>
    <w:rsid w:val="00BD5CC2"/>
    <w:rsid w:val="00C036DE"/>
    <w:rsid w:val="00C0526B"/>
    <w:rsid w:val="00C14B0C"/>
    <w:rsid w:val="00C34971"/>
    <w:rsid w:val="00C4146C"/>
    <w:rsid w:val="00C709F6"/>
    <w:rsid w:val="00C72D55"/>
    <w:rsid w:val="00C7796D"/>
    <w:rsid w:val="00CB5504"/>
    <w:rsid w:val="00CD2265"/>
    <w:rsid w:val="00D23892"/>
    <w:rsid w:val="00D269BA"/>
    <w:rsid w:val="00D3347F"/>
    <w:rsid w:val="00D51CB9"/>
    <w:rsid w:val="00D80D5B"/>
    <w:rsid w:val="00D9103A"/>
    <w:rsid w:val="00DA7128"/>
    <w:rsid w:val="00DB62A9"/>
    <w:rsid w:val="00DB6ED4"/>
    <w:rsid w:val="00DE5704"/>
    <w:rsid w:val="00DF77F1"/>
    <w:rsid w:val="00E67FC1"/>
    <w:rsid w:val="00E76A99"/>
    <w:rsid w:val="00E8374C"/>
    <w:rsid w:val="00E847F6"/>
    <w:rsid w:val="00E936D9"/>
    <w:rsid w:val="00EA31A6"/>
    <w:rsid w:val="00EB47CE"/>
    <w:rsid w:val="00EB7952"/>
    <w:rsid w:val="00ED05A1"/>
    <w:rsid w:val="00EE4B21"/>
    <w:rsid w:val="00F01C52"/>
    <w:rsid w:val="00F11787"/>
    <w:rsid w:val="00F17184"/>
    <w:rsid w:val="00F374B5"/>
    <w:rsid w:val="00F41886"/>
    <w:rsid w:val="00F50AD3"/>
    <w:rsid w:val="00F542BB"/>
    <w:rsid w:val="00F832EB"/>
    <w:rsid w:val="00F853EC"/>
    <w:rsid w:val="00F95C39"/>
    <w:rsid w:val="00FA7D02"/>
    <w:rsid w:val="00FB34E4"/>
    <w:rsid w:val="00FC5FA6"/>
    <w:rsid w:val="00FE6C9B"/>
    <w:rsid w:val="00FF0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9E62"/>
  <w15:chartTrackingRefBased/>
  <w15:docId w15:val="{D2F176D7-4164-4462-BA1A-A0BBD0BA1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2A0"/>
    <w:pPr>
      <w:keepNext/>
      <w:keepLines/>
      <w:spacing w:before="240"/>
      <w:outlineLvl w:val="0"/>
    </w:pPr>
    <w:rPr>
      <w:rFonts w:asciiTheme="majorHAnsi" w:eastAsiaTheme="majorEastAsia" w:hAnsiTheme="majorHAnsi" w:cstheme="majorBidi"/>
      <w:color w:val="C00000"/>
      <w:sz w:val="40"/>
      <w:szCs w:val="32"/>
    </w:rPr>
  </w:style>
  <w:style w:type="paragraph" w:styleId="Heading2">
    <w:name w:val="heading 2"/>
    <w:basedOn w:val="Normal"/>
    <w:next w:val="Normal"/>
    <w:link w:val="Heading2Char"/>
    <w:uiPriority w:val="9"/>
    <w:unhideWhenUsed/>
    <w:qFormat/>
    <w:rsid w:val="009E22A0"/>
    <w:pPr>
      <w:keepNext/>
      <w:keepLines/>
      <w:spacing w:before="40"/>
      <w:outlineLvl w:val="1"/>
    </w:pPr>
    <w:rPr>
      <w:rFonts w:asciiTheme="majorHAnsi" w:eastAsiaTheme="majorEastAsia" w:hAnsiTheme="majorHAnsi" w:cstheme="majorBidi"/>
      <w:color w:val="C00000"/>
      <w:sz w:val="36"/>
      <w:szCs w:val="26"/>
    </w:rPr>
  </w:style>
  <w:style w:type="paragraph" w:styleId="Heading3">
    <w:name w:val="heading 3"/>
    <w:basedOn w:val="Normal"/>
    <w:next w:val="Normal"/>
    <w:link w:val="Heading3Char"/>
    <w:uiPriority w:val="9"/>
    <w:unhideWhenUsed/>
    <w:qFormat/>
    <w:rsid w:val="009E22A0"/>
    <w:pPr>
      <w:keepNext/>
      <w:keepLines/>
      <w:spacing w:before="40"/>
      <w:outlineLvl w:val="2"/>
    </w:pPr>
    <w:rPr>
      <w:rFonts w:asciiTheme="majorHAnsi" w:eastAsiaTheme="majorEastAsia" w:hAnsiTheme="majorHAnsi" w:cstheme="majorBidi"/>
      <w:color w:val="C00000"/>
      <w:sz w:val="32"/>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A80A8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
    <w:name w:val="TableGrid"/>
    <w:rsid w:val="00440760"/>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0354BB"/>
    <w:pPr>
      <w:spacing w:before="100" w:beforeAutospacing="1" w:after="100" w:afterAutospacing="1"/>
    </w:pPr>
    <w:rPr>
      <w:rFonts w:ascii="Times New Roman" w:eastAsia="Times New Roman" w:hAnsi="Times New Roman" w:cs="Times New Roman"/>
      <w:sz w:val="24"/>
      <w:szCs w:val="24"/>
    </w:rPr>
  </w:style>
  <w:style w:type="table" w:styleId="PlainTable3">
    <w:name w:val="Plain Table 3"/>
    <w:basedOn w:val="TableNormal"/>
    <w:uiPriority w:val="43"/>
    <w:rsid w:val="00E847F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odyText">
    <w:name w:val="Body Text"/>
    <w:basedOn w:val="Normal"/>
    <w:link w:val="BodyTextChar"/>
    <w:uiPriority w:val="1"/>
    <w:qFormat/>
    <w:rsid w:val="00A53B6A"/>
    <w:pPr>
      <w:widowControl w:val="0"/>
      <w:autoSpaceDE w:val="0"/>
      <w:autoSpaceDN w:val="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53B6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3C2A34"/>
    <w:rPr>
      <w:sz w:val="16"/>
      <w:szCs w:val="16"/>
    </w:rPr>
  </w:style>
  <w:style w:type="paragraph" w:styleId="CommentText">
    <w:name w:val="annotation text"/>
    <w:basedOn w:val="Normal"/>
    <w:link w:val="CommentTextChar"/>
    <w:uiPriority w:val="99"/>
    <w:semiHidden/>
    <w:unhideWhenUsed/>
    <w:rsid w:val="003C2A34"/>
    <w:rPr>
      <w:sz w:val="20"/>
      <w:szCs w:val="20"/>
    </w:rPr>
  </w:style>
  <w:style w:type="character" w:customStyle="1" w:styleId="CommentTextChar">
    <w:name w:val="Comment Text Char"/>
    <w:basedOn w:val="DefaultParagraphFont"/>
    <w:link w:val="CommentText"/>
    <w:uiPriority w:val="99"/>
    <w:semiHidden/>
    <w:rsid w:val="003C2A34"/>
    <w:rPr>
      <w:sz w:val="20"/>
      <w:szCs w:val="20"/>
    </w:rPr>
  </w:style>
  <w:style w:type="paragraph" w:styleId="CommentSubject">
    <w:name w:val="annotation subject"/>
    <w:basedOn w:val="CommentText"/>
    <w:next w:val="CommentText"/>
    <w:link w:val="CommentSubjectChar"/>
    <w:uiPriority w:val="99"/>
    <w:semiHidden/>
    <w:unhideWhenUsed/>
    <w:rsid w:val="003C2A34"/>
    <w:rPr>
      <w:b/>
      <w:bCs/>
    </w:rPr>
  </w:style>
  <w:style w:type="character" w:customStyle="1" w:styleId="CommentSubjectChar">
    <w:name w:val="Comment Subject Char"/>
    <w:basedOn w:val="CommentTextChar"/>
    <w:link w:val="CommentSubject"/>
    <w:uiPriority w:val="99"/>
    <w:semiHidden/>
    <w:rsid w:val="003C2A34"/>
    <w:rPr>
      <w:b/>
      <w:bCs/>
      <w:sz w:val="20"/>
      <w:szCs w:val="20"/>
    </w:rPr>
  </w:style>
  <w:style w:type="character" w:styleId="Hyperlink">
    <w:name w:val="Hyperlink"/>
    <w:basedOn w:val="DefaultParagraphFont"/>
    <w:uiPriority w:val="99"/>
    <w:unhideWhenUsed/>
    <w:rsid w:val="00127555"/>
    <w:rPr>
      <w:color w:val="0563C1" w:themeColor="hyperlink"/>
      <w:u w:val="single"/>
    </w:rPr>
  </w:style>
  <w:style w:type="character" w:styleId="UnresolvedMention">
    <w:name w:val="Unresolved Mention"/>
    <w:basedOn w:val="DefaultParagraphFont"/>
    <w:uiPriority w:val="99"/>
    <w:semiHidden/>
    <w:unhideWhenUsed/>
    <w:rsid w:val="00127555"/>
    <w:rPr>
      <w:color w:val="605E5C"/>
      <w:shd w:val="clear" w:color="auto" w:fill="E1DFDD"/>
    </w:rPr>
  </w:style>
  <w:style w:type="character" w:customStyle="1" w:styleId="Heading1Char">
    <w:name w:val="Heading 1 Char"/>
    <w:basedOn w:val="DefaultParagraphFont"/>
    <w:link w:val="Heading1"/>
    <w:uiPriority w:val="9"/>
    <w:rsid w:val="009E22A0"/>
    <w:rPr>
      <w:rFonts w:asciiTheme="majorHAnsi" w:eastAsiaTheme="majorEastAsia" w:hAnsiTheme="majorHAnsi" w:cstheme="majorBidi"/>
      <w:color w:val="C00000"/>
      <w:sz w:val="40"/>
      <w:szCs w:val="32"/>
    </w:rPr>
  </w:style>
  <w:style w:type="character" w:customStyle="1" w:styleId="Heading2Char">
    <w:name w:val="Heading 2 Char"/>
    <w:basedOn w:val="DefaultParagraphFont"/>
    <w:link w:val="Heading2"/>
    <w:uiPriority w:val="9"/>
    <w:rsid w:val="009E22A0"/>
    <w:rPr>
      <w:rFonts w:asciiTheme="majorHAnsi" w:eastAsiaTheme="majorEastAsia" w:hAnsiTheme="majorHAnsi" w:cstheme="majorBidi"/>
      <w:color w:val="C00000"/>
      <w:sz w:val="36"/>
      <w:szCs w:val="26"/>
    </w:rPr>
  </w:style>
  <w:style w:type="character" w:customStyle="1" w:styleId="Heading3Char">
    <w:name w:val="Heading 3 Char"/>
    <w:basedOn w:val="DefaultParagraphFont"/>
    <w:link w:val="Heading3"/>
    <w:uiPriority w:val="9"/>
    <w:rsid w:val="009E22A0"/>
    <w:rPr>
      <w:rFonts w:asciiTheme="majorHAnsi" w:eastAsiaTheme="majorEastAsia" w:hAnsiTheme="majorHAnsi" w:cstheme="majorBidi"/>
      <w:color w:val="C00000"/>
      <w:sz w:val="32"/>
      <w:szCs w:val="24"/>
    </w:rPr>
  </w:style>
  <w:style w:type="paragraph" w:styleId="FootnoteText">
    <w:name w:val="footnote text"/>
    <w:basedOn w:val="Normal"/>
    <w:link w:val="FootnoteTextChar"/>
    <w:uiPriority w:val="99"/>
    <w:semiHidden/>
    <w:unhideWhenUsed/>
    <w:rsid w:val="00195A09"/>
    <w:rPr>
      <w:sz w:val="20"/>
      <w:szCs w:val="20"/>
    </w:rPr>
  </w:style>
  <w:style w:type="character" w:customStyle="1" w:styleId="FootnoteTextChar">
    <w:name w:val="Footnote Text Char"/>
    <w:basedOn w:val="DefaultParagraphFont"/>
    <w:link w:val="FootnoteText"/>
    <w:uiPriority w:val="99"/>
    <w:semiHidden/>
    <w:rsid w:val="00195A09"/>
    <w:rPr>
      <w:sz w:val="20"/>
      <w:szCs w:val="20"/>
    </w:rPr>
  </w:style>
  <w:style w:type="character" w:styleId="FootnoteReference">
    <w:name w:val="footnote reference"/>
    <w:basedOn w:val="DefaultParagraphFont"/>
    <w:uiPriority w:val="99"/>
    <w:semiHidden/>
    <w:unhideWhenUsed/>
    <w:rsid w:val="00195A09"/>
    <w:rPr>
      <w:vertAlign w:val="superscript"/>
    </w:rPr>
  </w:style>
  <w:style w:type="character" w:styleId="PlaceholderText">
    <w:name w:val="Placeholder Text"/>
    <w:basedOn w:val="DefaultParagraphFont"/>
    <w:uiPriority w:val="99"/>
    <w:semiHidden/>
    <w:rsid w:val="00F95C39"/>
    <w:rPr>
      <w:color w:val="808080"/>
    </w:rPr>
  </w:style>
  <w:style w:type="character" w:styleId="Strong">
    <w:name w:val="Strong"/>
    <w:basedOn w:val="DefaultParagraphFont"/>
    <w:uiPriority w:val="22"/>
    <w:qFormat/>
    <w:rsid w:val="00BD5CC2"/>
    <w:rPr>
      <w:b/>
      <w:bCs/>
    </w:rPr>
  </w:style>
  <w:style w:type="table" w:styleId="TableGrid0">
    <w:name w:val="Table Grid"/>
    <w:basedOn w:val="TableNormal"/>
    <w:uiPriority w:val="39"/>
    <w:rsid w:val="0039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17104">
      <w:bodyDiv w:val="1"/>
      <w:marLeft w:val="0"/>
      <w:marRight w:val="0"/>
      <w:marTop w:val="0"/>
      <w:marBottom w:val="0"/>
      <w:divBdr>
        <w:top w:val="none" w:sz="0" w:space="0" w:color="auto"/>
        <w:left w:val="none" w:sz="0" w:space="0" w:color="auto"/>
        <w:bottom w:val="none" w:sz="0" w:space="0" w:color="auto"/>
        <w:right w:val="none" w:sz="0" w:space="0" w:color="auto"/>
      </w:divBdr>
      <w:divsChild>
        <w:div w:id="1686010465">
          <w:marLeft w:val="0"/>
          <w:marRight w:val="0"/>
          <w:marTop w:val="0"/>
          <w:marBottom w:val="0"/>
          <w:divBdr>
            <w:top w:val="none" w:sz="0" w:space="0" w:color="auto"/>
            <w:left w:val="none" w:sz="0" w:space="0" w:color="auto"/>
            <w:bottom w:val="none" w:sz="0" w:space="0" w:color="auto"/>
            <w:right w:val="none" w:sz="0" w:space="0" w:color="auto"/>
          </w:divBdr>
        </w:div>
      </w:divsChild>
    </w:div>
    <w:div w:id="500854227">
      <w:bodyDiv w:val="1"/>
      <w:marLeft w:val="0"/>
      <w:marRight w:val="0"/>
      <w:marTop w:val="0"/>
      <w:marBottom w:val="0"/>
      <w:divBdr>
        <w:top w:val="none" w:sz="0" w:space="0" w:color="auto"/>
        <w:left w:val="none" w:sz="0" w:space="0" w:color="auto"/>
        <w:bottom w:val="none" w:sz="0" w:space="0" w:color="auto"/>
        <w:right w:val="none" w:sz="0" w:space="0" w:color="auto"/>
      </w:divBdr>
    </w:div>
    <w:div w:id="591284024">
      <w:bodyDiv w:val="1"/>
      <w:marLeft w:val="0"/>
      <w:marRight w:val="0"/>
      <w:marTop w:val="0"/>
      <w:marBottom w:val="0"/>
      <w:divBdr>
        <w:top w:val="none" w:sz="0" w:space="0" w:color="auto"/>
        <w:left w:val="none" w:sz="0" w:space="0" w:color="auto"/>
        <w:bottom w:val="none" w:sz="0" w:space="0" w:color="auto"/>
        <w:right w:val="none" w:sz="0" w:space="0" w:color="auto"/>
      </w:divBdr>
    </w:div>
    <w:div w:id="820122841">
      <w:bodyDiv w:val="1"/>
      <w:marLeft w:val="0"/>
      <w:marRight w:val="0"/>
      <w:marTop w:val="0"/>
      <w:marBottom w:val="0"/>
      <w:divBdr>
        <w:top w:val="none" w:sz="0" w:space="0" w:color="auto"/>
        <w:left w:val="none" w:sz="0" w:space="0" w:color="auto"/>
        <w:bottom w:val="none" w:sz="0" w:space="0" w:color="auto"/>
        <w:right w:val="none" w:sz="0" w:space="0" w:color="auto"/>
      </w:divBdr>
    </w:div>
    <w:div w:id="828713534">
      <w:bodyDiv w:val="1"/>
      <w:marLeft w:val="0"/>
      <w:marRight w:val="0"/>
      <w:marTop w:val="0"/>
      <w:marBottom w:val="0"/>
      <w:divBdr>
        <w:top w:val="none" w:sz="0" w:space="0" w:color="auto"/>
        <w:left w:val="none" w:sz="0" w:space="0" w:color="auto"/>
        <w:bottom w:val="none" w:sz="0" w:space="0" w:color="auto"/>
        <w:right w:val="none" w:sz="0" w:space="0" w:color="auto"/>
      </w:divBdr>
    </w:div>
    <w:div w:id="1237861325">
      <w:bodyDiv w:val="1"/>
      <w:marLeft w:val="0"/>
      <w:marRight w:val="0"/>
      <w:marTop w:val="0"/>
      <w:marBottom w:val="0"/>
      <w:divBdr>
        <w:top w:val="none" w:sz="0" w:space="0" w:color="auto"/>
        <w:left w:val="none" w:sz="0" w:space="0" w:color="auto"/>
        <w:bottom w:val="none" w:sz="0" w:space="0" w:color="auto"/>
        <w:right w:val="none" w:sz="0" w:space="0" w:color="auto"/>
      </w:divBdr>
    </w:div>
    <w:div w:id="1296063479">
      <w:bodyDiv w:val="1"/>
      <w:marLeft w:val="0"/>
      <w:marRight w:val="0"/>
      <w:marTop w:val="0"/>
      <w:marBottom w:val="0"/>
      <w:divBdr>
        <w:top w:val="none" w:sz="0" w:space="0" w:color="auto"/>
        <w:left w:val="none" w:sz="0" w:space="0" w:color="auto"/>
        <w:bottom w:val="none" w:sz="0" w:space="0" w:color="auto"/>
        <w:right w:val="none" w:sz="0" w:space="0" w:color="auto"/>
      </w:divBdr>
    </w:div>
    <w:div w:id="1403261729">
      <w:bodyDiv w:val="1"/>
      <w:marLeft w:val="0"/>
      <w:marRight w:val="0"/>
      <w:marTop w:val="0"/>
      <w:marBottom w:val="0"/>
      <w:divBdr>
        <w:top w:val="none" w:sz="0" w:space="0" w:color="auto"/>
        <w:left w:val="none" w:sz="0" w:space="0" w:color="auto"/>
        <w:bottom w:val="none" w:sz="0" w:space="0" w:color="auto"/>
        <w:right w:val="none" w:sz="0" w:space="0" w:color="auto"/>
      </w:divBdr>
      <w:divsChild>
        <w:div w:id="1631983336">
          <w:marLeft w:val="0"/>
          <w:marRight w:val="0"/>
          <w:marTop w:val="0"/>
          <w:marBottom w:val="0"/>
          <w:divBdr>
            <w:top w:val="none" w:sz="0" w:space="0" w:color="auto"/>
            <w:left w:val="none" w:sz="0" w:space="0" w:color="auto"/>
            <w:bottom w:val="none" w:sz="0" w:space="0" w:color="auto"/>
            <w:right w:val="none" w:sz="0" w:space="0" w:color="auto"/>
          </w:divBdr>
        </w:div>
      </w:divsChild>
    </w:div>
    <w:div w:id="1606575726">
      <w:bodyDiv w:val="1"/>
      <w:marLeft w:val="0"/>
      <w:marRight w:val="0"/>
      <w:marTop w:val="0"/>
      <w:marBottom w:val="0"/>
      <w:divBdr>
        <w:top w:val="none" w:sz="0" w:space="0" w:color="auto"/>
        <w:left w:val="none" w:sz="0" w:space="0" w:color="auto"/>
        <w:bottom w:val="none" w:sz="0" w:space="0" w:color="auto"/>
        <w:right w:val="none" w:sz="0" w:space="0" w:color="auto"/>
      </w:divBdr>
      <w:divsChild>
        <w:div w:id="529418084">
          <w:marLeft w:val="0"/>
          <w:marRight w:val="0"/>
          <w:marTop w:val="0"/>
          <w:marBottom w:val="0"/>
          <w:divBdr>
            <w:top w:val="none" w:sz="0" w:space="0" w:color="auto"/>
            <w:left w:val="none" w:sz="0" w:space="0" w:color="auto"/>
            <w:bottom w:val="none" w:sz="0" w:space="0" w:color="auto"/>
            <w:right w:val="none" w:sz="0" w:space="0" w:color="auto"/>
          </w:divBdr>
        </w:div>
      </w:divsChild>
    </w:div>
    <w:div w:id="1639338854">
      <w:bodyDiv w:val="1"/>
      <w:marLeft w:val="0"/>
      <w:marRight w:val="0"/>
      <w:marTop w:val="0"/>
      <w:marBottom w:val="0"/>
      <w:divBdr>
        <w:top w:val="none" w:sz="0" w:space="0" w:color="auto"/>
        <w:left w:val="none" w:sz="0" w:space="0" w:color="auto"/>
        <w:bottom w:val="none" w:sz="0" w:space="0" w:color="auto"/>
        <w:right w:val="none" w:sz="0" w:space="0" w:color="auto"/>
      </w:divBdr>
    </w:div>
    <w:div w:id="1758625514">
      <w:bodyDiv w:val="1"/>
      <w:marLeft w:val="0"/>
      <w:marRight w:val="0"/>
      <w:marTop w:val="0"/>
      <w:marBottom w:val="0"/>
      <w:divBdr>
        <w:top w:val="none" w:sz="0" w:space="0" w:color="auto"/>
        <w:left w:val="none" w:sz="0" w:space="0" w:color="auto"/>
        <w:bottom w:val="none" w:sz="0" w:space="0" w:color="auto"/>
        <w:right w:val="none" w:sz="0" w:space="0" w:color="auto"/>
      </w:divBdr>
      <w:divsChild>
        <w:div w:id="1875146072">
          <w:marLeft w:val="0"/>
          <w:marRight w:val="0"/>
          <w:marTop w:val="0"/>
          <w:marBottom w:val="0"/>
          <w:divBdr>
            <w:top w:val="none" w:sz="0" w:space="0" w:color="auto"/>
            <w:left w:val="none" w:sz="0" w:space="0" w:color="auto"/>
            <w:bottom w:val="none" w:sz="0" w:space="0" w:color="auto"/>
            <w:right w:val="none" w:sz="0" w:space="0" w:color="auto"/>
          </w:divBdr>
        </w:div>
      </w:divsChild>
    </w:div>
    <w:div w:id="1921718379">
      <w:bodyDiv w:val="1"/>
      <w:marLeft w:val="0"/>
      <w:marRight w:val="0"/>
      <w:marTop w:val="0"/>
      <w:marBottom w:val="0"/>
      <w:divBdr>
        <w:top w:val="none" w:sz="0" w:space="0" w:color="auto"/>
        <w:left w:val="none" w:sz="0" w:space="0" w:color="auto"/>
        <w:bottom w:val="none" w:sz="0" w:space="0" w:color="auto"/>
        <w:right w:val="none" w:sz="0" w:space="0" w:color="auto"/>
      </w:divBdr>
      <w:divsChild>
        <w:div w:id="1062387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emf"/><Relationship Id="rId26" Type="http://schemas.openxmlformats.org/officeDocument/2006/relationships/image" Target="media/image12.emf"/><Relationship Id="rId39" Type="http://schemas.openxmlformats.org/officeDocument/2006/relationships/image" Target="media/image25.emf"/><Relationship Id="rId21" Type="http://schemas.openxmlformats.org/officeDocument/2006/relationships/image" Target="media/image7.emf"/><Relationship Id="rId34" Type="http://schemas.openxmlformats.org/officeDocument/2006/relationships/image" Target="media/image20.emf"/><Relationship Id="rId42" Type="http://schemas.openxmlformats.org/officeDocument/2006/relationships/image" Target="media/image2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emf"/><Relationship Id="rId32" Type="http://schemas.openxmlformats.org/officeDocument/2006/relationships/image" Target="media/image18.emf"/><Relationship Id="rId37" Type="http://schemas.openxmlformats.org/officeDocument/2006/relationships/image" Target="media/image23.emf"/><Relationship Id="rId40" Type="http://schemas.openxmlformats.org/officeDocument/2006/relationships/image" Target="media/image26.emf"/><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emf"/><Relationship Id="rId28" Type="http://schemas.openxmlformats.org/officeDocument/2006/relationships/image" Target="media/image14.emf"/><Relationship Id="rId36" Type="http://schemas.openxmlformats.org/officeDocument/2006/relationships/image" Target="media/image22.emf"/><Relationship Id="rId10" Type="http://schemas.openxmlformats.org/officeDocument/2006/relationships/endnotes" Target="endnotes.xml"/><Relationship Id="rId19" Type="http://schemas.openxmlformats.org/officeDocument/2006/relationships/image" Target="media/image5.emf"/><Relationship Id="rId31" Type="http://schemas.openxmlformats.org/officeDocument/2006/relationships/image" Target="media/image17.emf"/><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image" Target="media/image16.emf"/><Relationship Id="rId35" Type="http://schemas.openxmlformats.org/officeDocument/2006/relationships/image" Target="media/image21.emf"/><Relationship Id="rId43" Type="http://schemas.openxmlformats.org/officeDocument/2006/relationships/image" Target="media/image29.png"/><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emf"/><Relationship Id="rId25" Type="http://schemas.openxmlformats.org/officeDocument/2006/relationships/image" Target="media/image11.emf"/><Relationship Id="rId33" Type="http://schemas.openxmlformats.org/officeDocument/2006/relationships/image" Target="media/image19.emf"/><Relationship Id="rId38" Type="http://schemas.openxmlformats.org/officeDocument/2006/relationships/image" Target="media/image24.emf"/><Relationship Id="rId46" Type="http://schemas.openxmlformats.org/officeDocument/2006/relationships/theme" Target="theme/theme1.xml"/><Relationship Id="rId20" Type="http://schemas.openxmlformats.org/officeDocument/2006/relationships/image" Target="media/image6.emf"/><Relationship Id="rId41" Type="http://schemas.openxmlformats.org/officeDocument/2006/relationships/image" Target="media/image2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C37653FBFDB34DA291AE7806E480FB" ma:contentTypeVersion="18" ma:contentTypeDescription="Create a new document." ma:contentTypeScope="" ma:versionID="e2f461f34ffad10b50448cf5ec3e6c30">
  <xsd:schema xmlns:xsd="http://www.w3.org/2001/XMLSchema" xmlns:xs="http://www.w3.org/2001/XMLSchema" xmlns:p="http://schemas.microsoft.com/office/2006/metadata/properties" xmlns:ns3="9772973a-2681-4778-b4c7-fa785e6ae870" xmlns:ns4="bb53d160-e9b7-42e4-9639-85c2eeb2a294" targetNamespace="http://schemas.microsoft.com/office/2006/metadata/properties" ma:root="true" ma:fieldsID="59c8267b27cee8459fc7ce163b5ad682" ns3:_="" ns4:_="">
    <xsd:import namespace="9772973a-2681-4778-b4c7-fa785e6ae870"/>
    <xsd:import namespace="bb53d160-e9b7-42e4-9639-85c2eeb2a29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2973a-2681-4778-b4c7-fa785e6ae8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53d160-e9b7-42e4-9639-85c2eeb2a29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772973a-2681-4778-b4c7-fa785e6ae87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11E9B-0D90-40D7-AED0-99CCDC179A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2973a-2681-4778-b4c7-fa785e6ae870"/>
    <ds:schemaRef ds:uri="bb53d160-e9b7-42e4-9639-85c2eeb2a2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D5566C-494B-458A-AEAC-28CA08EDE222}">
  <ds:schemaRefs>
    <ds:schemaRef ds:uri="http://schemas.microsoft.com/sharepoint/v3/contenttype/forms"/>
  </ds:schemaRefs>
</ds:datastoreItem>
</file>

<file path=customXml/itemProps3.xml><?xml version="1.0" encoding="utf-8"?>
<ds:datastoreItem xmlns:ds="http://schemas.openxmlformats.org/officeDocument/2006/customXml" ds:itemID="{88502D8F-CAE3-496D-A249-859A3F262FC6}">
  <ds:schemaRefs>
    <ds:schemaRef ds:uri="http://schemas.microsoft.com/office/2006/metadata/properties"/>
    <ds:schemaRef ds:uri="http://schemas.microsoft.com/office/infopath/2007/PartnerControls"/>
    <ds:schemaRef ds:uri="9772973a-2681-4778-b4c7-fa785e6ae870"/>
  </ds:schemaRefs>
</ds:datastoreItem>
</file>

<file path=customXml/itemProps4.xml><?xml version="1.0" encoding="utf-8"?>
<ds:datastoreItem xmlns:ds="http://schemas.openxmlformats.org/officeDocument/2006/customXml" ds:itemID="{3EA0924E-C4CC-4A07-B6C4-E61BE43DA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4843</TotalTime>
  <Pages>29</Pages>
  <Words>6382</Words>
  <Characters>36383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Brasington, David (brasindd)</dc:creator>
  <cp:keywords/>
  <dc:description/>
  <cp:lastModifiedBy>Rawat, Saani (rawatsa)</cp:lastModifiedBy>
  <cp:revision>109</cp:revision>
  <dcterms:created xsi:type="dcterms:W3CDTF">2025-08-09T18:43:00Z</dcterms:created>
  <dcterms:modified xsi:type="dcterms:W3CDTF">2025-08-29T18:28:00Z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0x01010060C37653FBFDB34DA291AE7806E480FB</vt:lpwstr>
  </property>
</Properties>
</file>