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86906" w14:textId="77777777" w:rsidR="00C96556" w:rsidRDefault="00C96556">
      <w:pPr>
        <w:pStyle w:val="BodyText"/>
        <w:spacing w:before="83"/>
        <w:rPr>
          <w:rFonts w:ascii="Times New Roman"/>
          <w:sz w:val="41"/>
        </w:rPr>
      </w:pPr>
    </w:p>
    <w:p w14:paraId="7AC1DAE6" w14:textId="77777777" w:rsidR="00C96556" w:rsidRDefault="00F61671">
      <w:pPr>
        <w:pStyle w:val="Title"/>
        <w:rPr>
          <w:rFonts w:ascii="Georgia"/>
          <w:position w:val="15"/>
          <w:sz w:val="12"/>
        </w:rPr>
      </w:pPr>
      <w:r>
        <w:rPr>
          <w:w w:val="105"/>
        </w:rPr>
        <w:t>The</w:t>
      </w:r>
      <w:r>
        <w:rPr>
          <w:spacing w:val="-9"/>
          <w:w w:val="105"/>
        </w:rPr>
        <w:t xml:space="preserve"> </w:t>
      </w:r>
      <w:r>
        <w:rPr>
          <w:w w:val="105"/>
        </w:rPr>
        <w:t>Effect</w:t>
      </w:r>
      <w:r>
        <w:rPr>
          <w:spacing w:val="-9"/>
          <w:w w:val="105"/>
        </w:rPr>
        <w:t xml:space="preserve"> </w:t>
      </w:r>
      <w:r>
        <w:rPr>
          <w:w w:val="105"/>
        </w:rPr>
        <w:t>of</w:t>
      </w:r>
      <w:r>
        <w:rPr>
          <w:spacing w:val="-8"/>
          <w:w w:val="105"/>
        </w:rPr>
        <w:t xml:space="preserve"> </w:t>
      </w:r>
      <w:r>
        <w:rPr>
          <w:w w:val="105"/>
        </w:rPr>
        <w:t>Local</w:t>
      </w:r>
      <w:r>
        <w:rPr>
          <w:spacing w:val="-9"/>
          <w:w w:val="105"/>
        </w:rPr>
        <w:t xml:space="preserve"> </w:t>
      </w:r>
      <w:r>
        <w:rPr>
          <w:w w:val="105"/>
        </w:rPr>
        <w:t>Road</w:t>
      </w:r>
      <w:r>
        <w:rPr>
          <w:spacing w:val="-8"/>
          <w:w w:val="105"/>
        </w:rPr>
        <w:t xml:space="preserve"> </w:t>
      </w:r>
      <w:r>
        <w:rPr>
          <w:w w:val="105"/>
        </w:rPr>
        <w:t>Tax</w:t>
      </w:r>
      <w:r>
        <w:rPr>
          <w:spacing w:val="-9"/>
          <w:w w:val="105"/>
        </w:rPr>
        <w:t xml:space="preserve"> </w:t>
      </w:r>
      <w:r>
        <w:rPr>
          <w:w w:val="105"/>
        </w:rPr>
        <w:t>Cuts</w:t>
      </w:r>
      <w:r>
        <w:rPr>
          <w:spacing w:val="-8"/>
          <w:w w:val="105"/>
        </w:rPr>
        <w:t xml:space="preserve"> </w:t>
      </w:r>
      <w:r>
        <w:rPr>
          <w:w w:val="105"/>
        </w:rPr>
        <w:t>on</w:t>
      </w:r>
      <w:r>
        <w:rPr>
          <w:spacing w:val="-9"/>
          <w:w w:val="105"/>
        </w:rPr>
        <w:t xml:space="preserve"> </w:t>
      </w:r>
      <w:r>
        <w:rPr>
          <w:w w:val="105"/>
        </w:rPr>
        <w:t>House</w:t>
      </w:r>
      <w:r>
        <w:rPr>
          <w:spacing w:val="-9"/>
          <w:w w:val="105"/>
        </w:rPr>
        <w:t xml:space="preserve"> </w:t>
      </w:r>
      <w:r>
        <w:rPr>
          <w:w w:val="105"/>
        </w:rPr>
        <w:t>Values</w:t>
      </w:r>
      <w:r>
        <w:rPr>
          <w:spacing w:val="-7"/>
          <w:w w:val="105"/>
        </w:rPr>
        <w:t xml:space="preserve"> </w:t>
      </w:r>
      <w:r>
        <w:rPr>
          <w:rFonts w:ascii="Georgia"/>
          <w:spacing w:val="-10"/>
          <w:w w:val="210"/>
          <w:position w:val="15"/>
          <w:sz w:val="12"/>
        </w:rPr>
        <w:t>*</w:t>
      </w:r>
    </w:p>
    <w:p w14:paraId="79F7B3F2" w14:textId="77777777" w:rsidR="00C96556" w:rsidRDefault="00F61671">
      <w:pPr>
        <w:tabs>
          <w:tab w:val="left" w:pos="3145"/>
        </w:tabs>
        <w:spacing w:before="420"/>
        <w:ind w:right="989"/>
        <w:jc w:val="center"/>
        <w:rPr>
          <w:rFonts w:ascii="Times New Roman"/>
          <w:sz w:val="28"/>
        </w:rPr>
      </w:pPr>
      <w:r>
        <w:rPr>
          <w:w w:val="110"/>
          <w:sz w:val="28"/>
        </w:rPr>
        <w:t>David</w:t>
      </w:r>
      <w:r>
        <w:rPr>
          <w:spacing w:val="37"/>
          <w:w w:val="110"/>
          <w:sz w:val="28"/>
        </w:rPr>
        <w:t xml:space="preserve"> </w:t>
      </w:r>
      <w:r>
        <w:rPr>
          <w:spacing w:val="-2"/>
          <w:w w:val="110"/>
          <w:sz w:val="28"/>
        </w:rPr>
        <w:t>Brasington</w:t>
      </w:r>
      <w:r>
        <w:rPr>
          <w:rFonts w:ascii="Times New Roman"/>
          <w:sz w:val="28"/>
        </w:rPr>
        <w:tab/>
      </w:r>
      <w:proofErr w:type="spellStart"/>
      <w:r>
        <w:rPr>
          <w:w w:val="110"/>
          <w:sz w:val="28"/>
        </w:rPr>
        <w:t>Saani</w:t>
      </w:r>
      <w:proofErr w:type="spellEnd"/>
      <w:r>
        <w:rPr>
          <w:spacing w:val="23"/>
          <w:w w:val="110"/>
          <w:sz w:val="28"/>
        </w:rPr>
        <w:t xml:space="preserve"> </w:t>
      </w:r>
      <w:r>
        <w:rPr>
          <w:spacing w:val="-2"/>
          <w:w w:val="110"/>
          <w:sz w:val="28"/>
        </w:rPr>
        <w:t>Rawat</w:t>
      </w:r>
      <w:r>
        <w:rPr>
          <w:rFonts w:ascii="Times New Roman"/>
          <w:spacing w:val="-2"/>
          <w:w w:val="110"/>
          <w:sz w:val="28"/>
          <w:vertAlign w:val="superscript"/>
        </w:rPr>
        <w:t xml:space="preserve"> </w:t>
      </w:r>
    </w:p>
    <w:p w14:paraId="2EBF37A3" w14:textId="77777777" w:rsidR="00C96556" w:rsidRDefault="00F61671">
      <w:pPr>
        <w:spacing w:before="251"/>
        <w:ind w:right="1077"/>
        <w:jc w:val="center"/>
        <w:rPr>
          <w:sz w:val="28"/>
        </w:rPr>
      </w:pPr>
      <w:r>
        <w:rPr>
          <w:w w:val="105"/>
          <w:sz w:val="28"/>
        </w:rPr>
        <w:t>February</w:t>
      </w:r>
      <w:r>
        <w:rPr>
          <w:spacing w:val="35"/>
          <w:w w:val="105"/>
          <w:sz w:val="28"/>
        </w:rPr>
        <w:t xml:space="preserve"> </w:t>
      </w:r>
      <w:r>
        <w:rPr>
          <w:w w:val="105"/>
          <w:sz w:val="28"/>
        </w:rPr>
        <w:t>28,</w:t>
      </w:r>
      <w:r>
        <w:rPr>
          <w:spacing w:val="35"/>
          <w:w w:val="105"/>
          <w:sz w:val="28"/>
        </w:rPr>
        <w:t xml:space="preserve"> </w:t>
      </w:r>
      <w:r>
        <w:rPr>
          <w:spacing w:val="-4"/>
          <w:w w:val="105"/>
          <w:sz w:val="28"/>
        </w:rPr>
        <w:t>2025</w:t>
      </w:r>
    </w:p>
    <w:p w14:paraId="78C63144" w14:textId="77777777" w:rsidR="00C96556" w:rsidRDefault="00C96556">
      <w:pPr>
        <w:pStyle w:val="BodyText"/>
        <w:rPr>
          <w:sz w:val="28"/>
        </w:rPr>
      </w:pPr>
    </w:p>
    <w:p w14:paraId="665D01BA" w14:textId="77777777" w:rsidR="00C96556" w:rsidRDefault="00C96556">
      <w:pPr>
        <w:pStyle w:val="BodyText"/>
        <w:spacing w:before="180"/>
        <w:rPr>
          <w:sz w:val="28"/>
        </w:rPr>
      </w:pPr>
    </w:p>
    <w:p w14:paraId="19181883" w14:textId="77777777" w:rsidR="00C96556" w:rsidRDefault="00C876C1">
      <w:pPr>
        <w:pStyle w:val="Heading3"/>
        <w:spacing w:before="1"/>
        <w:ind w:right="1078"/>
        <w:jc w:val="center"/>
      </w:pPr>
      <w:hyperlink r:id="rId7">
        <w:r w:rsidR="00F61671">
          <w:rPr>
            <w:color w:val="6494EC"/>
            <w:w w:val="115"/>
          </w:rPr>
          <w:t>Please</w:t>
        </w:r>
        <w:r w:rsidR="00F61671">
          <w:rPr>
            <w:color w:val="6494EC"/>
            <w:spacing w:val="22"/>
            <w:w w:val="115"/>
          </w:rPr>
          <w:t xml:space="preserve"> </w:t>
        </w:r>
        <w:r w:rsidR="00F61671">
          <w:rPr>
            <w:color w:val="6494EC"/>
            <w:w w:val="115"/>
          </w:rPr>
          <w:t>click</w:t>
        </w:r>
        <w:r w:rsidR="00F61671">
          <w:rPr>
            <w:color w:val="6494EC"/>
            <w:spacing w:val="23"/>
            <w:w w:val="115"/>
          </w:rPr>
          <w:t xml:space="preserve"> </w:t>
        </w:r>
        <w:r w:rsidR="00F61671">
          <w:rPr>
            <w:color w:val="6494EC"/>
            <w:w w:val="115"/>
          </w:rPr>
          <w:t>here</w:t>
        </w:r>
        <w:r w:rsidR="00F61671">
          <w:rPr>
            <w:color w:val="6494EC"/>
            <w:spacing w:val="23"/>
            <w:w w:val="115"/>
          </w:rPr>
          <w:t xml:space="preserve"> </w:t>
        </w:r>
        <w:r w:rsidR="00F61671">
          <w:rPr>
            <w:color w:val="6494EC"/>
            <w:w w:val="115"/>
          </w:rPr>
          <w:t>for</w:t>
        </w:r>
        <w:r w:rsidR="00F61671">
          <w:rPr>
            <w:color w:val="6494EC"/>
            <w:spacing w:val="23"/>
            <w:w w:val="115"/>
          </w:rPr>
          <w:t xml:space="preserve"> </w:t>
        </w:r>
        <w:r w:rsidR="00F61671">
          <w:rPr>
            <w:color w:val="6494EC"/>
            <w:w w:val="115"/>
          </w:rPr>
          <w:t>the</w:t>
        </w:r>
        <w:r w:rsidR="00F61671">
          <w:rPr>
            <w:color w:val="6494EC"/>
            <w:spacing w:val="23"/>
            <w:w w:val="115"/>
          </w:rPr>
          <w:t xml:space="preserve"> </w:t>
        </w:r>
        <w:r w:rsidR="00F61671">
          <w:rPr>
            <w:color w:val="6494EC"/>
            <w:w w:val="115"/>
          </w:rPr>
          <w:t>latest</w:t>
        </w:r>
        <w:r w:rsidR="00F61671">
          <w:rPr>
            <w:color w:val="6494EC"/>
            <w:spacing w:val="23"/>
            <w:w w:val="115"/>
          </w:rPr>
          <w:t xml:space="preserve"> </w:t>
        </w:r>
        <w:r w:rsidR="00F61671">
          <w:rPr>
            <w:color w:val="6494EC"/>
            <w:spacing w:val="-2"/>
            <w:w w:val="115"/>
          </w:rPr>
          <w:t>draft.</w:t>
        </w:r>
      </w:hyperlink>
    </w:p>
    <w:p w14:paraId="4C710832" w14:textId="77777777" w:rsidR="00C96556" w:rsidRDefault="00C96556">
      <w:pPr>
        <w:pStyle w:val="BodyText"/>
        <w:spacing w:before="28"/>
        <w:rPr>
          <w:b/>
        </w:rPr>
      </w:pPr>
    </w:p>
    <w:p w14:paraId="27543F41" w14:textId="77777777" w:rsidR="00C96556" w:rsidRDefault="00F61671">
      <w:pPr>
        <w:ind w:right="1078"/>
        <w:jc w:val="center"/>
        <w:rPr>
          <w:b/>
        </w:rPr>
      </w:pPr>
      <w:r>
        <w:rPr>
          <w:b/>
          <w:spacing w:val="-2"/>
          <w:w w:val="125"/>
        </w:rPr>
        <w:t>Abstract</w:t>
      </w:r>
    </w:p>
    <w:p w14:paraId="660B7954" w14:textId="2FE721DA" w:rsidR="00C96556" w:rsidRDefault="00F61671">
      <w:pPr>
        <w:spacing w:before="201" w:line="300" w:lineRule="auto"/>
        <w:ind w:left="585" w:right="1661"/>
        <w:jc w:val="both"/>
      </w:pPr>
      <w:r>
        <w:t xml:space="preserve">Using data from Ohio Secretary of State Office, we design a quasi-experiment to study county subdivision-level referendums introduced to renew local road </w:t>
      </w:r>
      <w:r w:rsidR="00AA3B21">
        <w:rPr>
          <w:color w:val="FF0000"/>
        </w:rPr>
        <w:t xml:space="preserve">maintenance </w:t>
      </w:r>
      <w:r>
        <w:t>taxes, which are typically</w:t>
      </w:r>
      <w:r>
        <w:rPr>
          <w:spacing w:val="40"/>
        </w:rPr>
        <w:t xml:space="preserve"> </w:t>
      </w:r>
      <w:r>
        <w:t>levied</w:t>
      </w:r>
      <w:r>
        <w:rPr>
          <w:spacing w:val="40"/>
        </w:rPr>
        <w:t xml:space="preserve"> </w:t>
      </w:r>
      <w:r>
        <w:t>via</w:t>
      </w:r>
      <w:r>
        <w:rPr>
          <w:spacing w:val="40"/>
        </w:rPr>
        <w:t xml:space="preserve"> </w:t>
      </w:r>
      <w:r>
        <w:t>property</w:t>
      </w:r>
      <w:r>
        <w:rPr>
          <w:spacing w:val="40"/>
        </w:rPr>
        <w:t xml:space="preserve"> </w:t>
      </w:r>
      <w:r>
        <w:t>taxes.</w:t>
      </w:r>
      <w:r>
        <w:rPr>
          <w:spacing w:val="80"/>
        </w:rPr>
        <w:t xml:space="preserve"> </w:t>
      </w:r>
      <w:r>
        <w:t>We</w:t>
      </w:r>
      <w:r>
        <w:rPr>
          <w:spacing w:val="40"/>
        </w:rPr>
        <w:t xml:space="preserve"> </w:t>
      </w:r>
      <w:r>
        <w:t>compare</w:t>
      </w:r>
      <w:r>
        <w:rPr>
          <w:spacing w:val="40"/>
        </w:rPr>
        <w:t xml:space="preserve"> </w:t>
      </w:r>
      <w:r>
        <w:t>housing</w:t>
      </w:r>
      <w:r>
        <w:rPr>
          <w:spacing w:val="40"/>
        </w:rPr>
        <w:t xml:space="preserve"> </w:t>
      </w:r>
      <w:r>
        <w:t>sale</w:t>
      </w:r>
      <w:r>
        <w:rPr>
          <w:spacing w:val="40"/>
        </w:rPr>
        <w:t xml:space="preserve"> </w:t>
      </w:r>
      <w:r>
        <w:t>prices</w:t>
      </w:r>
      <w:r>
        <w:rPr>
          <w:spacing w:val="40"/>
        </w:rPr>
        <w:t xml:space="preserve"> </w:t>
      </w:r>
      <w:r>
        <w:t>between</w:t>
      </w:r>
      <w:r>
        <w:rPr>
          <w:spacing w:val="40"/>
        </w:rPr>
        <w:t xml:space="preserve"> </w:t>
      </w:r>
      <w:r>
        <w:t>similar areas that narrowly pass or fail road tax levies and use satellite images to fine-tune an Artificial</w:t>
      </w:r>
      <w:r>
        <w:rPr>
          <w:spacing w:val="40"/>
        </w:rPr>
        <w:t xml:space="preserve"> </w:t>
      </w:r>
      <w:r>
        <w:t>Intelligence</w:t>
      </w:r>
      <w:r>
        <w:rPr>
          <w:spacing w:val="40"/>
        </w:rPr>
        <w:t xml:space="preserve"> </w:t>
      </w:r>
      <w:r>
        <w:t>(AI)</w:t>
      </w:r>
      <w:r>
        <w:rPr>
          <w:spacing w:val="40"/>
        </w:rPr>
        <w:t xml:space="preserve"> </w:t>
      </w:r>
      <w:r>
        <w:t>model</w:t>
      </w:r>
      <w:r>
        <w:rPr>
          <w:spacing w:val="40"/>
        </w:rPr>
        <w:t xml:space="preserve"> </w:t>
      </w:r>
      <w:r>
        <w:t>for</w:t>
      </w:r>
      <w:r>
        <w:rPr>
          <w:spacing w:val="40"/>
        </w:rPr>
        <w:t xml:space="preserve"> </w:t>
      </w:r>
      <w:r>
        <w:t>classifying</w:t>
      </w:r>
      <w:r>
        <w:rPr>
          <w:spacing w:val="40"/>
        </w:rPr>
        <w:t xml:space="preserve"> </w:t>
      </w:r>
      <w:r>
        <w:t>road</w:t>
      </w:r>
      <w:r>
        <w:rPr>
          <w:spacing w:val="40"/>
        </w:rPr>
        <w:t xml:space="preserve"> </w:t>
      </w:r>
      <w:r>
        <w:t>quality.</w:t>
      </w:r>
      <w:r>
        <w:rPr>
          <w:spacing w:val="80"/>
        </w:rPr>
        <w:t xml:space="preserve"> </w:t>
      </w:r>
      <w:del w:id="0" w:author="Brasington, David (brasindd)" w:date="2025-03-02T13:00:00Z">
        <w:r w:rsidDel="0055118A">
          <w:delText>For</w:delText>
        </w:r>
        <w:r w:rsidDel="0055118A">
          <w:rPr>
            <w:spacing w:val="40"/>
          </w:rPr>
          <w:delText xml:space="preserve"> </w:delText>
        </w:r>
        <w:r w:rsidDel="0055118A">
          <w:delText>county</w:delText>
        </w:r>
        <w:r w:rsidDel="0055118A">
          <w:rPr>
            <w:spacing w:val="40"/>
          </w:rPr>
          <w:delText xml:space="preserve"> </w:delText>
        </w:r>
        <w:r w:rsidDel="0055118A">
          <w:delText>subdivisions that</w:delText>
        </w:r>
        <w:r w:rsidDel="0055118A">
          <w:rPr>
            <w:spacing w:val="40"/>
          </w:rPr>
          <w:delText xml:space="preserve"> </w:delText>
        </w:r>
        <w:r w:rsidDel="0055118A">
          <w:delText>cut</w:delText>
        </w:r>
        <w:r w:rsidDel="0055118A">
          <w:rPr>
            <w:spacing w:val="40"/>
          </w:rPr>
          <w:delText xml:space="preserve"> </w:delText>
        </w:r>
        <w:r w:rsidDel="0055118A">
          <w:delText>their</w:delText>
        </w:r>
        <w:r w:rsidDel="0055118A">
          <w:rPr>
            <w:spacing w:val="40"/>
          </w:rPr>
          <w:delText xml:space="preserve"> </w:delText>
        </w:r>
        <w:r w:rsidDel="0055118A">
          <w:delText>renewal</w:delText>
        </w:r>
        <w:r w:rsidDel="0055118A">
          <w:rPr>
            <w:spacing w:val="40"/>
          </w:rPr>
          <w:delText xml:space="preserve"> </w:delText>
        </w:r>
        <w:r w:rsidDel="0055118A">
          <w:delText>tax</w:delText>
        </w:r>
        <w:r w:rsidDel="0055118A">
          <w:rPr>
            <w:spacing w:val="40"/>
          </w:rPr>
          <w:delText xml:space="preserve"> </w:delText>
        </w:r>
        <w:r w:rsidDel="0055118A">
          <w:delText>levies,</w:delText>
        </w:r>
        <w:r w:rsidDel="0055118A">
          <w:rPr>
            <w:spacing w:val="40"/>
          </w:rPr>
          <w:delText xml:space="preserve"> </w:delText>
        </w:r>
        <w:r w:rsidDel="0055118A">
          <w:delText>we</w:delText>
        </w:r>
        <w:r w:rsidDel="0055118A">
          <w:rPr>
            <w:spacing w:val="40"/>
          </w:rPr>
          <w:delText xml:space="preserve"> </w:delText>
        </w:r>
        <w:r w:rsidDel="0055118A">
          <w:delText>check</w:delText>
        </w:r>
        <w:r w:rsidDel="0055118A">
          <w:rPr>
            <w:spacing w:val="40"/>
          </w:rPr>
          <w:delText xml:space="preserve"> </w:delText>
        </w:r>
        <w:r w:rsidDel="0055118A">
          <w:delText>the</w:delText>
        </w:r>
        <w:r w:rsidDel="0055118A">
          <w:rPr>
            <w:spacing w:val="40"/>
          </w:rPr>
          <w:delText xml:space="preserve"> </w:delText>
        </w:r>
        <w:r w:rsidDel="0055118A">
          <w:delText>loss</w:delText>
        </w:r>
        <w:r w:rsidDel="0055118A">
          <w:rPr>
            <w:spacing w:val="40"/>
          </w:rPr>
          <w:delText xml:space="preserve"> </w:delText>
        </w:r>
        <w:r w:rsidDel="0055118A">
          <w:delText>in</w:delText>
        </w:r>
        <w:r w:rsidDel="0055118A">
          <w:rPr>
            <w:spacing w:val="40"/>
          </w:rPr>
          <w:delText xml:space="preserve"> </w:delText>
        </w:r>
        <w:r w:rsidDel="0055118A">
          <w:delText>road</w:delText>
        </w:r>
        <w:r w:rsidDel="0055118A">
          <w:rPr>
            <w:spacing w:val="40"/>
          </w:rPr>
          <w:delText xml:space="preserve"> </w:delText>
        </w:r>
        <w:r w:rsidDel="0055118A">
          <w:delText>maintenance</w:delText>
        </w:r>
        <w:r w:rsidDel="0055118A">
          <w:rPr>
            <w:spacing w:val="40"/>
          </w:rPr>
          <w:delText xml:space="preserve"> </w:delText>
        </w:r>
        <w:r w:rsidDel="0055118A">
          <w:delText>funds.</w:delText>
        </w:r>
        <w:r w:rsidDel="0055118A">
          <w:rPr>
            <w:spacing w:val="40"/>
          </w:rPr>
          <w:delText xml:space="preserve"> </w:delText>
        </w:r>
        <w:r w:rsidR="00AA3B21" w:rsidDel="0055118A">
          <w:rPr>
            <w:color w:val="FF0000"/>
            <w:spacing w:val="40"/>
          </w:rPr>
          <w:delText>Kill prior sentence</w:delText>
        </w:r>
      </w:del>
      <w:r>
        <w:t xml:space="preserve">Our results show that local jurisdictions with </w:t>
      </w:r>
      <w:del w:id="1" w:author="Brasington, David (brasindd)" w:date="2025-03-02T19:02:00Z">
        <w:r w:rsidDel="00DF670F">
          <w:delText>“</w:delText>
        </w:r>
      </w:del>
      <w:r>
        <w:t>close elections</w:t>
      </w:r>
      <w:del w:id="2" w:author="Brasington, David (brasindd)" w:date="2025-03-02T19:02:00Z">
        <w:r w:rsidDel="00DF670F">
          <w:delText>”</w:delText>
        </w:r>
      </w:del>
      <w:r>
        <w:t xml:space="preserve"> that decide to cut road taxes</w:t>
      </w:r>
      <w:r>
        <w:rPr>
          <w:spacing w:val="80"/>
        </w:rPr>
        <w:t xml:space="preserve"> </w:t>
      </w:r>
      <w:r>
        <w:t>face</w:t>
      </w:r>
      <w:r>
        <w:rPr>
          <w:spacing w:val="33"/>
        </w:rPr>
        <w:t xml:space="preserve"> </w:t>
      </w:r>
      <w:r>
        <w:t>an</w:t>
      </w:r>
      <w:r>
        <w:rPr>
          <w:spacing w:val="33"/>
        </w:rPr>
        <w:t xml:space="preserve"> </w:t>
      </w:r>
      <w:r>
        <w:t>average</w:t>
      </w:r>
      <w:r>
        <w:rPr>
          <w:spacing w:val="33"/>
        </w:rPr>
        <w:t xml:space="preserve"> </w:t>
      </w:r>
      <w:r>
        <w:t>loss</w:t>
      </w:r>
      <w:r>
        <w:rPr>
          <w:spacing w:val="33"/>
        </w:rPr>
        <w:t xml:space="preserve"> </w:t>
      </w:r>
      <w:r>
        <w:t>of</w:t>
      </w:r>
      <w:r>
        <w:rPr>
          <w:spacing w:val="33"/>
        </w:rPr>
        <w:t xml:space="preserve"> </w:t>
      </w:r>
      <w:r>
        <w:rPr>
          <w:rFonts w:ascii="Times New Roman" w:hAnsi="Times New Roman"/>
          <w:sz w:val="21"/>
        </w:rPr>
        <w:t>$</w:t>
      </w:r>
      <w:r>
        <w:t>163,547</w:t>
      </w:r>
      <w:r>
        <w:rPr>
          <w:spacing w:val="33"/>
        </w:rPr>
        <w:t xml:space="preserve"> </w:t>
      </w:r>
      <w:ins w:id="3" w:author="Brasington, David (brasindd)" w:date="2025-03-02T19:01:00Z">
        <w:r w:rsidR="00DF670F">
          <w:rPr>
            <w:spacing w:val="33"/>
          </w:rPr>
          <w:t>(what percent is that?)</w:t>
        </w:r>
      </w:ins>
      <w:proofErr w:type="gramStart"/>
      <w:r>
        <w:t>in</w:t>
      </w:r>
      <w:proofErr w:type="gramEnd"/>
      <w:r>
        <w:rPr>
          <w:spacing w:val="33"/>
        </w:rPr>
        <w:t xml:space="preserve"> </w:t>
      </w:r>
      <w:r>
        <w:t>road</w:t>
      </w:r>
      <w:r>
        <w:rPr>
          <w:spacing w:val="33"/>
        </w:rPr>
        <w:t xml:space="preserve"> </w:t>
      </w:r>
      <w:r>
        <w:t>maintenance</w:t>
      </w:r>
      <w:r>
        <w:rPr>
          <w:spacing w:val="33"/>
        </w:rPr>
        <w:t xml:space="preserve"> </w:t>
      </w:r>
      <w:r>
        <w:t>funds,</w:t>
      </w:r>
      <w:r>
        <w:rPr>
          <w:spacing w:val="34"/>
        </w:rPr>
        <w:t xml:space="preserve"> </w:t>
      </w:r>
      <w:r>
        <w:t>experience</w:t>
      </w:r>
      <w:r>
        <w:rPr>
          <w:spacing w:val="33"/>
        </w:rPr>
        <w:t xml:space="preserve"> </w:t>
      </w:r>
      <w:r>
        <w:t>a</w:t>
      </w:r>
      <w:r>
        <w:rPr>
          <w:spacing w:val="33"/>
        </w:rPr>
        <w:t xml:space="preserve"> </w:t>
      </w:r>
      <w:r>
        <w:t>15%</w:t>
      </w:r>
      <w:r>
        <w:rPr>
          <w:spacing w:val="33"/>
        </w:rPr>
        <w:t xml:space="preserve"> </w:t>
      </w:r>
      <w:r>
        <w:t>decline in</w:t>
      </w:r>
      <w:r>
        <w:rPr>
          <w:spacing w:val="40"/>
        </w:rPr>
        <w:t xml:space="preserve"> </w:t>
      </w:r>
      <w:r>
        <w:t>road</w:t>
      </w:r>
      <w:r>
        <w:rPr>
          <w:spacing w:val="40"/>
        </w:rPr>
        <w:t xml:space="preserve"> </w:t>
      </w:r>
      <w:r>
        <w:t>quality,</w:t>
      </w:r>
      <w:r>
        <w:rPr>
          <w:spacing w:val="40"/>
        </w:rPr>
        <w:t xml:space="preserve"> </w:t>
      </w:r>
      <w:r>
        <w:t>and</w:t>
      </w:r>
      <w:r>
        <w:rPr>
          <w:spacing w:val="40"/>
        </w:rPr>
        <w:t xml:space="preserve"> </w:t>
      </w:r>
      <w:r>
        <w:t>suffer</w:t>
      </w:r>
      <w:r>
        <w:rPr>
          <w:spacing w:val="40"/>
        </w:rPr>
        <w:t xml:space="preserve"> </w:t>
      </w:r>
      <w:r>
        <w:t>a</w:t>
      </w:r>
      <w:r>
        <w:rPr>
          <w:spacing w:val="40"/>
        </w:rPr>
        <w:t xml:space="preserve"> </w:t>
      </w:r>
      <w:r>
        <w:rPr>
          <w:rFonts w:ascii="Times New Roman" w:hAnsi="Times New Roman"/>
          <w:sz w:val="21"/>
        </w:rPr>
        <w:t>$</w:t>
      </w:r>
      <w:r>
        <w:t>15,350</w:t>
      </w:r>
      <w:r>
        <w:rPr>
          <w:spacing w:val="40"/>
        </w:rPr>
        <w:t xml:space="preserve"> </w:t>
      </w:r>
      <w:r>
        <w:t>(9%)</w:t>
      </w:r>
      <w:r>
        <w:rPr>
          <w:spacing w:val="40"/>
        </w:rPr>
        <w:t xml:space="preserve"> </w:t>
      </w:r>
      <w:r>
        <w:t>drop</w:t>
      </w:r>
      <w:r>
        <w:rPr>
          <w:spacing w:val="40"/>
        </w:rPr>
        <w:t xml:space="preserve"> </w:t>
      </w:r>
      <w:r>
        <w:t>in</w:t>
      </w:r>
      <w:r>
        <w:rPr>
          <w:spacing w:val="40"/>
        </w:rPr>
        <w:t xml:space="preserve"> </w:t>
      </w:r>
      <w:r>
        <w:t>housing</w:t>
      </w:r>
      <w:r>
        <w:rPr>
          <w:spacing w:val="40"/>
        </w:rPr>
        <w:t xml:space="preserve"> </w:t>
      </w:r>
      <w:r>
        <w:t>prices</w:t>
      </w:r>
      <w:r>
        <w:rPr>
          <w:spacing w:val="40"/>
        </w:rPr>
        <w:t xml:space="preserve"> </w:t>
      </w:r>
      <w:r>
        <w:t>over</w:t>
      </w:r>
      <w:r>
        <w:rPr>
          <w:spacing w:val="40"/>
        </w:rPr>
        <w:t xml:space="preserve"> </w:t>
      </w:r>
      <w:r>
        <w:t>the</w:t>
      </w:r>
      <w:r>
        <w:rPr>
          <w:spacing w:val="40"/>
        </w:rPr>
        <w:t xml:space="preserve"> </w:t>
      </w:r>
      <w:r>
        <w:t>course</w:t>
      </w:r>
      <w:r>
        <w:rPr>
          <w:spacing w:val="40"/>
        </w:rPr>
        <w:t xml:space="preserve"> </w:t>
      </w:r>
      <w:r>
        <w:t>of 10 years relative to similar areas that renewed funding. Heterogeneity analysis reveals differential decline in urban and rural areas and for expensive homes relative to their cheaper counterparts.</w:t>
      </w:r>
    </w:p>
    <w:p w14:paraId="613A67C0" w14:textId="77777777" w:rsidR="00C96556" w:rsidRDefault="00C96556">
      <w:pPr>
        <w:pStyle w:val="BodyText"/>
        <w:spacing w:before="75"/>
        <w:rPr>
          <w:sz w:val="22"/>
        </w:rPr>
      </w:pPr>
    </w:p>
    <w:p w14:paraId="18AB2198" w14:textId="77777777" w:rsidR="00C96556" w:rsidRDefault="00F61671">
      <w:pPr>
        <w:ind w:right="1076"/>
        <w:jc w:val="center"/>
      </w:pPr>
      <w:r>
        <w:rPr>
          <w:b/>
          <w:w w:val="110"/>
        </w:rPr>
        <w:t>Keywords:</w:t>
      </w:r>
      <w:r>
        <w:rPr>
          <w:b/>
          <w:spacing w:val="23"/>
          <w:w w:val="110"/>
        </w:rPr>
        <w:t xml:space="preserve"> </w:t>
      </w:r>
      <w:r>
        <w:rPr>
          <w:w w:val="110"/>
        </w:rPr>
        <w:t>Road</w:t>
      </w:r>
      <w:r>
        <w:rPr>
          <w:spacing w:val="-4"/>
          <w:w w:val="110"/>
        </w:rPr>
        <w:t xml:space="preserve"> </w:t>
      </w:r>
      <w:r>
        <w:rPr>
          <w:w w:val="110"/>
        </w:rPr>
        <w:t>Maintenance,</w:t>
      </w:r>
      <w:r>
        <w:rPr>
          <w:spacing w:val="-2"/>
          <w:w w:val="110"/>
        </w:rPr>
        <w:t xml:space="preserve"> </w:t>
      </w:r>
      <w:r>
        <w:rPr>
          <w:w w:val="110"/>
        </w:rPr>
        <w:t>Local</w:t>
      </w:r>
      <w:r>
        <w:rPr>
          <w:spacing w:val="-4"/>
          <w:w w:val="110"/>
        </w:rPr>
        <w:t xml:space="preserve"> </w:t>
      </w:r>
      <w:r>
        <w:rPr>
          <w:w w:val="110"/>
        </w:rPr>
        <w:t>Taxation,</w:t>
      </w:r>
      <w:r>
        <w:rPr>
          <w:spacing w:val="-1"/>
          <w:w w:val="110"/>
        </w:rPr>
        <w:t xml:space="preserve"> </w:t>
      </w:r>
      <w:r>
        <w:rPr>
          <w:w w:val="110"/>
        </w:rPr>
        <w:t>Housing</w:t>
      </w:r>
      <w:r>
        <w:rPr>
          <w:spacing w:val="-4"/>
          <w:w w:val="110"/>
        </w:rPr>
        <w:t xml:space="preserve"> </w:t>
      </w:r>
      <w:r>
        <w:rPr>
          <w:w w:val="110"/>
        </w:rPr>
        <w:t>values,</w:t>
      </w:r>
      <w:r>
        <w:rPr>
          <w:spacing w:val="-2"/>
          <w:w w:val="110"/>
        </w:rPr>
        <w:t xml:space="preserve"> </w:t>
      </w:r>
      <w:r>
        <w:rPr>
          <w:w w:val="110"/>
        </w:rPr>
        <w:t>Artificial</w:t>
      </w:r>
      <w:r>
        <w:rPr>
          <w:spacing w:val="-4"/>
          <w:w w:val="110"/>
        </w:rPr>
        <w:t xml:space="preserve"> </w:t>
      </w:r>
      <w:r>
        <w:rPr>
          <w:spacing w:val="-2"/>
          <w:w w:val="110"/>
        </w:rPr>
        <w:t>Intelligence</w:t>
      </w:r>
    </w:p>
    <w:p w14:paraId="78348CD2" w14:textId="77777777" w:rsidR="00C96556" w:rsidRDefault="00C96556">
      <w:pPr>
        <w:pStyle w:val="BodyText"/>
        <w:spacing w:before="135"/>
        <w:rPr>
          <w:sz w:val="22"/>
        </w:rPr>
      </w:pPr>
    </w:p>
    <w:p w14:paraId="130B54DE" w14:textId="77777777" w:rsidR="00C96556" w:rsidRDefault="00F61671">
      <w:pPr>
        <w:spacing w:before="1"/>
        <w:ind w:left="585"/>
        <w:jc w:val="both"/>
      </w:pPr>
      <w:r>
        <w:rPr>
          <w:b/>
          <w:w w:val="140"/>
        </w:rPr>
        <w:t>JEL</w:t>
      </w:r>
      <w:r>
        <w:rPr>
          <w:b/>
          <w:spacing w:val="-4"/>
          <w:w w:val="140"/>
        </w:rPr>
        <w:t xml:space="preserve"> </w:t>
      </w:r>
      <w:r>
        <w:rPr>
          <w:b/>
          <w:w w:val="120"/>
        </w:rPr>
        <w:t>Codes:</w:t>
      </w:r>
      <w:r>
        <w:rPr>
          <w:b/>
          <w:spacing w:val="17"/>
          <w:w w:val="120"/>
        </w:rPr>
        <w:t xml:space="preserve"> </w:t>
      </w:r>
      <w:r>
        <w:rPr>
          <w:w w:val="120"/>
        </w:rPr>
        <w:t>R42,</w:t>
      </w:r>
      <w:r>
        <w:rPr>
          <w:spacing w:val="-1"/>
          <w:w w:val="120"/>
        </w:rPr>
        <w:t xml:space="preserve"> </w:t>
      </w:r>
      <w:r>
        <w:rPr>
          <w:w w:val="120"/>
        </w:rPr>
        <w:t>H71,</w:t>
      </w:r>
      <w:r>
        <w:rPr>
          <w:spacing w:val="-1"/>
          <w:w w:val="120"/>
        </w:rPr>
        <w:t xml:space="preserve"> </w:t>
      </w:r>
      <w:r>
        <w:rPr>
          <w:w w:val="120"/>
        </w:rPr>
        <w:t>R10,</w:t>
      </w:r>
      <w:r>
        <w:rPr>
          <w:spacing w:val="-1"/>
          <w:w w:val="120"/>
        </w:rPr>
        <w:t xml:space="preserve"> </w:t>
      </w:r>
      <w:r>
        <w:rPr>
          <w:spacing w:val="-5"/>
          <w:w w:val="120"/>
        </w:rPr>
        <w:t>C21</w:t>
      </w:r>
    </w:p>
    <w:p w14:paraId="34C396CD" w14:textId="77777777" w:rsidR="00C96556" w:rsidRDefault="00C96556">
      <w:pPr>
        <w:pStyle w:val="BodyText"/>
        <w:rPr>
          <w:sz w:val="20"/>
        </w:rPr>
      </w:pPr>
    </w:p>
    <w:p w14:paraId="4E7CFB42" w14:textId="77777777" w:rsidR="00C96556" w:rsidRDefault="00C96556">
      <w:pPr>
        <w:pStyle w:val="BodyText"/>
        <w:rPr>
          <w:sz w:val="20"/>
        </w:rPr>
      </w:pPr>
    </w:p>
    <w:p w14:paraId="2BBFE314" w14:textId="77777777" w:rsidR="00C96556" w:rsidRDefault="00C96556">
      <w:pPr>
        <w:pStyle w:val="BodyText"/>
        <w:rPr>
          <w:sz w:val="20"/>
        </w:rPr>
      </w:pPr>
    </w:p>
    <w:p w14:paraId="7B773068" w14:textId="77777777" w:rsidR="00C96556" w:rsidRDefault="00C96556">
      <w:pPr>
        <w:pStyle w:val="BodyText"/>
        <w:rPr>
          <w:sz w:val="20"/>
        </w:rPr>
      </w:pPr>
    </w:p>
    <w:p w14:paraId="26890430" w14:textId="77777777" w:rsidR="00C96556" w:rsidRDefault="00F61671">
      <w:pPr>
        <w:pStyle w:val="BodyText"/>
        <w:spacing w:before="241"/>
        <w:rPr>
          <w:sz w:val="20"/>
        </w:rPr>
      </w:pPr>
      <w:r>
        <w:rPr>
          <w:noProof/>
          <w:sz w:val="20"/>
        </w:rPr>
        <mc:AlternateContent>
          <mc:Choice Requires="wps">
            <w:drawing>
              <wp:anchor distT="0" distB="0" distL="0" distR="0" simplePos="0" relativeHeight="487587840" behindDoc="1" locked="0" layoutInCell="1" allowOverlap="1" wp14:anchorId="0905691C" wp14:editId="2F9DFBE3">
                <wp:simplePos x="0" y="0"/>
                <wp:positionH relativeFrom="page">
                  <wp:posOffset>914400</wp:posOffset>
                </wp:positionH>
                <wp:positionV relativeFrom="paragraph">
                  <wp:posOffset>323843</wp:posOffset>
                </wp:positionV>
                <wp:extent cx="237744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E0BAAD" id="Graphic 1" o:spid="_x0000_s1026" style="position:absolute;margin-left:1in;margin-top:25.5pt;width:187.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" path="m,l2377401,e" filled="f" strokeweight=".14039mm">
                <v:path arrowok="t"/>
                <w10:wrap type="topAndBottom" anchorx="page"/>
              </v:shape>
            </w:pict>
          </mc:Fallback>
        </mc:AlternateContent>
      </w:r>
    </w:p>
    <w:p w14:paraId="71726965" w14:textId="77777777" w:rsidR="00C96556" w:rsidRDefault="00F61671">
      <w:pPr>
        <w:spacing w:before="21" w:line="235" w:lineRule="auto"/>
        <w:ind w:right="1075" w:firstLine="269"/>
        <w:jc w:val="both"/>
        <w:rPr>
          <w:sz w:val="20"/>
        </w:rPr>
      </w:pPr>
      <w:r>
        <w:rPr>
          <w:rFonts w:ascii="Sitka Small"/>
          <w:w w:val="110"/>
          <w:sz w:val="20"/>
          <w:vertAlign w:val="superscript"/>
        </w:rPr>
        <w:t>*</w:t>
      </w:r>
      <w:r>
        <w:rPr>
          <w:w w:val="110"/>
          <w:sz w:val="20"/>
        </w:rPr>
        <w:t>Acknowledgements:</w:t>
      </w:r>
      <w:r>
        <w:rPr>
          <w:spacing w:val="25"/>
          <w:w w:val="110"/>
          <w:sz w:val="20"/>
        </w:rPr>
        <w:t xml:space="preserve"> </w:t>
      </w:r>
      <w:r>
        <w:rPr>
          <w:w w:val="110"/>
          <w:sz w:val="20"/>
        </w:rPr>
        <w:t xml:space="preserve">We are grateful for comments from CK Tang, </w:t>
      </w:r>
      <w:proofErr w:type="spellStart"/>
      <w:r>
        <w:rPr>
          <w:w w:val="110"/>
          <w:sz w:val="20"/>
        </w:rPr>
        <w:t>Guoyang</w:t>
      </w:r>
      <w:proofErr w:type="spellEnd"/>
      <w:r>
        <w:rPr>
          <w:w w:val="110"/>
          <w:sz w:val="20"/>
        </w:rPr>
        <w:t xml:space="preserve"> Yang, Dan Boles, </w:t>
      </w:r>
      <w:proofErr w:type="spellStart"/>
      <w:r>
        <w:rPr>
          <w:w w:val="110"/>
          <w:sz w:val="20"/>
        </w:rPr>
        <w:t>Eunjee</w:t>
      </w:r>
      <w:proofErr w:type="spellEnd"/>
      <w:r>
        <w:rPr>
          <w:w w:val="110"/>
          <w:sz w:val="20"/>
        </w:rPr>
        <w:t xml:space="preserve"> Kwon, Gary Painter, Olivier Parent, Jeffrey Mills, </w:t>
      </w:r>
      <w:proofErr w:type="spellStart"/>
      <w:r>
        <w:rPr>
          <w:w w:val="110"/>
          <w:sz w:val="20"/>
        </w:rPr>
        <w:t>Nayoung</w:t>
      </w:r>
      <w:proofErr w:type="spellEnd"/>
      <w:r>
        <w:rPr>
          <w:w w:val="110"/>
          <w:sz w:val="20"/>
        </w:rPr>
        <w:t xml:space="preserve"> Lee, Matias Cattaneo, and Chris Bollinger, to CoreLogic</w:t>
      </w:r>
      <w:r>
        <w:rPr>
          <w:rFonts w:ascii="Times New Roman"/>
          <w:spacing w:val="80"/>
          <w:w w:val="150"/>
          <w:sz w:val="21"/>
        </w:rPr>
        <w:t xml:space="preserve"> </w:t>
      </w:r>
      <w:r>
        <w:rPr>
          <w:w w:val="110"/>
          <w:sz w:val="20"/>
        </w:rPr>
        <w:t>for</w:t>
      </w:r>
      <w:r>
        <w:rPr>
          <w:spacing w:val="-3"/>
          <w:w w:val="110"/>
          <w:sz w:val="20"/>
        </w:rPr>
        <w:t xml:space="preserve"> </w:t>
      </w:r>
      <w:r>
        <w:rPr>
          <w:w w:val="110"/>
          <w:sz w:val="20"/>
        </w:rPr>
        <w:t>leasing</w:t>
      </w:r>
      <w:r>
        <w:rPr>
          <w:spacing w:val="-3"/>
          <w:w w:val="110"/>
          <w:sz w:val="20"/>
        </w:rPr>
        <w:t xml:space="preserve"> </w:t>
      </w:r>
      <w:r>
        <w:rPr>
          <w:w w:val="110"/>
          <w:sz w:val="20"/>
        </w:rPr>
        <w:t>us</w:t>
      </w:r>
      <w:r>
        <w:rPr>
          <w:spacing w:val="-3"/>
          <w:w w:val="110"/>
          <w:sz w:val="20"/>
        </w:rPr>
        <w:t xml:space="preserve"> </w:t>
      </w:r>
      <w:r>
        <w:rPr>
          <w:w w:val="110"/>
          <w:sz w:val="20"/>
        </w:rPr>
        <w:t>the</w:t>
      </w:r>
      <w:r>
        <w:rPr>
          <w:spacing w:val="-3"/>
          <w:w w:val="110"/>
          <w:sz w:val="20"/>
        </w:rPr>
        <w:t xml:space="preserve"> </w:t>
      </w:r>
      <w:r>
        <w:rPr>
          <w:w w:val="110"/>
          <w:sz w:val="20"/>
        </w:rPr>
        <w:t>housing</w:t>
      </w:r>
      <w:r>
        <w:rPr>
          <w:spacing w:val="-3"/>
          <w:w w:val="110"/>
          <w:sz w:val="20"/>
        </w:rPr>
        <w:t xml:space="preserve"> </w:t>
      </w:r>
      <w:r>
        <w:rPr>
          <w:w w:val="110"/>
          <w:sz w:val="20"/>
        </w:rPr>
        <w:t>dataset,</w:t>
      </w:r>
      <w:r>
        <w:rPr>
          <w:spacing w:val="-1"/>
          <w:w w:val="110"/>
          <w:sz w:val="20"/>
        </w:rPr>
        <w:t xml:space="preserve"> </w:t>
      </w:r>
      <w:r>
        <w:rPr>
          <w:w w:val="110"/>
          <w:sz w:val="20"/>
        </w:rPr>
        <w:t>to</w:t>
      </w:r>
      <w:r>
        <w:rPr>
          <w:spacing w:val="-3"/>
          <w:w w:val="110"/>
          <w:sz w:val="20"/>
        </w:rPr>
        <w:t xml:space="preserve"> </w:t>
      </w:r>
      <w:r>
        <w:rPr>
          <w:w w:val="110"/>
          <w:sz w:val="20"/>
        </w:rPr>
        <w:t>Albert</w:t>
      </w:r>
      <w:r>
        <w:rPr>
          <w:spacing w:val="-3"/>
          <w:w w:val="110"/>
          <w:sz w:val="20"/>
        </w:rPr>
        <w:t xml:space="preserve"> </w:t>
      </w:r>
      <w:proofErr w:type="spellStart"/>
      <w:r>
        <w:rPr>
          <w:w w:val="110"/>
          <w:sz w:val="20"/>
        </w:rPr>
        <w:t>Saiz</w:t>
      </w:r>
      <w:proofErr w:type="spellEnd"/>
      <w:r>
        <w:rPr>
          <w:w w:val="110"/>
          <w:sz w:val="20"/>
        </w:rPr>
        <w:t>,</w:t>
      </w:r>
      <w:r>
        <w:rPr>
          <w:spacing w:val="-1"/>
          <w:w w:val="110"/>
          <w:sz w:val="20"/>
        </w:rPr>
        <w:t xml:space="preserve"> </w:t>
      </w:r>
      <w:r>
        <w:rPr>
          <w:w w:val="110"/>
          <w:sz w:val="20"/>
        </w:rPr>
        <w:t>Lu</w:t>
      </w:r>
      <w:r>
        <w:rPr>
          <w:spacing w:val="-3"/>
          <w:w w:val="110"/>
          <w:sz w:val="20"/>
        </w:rPr>
        <w:t xml:space="preserve"> </w:t>
      </w:r>
      <w:r>
        <w:rPr>
          <w:w w:val="110"/>
          <w:sz w:val="20"/>
        </w:rPr>
        <w:t>Han,</w:t>
      </w:r>
      <w:r>
        <w:rPr>
          <w:spacing w:val="-1"/>
          <w:w w:val="110"/>
          <w:sz w:val="20"/>
        </w:rPr>
        <w:t xml:space="preserve"> </w:t>
      </w:r>
      <w:proofErr w:type="spellStart"/>
      <w:r>
        <w:rPr>
          <w:w w:val="110"/>
          <w:sz w:val="20"/>
        </w:rPr>
        <w:t>Siqi</w:t>
      </w:r>
      <w:proofErr w:type="spellEnd"/>
      <w:r>
        <w:rPr>
          <w:spacing w:val="-3"/>
          <w:w w:val="110"/>
          <w:sz w:val="20"/>
        </w:rPr>
        <w:t xml:space="preserve"> </w:t>
      </w:r>
      <w:r>
        <w:rPr>
          <w:w w:val="110"/>
          <w:sz w:val="20"/>
        </w:rPr>
        <w:t>Zheng,</w:t>
      </w:r>
      <w:r>
        <w:rPr>
          <w:spacing w:val="-1"/>
          <w:w w:val="110"/>
          <w:sz w:val="20"/>
        </w:rPr>
        <w:t xml:space="preserve"> </w:t>
      </w:r>
      <w:r>
        <w:rPr>
          <w:w w:val="110"/>
          <w:sz w:val="20"/>
        </w:rPr>
        <w:t>David</w:t>
      </w:r>
      <w:r>
        <w:rPr>
          <w:spacing w:val="-3"/>
          <w:w w:val="110"/>
          <w:sz w:val="20"/>
        </w:rPr>
        <w:t xml:space="preserve"> </w:t>
      </w:r>
      <w:proofErr w:type="spellStart"/>
      <w:r>
        <w:rPr>
          <w:w w:val="110"/>
          <w:sz w:val="20"/>
        </w:rPr>
        <w:t>Albouy</w:t>
      </w:r>
      <w:proofErr w:type="spellEnd"/>
      <w:r>
        <w:rPr>
          <w:spacing w:val="-3"/>
          <w:w w:val="110"/>
          <w:sz w:val="20"/>
        </w:rPr>
        <w:t xml:space="preserve"> </w:t>
      </w:r>
      <w:r>
        <w:rPr>
          <w:w w:val="110"/>
          <w:sz w:val="20"/>
        </w:rPr>
        <w:t>and</w:t>
      </w:r>
      <w:r>
        <w:rPr>
          <w:spacing w:val="-3"/>
          <w:w w:val="110"/>
          <w:sz w:val="20"/>
        </w:rPr>
        <w:t xml:space="preserve"> </w:t>
      </w:r>
      <w:r>
        <w:rPr>
          <w:w w:val="110"/>
          <w:sz w:val="20"/>
        </w:rPr>
        <w:t>other attendees at AREUEA National Conference for their insightful comments.</w:t>
      </w:r>
    </w:p>
    <w:p w14:paraId="4D423E3A" w14:textId="77777777" w:rsidR="00C96556" w:rsidRDefault="00F61671">
      <w:pPr>
        <w:spacing w:line="240" w:lineRule="exact"/>
        <w:ind w:left="277"/>
        <w:jc w:val="both"/>
        <w:rPr>
          <w:sz w:val="20"/>
        </w:rPr>
      </w:pPr>
      <w:r>
        <w:rPr>
          <w:rFonts w:ascii="Sitka Small"/>
          <w:spacing w:val="64"/>
          <w:sz w:val="20"/>
          <w:vertAlign w:val="superscript"/>
        </w:rPr>
        <w:t xml:space="preserve"> </w:t>
      </w:r>
      <w:r>
        <w:rPr>
          <w:sz w:val="20"/>
        </w:rPr>
        <w:t>Professor,</w:t>
      </w:r>
      <w:r>
        <w:rPr>
          <w:spacing w:val="41"/>
          <w:sz w:val="20"/>
        </w:rPr>
        <w:t xml:space="preserve"> </w:t>
      </w:r>
      <w:r>
        <w:rPr>
          <w:sz w:val="20"/>
        </w:rPr>
        <w:t>University</w:t>
      </w:r>
      <w:r>
        <w:rPr>
          <w:spacing w:val="40"/>
          <w:sz w:val="20"/>
        </w:rPr>
        <w:t xml:space="preserve"> </w:t>
      </w:r>
      <w:r>
        <w:rPr>
          <w:sz w:val="20"/>
        </w:rPr>
        <w:t>of</w:t>
      </w:r>
      <w:r>
        <w:rPr>
          <w:spacing w:val="41"/>
          <w:sz w:val="20"/>
        </w:rPr>
        <w:t xml:space="preserve"> </w:t>
      </w:r>
      <w:r>
        <w:rPr>
          <w:spacing w:val="-2"/>
          <w:sz w:val="20"/>
        </w:rPr>
        <w:t>Cincinnati</w:t>
      </w:r>
    </w:p>
    <w:p w14:paraId="015A1EB3" w14:textId="77777777" w:rsidR="00C96556" w:rsidRDefault="00F61671">
      <w:pPr>
        <w:spacing w:line="243" w:lineRule="exact"/>
        <w:ind w:left="277"/>
        <w:jc w:val="both"/>
        <w:rPr>
          <w:sz w:val="20"/>
        </w:rPr>
      </w:pPr>
      <w:r>
        <w:rPr>
          <w:rFonts w:ascii="Sitka Small"/>
          <w:spacing w:val="29"/>
          <w:w w:val="110"/>
          <w:sz w:val="20"/>
          <w:vertAlign w:val="superscript"/>
        </w:rPr>
        <w:t xml:space="preserve"> </w:t>
      </w:r>
      <w:r>
        <w:rPr>
          <w:w w:val="110"/>
          <w:sz w:val="20"/>
        </w:rPr>
        <w:t>PhD</w:t>
      </w:r>
      <w:r>
        <w:rPr>
          <w:spacing w:val="10"/>
          <w:w w:val="110"/>
          <w:sz w:val="20"/>
        </w:rPr>
        <w:t xml:space="preserve"> </w:t>
      </w:r>
      <w:r>
        <w:rPr>
          <w:w w:val="110"/>
          <w:sz w:val="20"/>
        </w:rPr>
        <w:t>Student,</w:t>
      </w:r>
      <w:r>
        <w:rPr>
          <w:spacing w:val="10"/>
          <w:w w:val="110"/>
          <w:sz w:val="20"/>
        </w:rPr>
        <w:t xml:space="preserve"> </w:t>
      </w:r>
      <w:r>
        <w:rPr>
          <w:w w:val="110"/>
          <w:sz w:val="20"/>
        </w:rPr>
        <w:t>University</w:t>
      </w:r>
      <w:r>
        <w:rPr>
          <w:spacing w:val="10"/>
          <w:w w:val="110"/>
          <w:sz w:val="20"/>
        </w:rPr>
        <w:t xml:space="preserve"> </w:t>
      </w:r>
      <w:r>
        <w:rPr>
          <w:w w:val="110"/>
          <w:sz w:val="20"/>
        </w:rPr>
        <w:t>of</w:t>
      </w:r>
      <w:r>
        <w:rPr>
          <w:spacing w:val="10"/>
          <w:w w:val="110"/>
          <w:sz w:val="20"/>
        </w:rPr>
        <w:t xml:space="preserve"> </w:t>
      </w:r>
      <w:r>
        <w:rPr>
          <w:spacing w:val="-2"/>
          <w:w w:val="110"/>
          <w:sz w:val="20"/>
        </w:rPr>
        <w:t>Cincinnati</w:t>
      </w:r>
    </w:p>
    <w:p w14:paraId="79587484" w14:textId="77777777" w:rsidR="00C96556" w:rsidRDefault="00C96556">
      <w:pPr>
        <w:spacing w:line="243" w:lineRule="exact"/>
        <w:jc w:val="both"/>
        <w:rPr>
          <w:sz w:val="20"/>
        </w:rPr>
        <w:sectPr w:rsidR="00C96556">
          <w:type w:val="continuous"/>
          <w:pgSz w:w="12240" w:h="15840"/>
          <w:pgMar w:top="1820" w:right="360" w:bottom="280" w:left="1440" w:header="720" w:footer="720" w:gutter="0"/>
          <w:cols w:space="720"/>
        </w:sectPr>
      </w:pPr>
    </w:p>
    <w:p w14:paraId="517AF4B3" w14:textId="77777777" w:rsidR="00C96556" w:rsidRDefault="00F61671">
      <w:pPr>
        <w:pStyle w:val="Heading1"/>
        <w:numPr>
          <w:ilvl w:val="0"/>
          <w:numId w:val="3"/>
        </w:numPr>
        <w:tabs>
          <w:tab w:val="left" w:pos="580"/>
        </w:tabs>
        <w:ind w:left="580" w:hanging="580"/>
      </w:pPr>
      <w:bookmarkStart w:id="4" w:name="Introduction"/>
      <w:bookmarkEnd w:id="4"/>
      <w:r>
        <w:rPr>
          <w:spacing w:val="-2"/>
          <w:w w:val="120"/>
        </w:rPr>
        <w:lastRenderedPageBreak/>
        <w:t>Introduction</w:t>
      </w:r>
    </w:p>
    <w:p w14:paraId="750A4912" w14:textId="77777777" w:rsidR="00C96556" w:rsidRDefault="00F61671">
      <w:pPr>
        <w:pStyle w:val="BodyText"/>
        <w:spacing w:before="395" w:line="391" w:lineRule="auto"/>
        <w:ind w:right="1074"/>
        <w:jc w:val="both"/>
      </w:pPr>
      <w:r>
        <w:t xml:space="preserve">Roads are an important form of infrastructure investment that affect firms’ production </w:t>
      </w:r>
      <w:proofErr w:type="spellStart"/>
      <w:r>
        <w:t>func</w:t>
      </w:r>
      <w:proofErr w:type="spellEnd"/>
      <w:r>
        <w:t xml:space="preserve">- </w:t>
      </w:r>
      <w:proofErr w:type="spellStart"/>
      <w:r>
        <w:t>tions</w:t>
      </w:r>
      <w:proofErr w:type="spellEnd"/>
      <w:r>
        <w:rPr>
          <w:spacing w:val="40"/>
        </w:rPr>
        <w:t xml:space="preserve"> </w:t>
      </w:r>
      <w:r>
        <w:t>and</w:t>
      </w:r>
      <w:r>
        <w:rPr>
          <w:spacing w:val="40"/>
        </w:rPr>
        <w:t xml:space="preserve"> </w:t>
      </w:r>
      <w:r>
        <w:t>people’s</w:t>
      </w:r>
      <w:r>
        <w:rPr>
          <w:spacing w:val="40"/>
        </w:rPr>
        <w:t xml:space="preserve"> </w:t>
      </w:r>
      <w:r>
        <w:t>commuting</w:t>
      </w:r>
      <w:r>
        <w:rPr>
          <w:spacing w:val="40"/>
        </w:rPr>
        <w:t xml:space="preserve"> </w:t>
      </w:r>
      <w:r>
        <w:t>costs.</w:t>
      </w:r>
      <w:r>
        <w:rPr>
          <w:spacing w:val="80"/>
        </w:rPr>
        <w:t xml:space="preserve"> </w:t>
      </w:r>
      <w:r>
        <w:t>Many</w:t>
      </w:r>
      <w:r>
        <w:rPr>
          <w:spacing w:val="40"/>
        </w:rPr>
        <w:t xml:space="preserve"> </w:t>
      </w:r>
      <w:r>
        <w:t>studies</w:t>
      </w:r>
      <w:r>
        <w:rPr>
          <w:spacing w:val="40"/>
        </w:rPr>
        <w:t xml:space="preserve"> </w:t>
      </w:r>
      <w:r>
        <w:t>examine</w:t>
      </w:r>
      <w:r>
        <w:rPr>
          <w:spacing w:val="40"/>
        </w:rPr>
        <w:t xml:space="preserve"> </w:t>
      </w:r>
      <w:r>
        <w:t>the</w:t>
      </w:r>
      <w:r>
        <w:rPr>
          <w:spacing w:val="40"/>
        </w:rPr>
        <w:t xml:space="preserve"> </w:t>
      </w:r>
      <w:r>
        <w:t>importance</w:t>
      </w:r>
      <w:r>
        <w:rPr>
          <w:spacing w:val="40"/>
        </w:rPr>
        <w:t xml:space="preserve"> </w:t>
      </w:r>
      <w:r>
        <w:t>of</w:t>
      </w:r>
      <w:r>
        <w:rPr>
          <w:spacing w:val="40"/>
        </w:rPr>
        <w:t xml:space="preserve"> </w:t>
      </w:r>
      <w:r>
        <w:t>roads</w:t>
      </w:r>
      <w:r>
        <w:rPr>
          <w:spacing w:val="40"/>
        </w:rPr>
        <w:t xml:space="preserve"> </w:t>
      </w:r>
      <w:r>
        <w:t>and how</w:t>
      </w:r>
      <w:r>
        <w:rPr>
          <w:spacing w:val="40"/>
        </w:rPr>
        <w:t xml:space="preserve"> </w:t>
      </w:r>
      <w:r>
        <w:t>they</w:t>
      </w:r>
      <w:r>
        <w:rPr>
          <w:spacing w:val="40"/>
        </w:rPr>
        <w:t xml:space="preserve"> </w:t>
      </w:r>
      <w:r>
        <w:t>affect</w:t>
      </w:r>
      <w:r>
        <w:rPr>
          <w:spacing w:val="40"/>
        </w:rPr>
        <w:t xml:space="preserve"> </w:t>
      </w:r>
      <w:r>
        <w:t>residents’</w:t>
      </w:r>
      <w:r>
        <w:rPr>
          <w:spacing w:val="40"/>
        </w:rPr>
        <w:t xml:space="preserve"> </w:t>
      </w:r>
      <w:r>
        <w:t>daily</w:t>
      </w:r>
      <w:r>
        <w:rPr>
          <w:spacing w:val="40"/>
        </w:rPr>
        <w:t xml:space="preserve"> </w:t>
      </w:r>
      <w:r>
        <w:t>lives</w:t>
      </w:r>
      <w:r>
        <w:rPr>
          <w:spacing w:val="40"/>
        </w:rPr>
        <w:t xml:space="preserve"> </w:t>
      </w:r>
      <w:hyperlink w:anchor="_bookmark39" w:history="1">
        <w:r>
          <w:t>(Currier,</w:t>
        </w:r>
        <w:r>
          <w:rPr>
            <w:spacing w:val="40"/>
          </w:rPr>
          <w:t xml:space="preserve"> </w:t>
        </w:r>
        <w:proofErr w:type="spellStart"/>
        <w:r>
          <w:t>Glaeser</w:t>
        </w:r>
        <w:proofErr w:type="spellEnd"/>
        <w:r>
          <w:rPr>
            <w:spacing w:val="40"/>
          </w:rPr>
          <w:t xml:space="preserve"> </w:t>
        </w:r>
        <w:r>
          <w:t>and</w:t>
        </w:r>
        <w:r>
          <w:rPr>
            <w:spacing w:val="40"/>
          </w:rPr>
          <w:t xml:space="preserve"> </w:t>
        </w:r>
        <w:proofErr w:type="spellStart"/>
        <w:r>
          <w:t>Kreindler</w:t>
        </w:r>
        <w:proofErr w:type="spellEnd"/>
      </w:hyperlink>
      <w:r>
        <w:rPr>
          <w:spacing w:val="40"/>
        </w:rPr>
        <w:t xml:space="preserve"> </w:t>
      </w:r>
      <w:hyperlink w:anchor="_bookmark39" w:history="1">
        <w:r>
          <w:t>2023;</w:t>
        </w:r>
      </w:hyperlink>
      <w:r>
        <w:rPr>
          <w:spacing w:val="40"/>
        </w:rPr>
        <w:t xml:space="preserve"> </w:t>
      </w:r>
      <w:hyperlink w:anchor="_bookmark26" w:history="1">
        <w:proofErr w:type="spellStart"/>
        <w:r>
          <w:t>Adukia</w:t>
        </w:r>
        <w:proofErr w:type="spellEnd"/>
        <w:r>
          <w:t>,</w:t>
        </w:r>
        <w:r>
          <w:rPr>
            <w:spacing w:val="40"/>
          </w:rPr>
          <w:t xml:space="preserve"> </w:t>
        </w:r>
        <w:r>
          <w:t>Asher</w:t>
        </w:r>
      </w:hyperlink>
      <w:r>
        <w:t xml:space="preserve"> </w:t>
      </w:r>
      <w:hyperlink w:anchor="_bookmark26" w:history="1">
        <w:r>
          <w:t xml:space="preserve">and </w:t>
        </w:r>
        <w:proofErr w:type="spellStart"/>
        <w:r>
          <w:t>Novosad</w:t>
        </w:r>
        <w:proofErr w:type="spellEnd"/>
      </w:hyperlink>
      <w:r>
        <w:t xml:space="preserve"> </w:t>
      </w:r>
      <w:hyperlink w:anchor="_bookmark26" w:history="1">
        <w:r>
          <w:t>2020;</w:t>
        </w:r>
      </w:hyperlink>
      <w:r>
        <w:rPr>
          <w:spacing w:val="40"/>
        </w:rPr>
        <w:t xml:space="preserve"> </w:t>
      </w:r>
      <w:hyperlink w:anchor="_bookmark29" w:history="1">
        <w:r>
          <w:t xml:space="preserve">Asher and </w:t>
        </w:r>
        <w:proofErr w:type="spellStart"/>
        <w:r>
          <w:t>Novosad</w:t>
        </w:r>
        <w:proofErr w:type="spellEnd"/>
      </w:hyperlink>
      <w:r>
        <w:t xml:space="preserve"> </w:t>
      </w:r>
      <w:hyperlink w:anchor="_bookmark29" w:history="1">
        <w:r>
          <w:t>2020).</w:t>
        </w:r>
      </w:hyperlink>
      <w:r>
        <w:rPr>
          <w:spacing w:val="40"/>
        </w:rPr>
        <w:t xml:space="preserve"> </w:t>
      </w:r>
      <w:r>
        <w:t>Some papers emphasize that building new</w:t>
      </w:r>
      <w:r>
        <w:rPr>
          <w:spacing w:val="80"/>
        </w:rPr>
        <w:t xml:space="preserve"> </w:t>
      </w:r>
      <w:r>
        <w:t xml:space="preserve">roads increases employment and entry of new firms </w:t>
      </w:r>
      <w:hyperlink w:anchor="_bookmark43" w:history="1">
        <w:r>
          <w:t>(Gibbons et al.,</w:t>
        </w:r>
      </w:hyperlink>
      <w:r>
        <w:t xml:space="preserve"> </w:t>
      </w:r>
      <w:hyperlink w:anchor="_bookmark43" w:history="1">
        <w:r>
          <w:t>2019),</w:t>
        </w:r>
      </w:hyperlink>
      <w:r>
        <w:t xml:space="preserve"> thereby increasing economic activity.</w:t>
      </w:r>
      <w:r>
        <w:rPr>
          <w:spacing w:val="40"/>
        </w:rPr>
        <w:t xml:space="preserve"> </w:t>
      </w:r>
      <w:r>
        <w:t xml:space="preserve">Other papers point out the potential for worse outcomes in the form of increased inequality between the rich and the poor </w:t>
      </w:r>
      <w:hyperlink w:anchor="_bookmark45" w:history="1">
        <w:r>
          <w:t>(</w:t>
        </w:r>
        <w:proofErr w:type="spellStart"/>
        <w:r>
          <w:t>Hettige</w:t>
        </w:r>
        <w:proofErr w:type="spellEnd"/>
      </w:hyperlink>
      <w:r>
        <w:t xml:space="preserve">, </w:t>
      </w:r>
      <w:hyperlink w:anchor="_bookmark45" w:history="1">
        <w:r>
          <w:t>2006)</w:t>
        </w:r>
      </w:hyperlink>
      <w:r>
        <w:t xml:space="preserve"> and an exodus of workers seeking</w:t>
      </w:r>
      <w:r>
        <w:rPr>
          <w:spacing w:val="40"/>
        </w:rPr>
        <w:t xml:space="preserve"> </w:t>
      </w:r>
      <w:r>
        <w:t>access</w:t>
      </w:r>
      <w:r>
        <w:rPr>
          <w:spacing w:val="40"/>
        </w:rPr>
        <w:t xml:space="preserve"> </w:t>
      </w:r>
      <w:r>
        <w:t>to</w:t>
      </w:r>
      <w:r>
        <w:rPr>
          <w:spacing w:val="40"/>
        </w:rPr>
        <w:t xml:space="preserve"> </w:t>
      </w:r>
      <w:r>
        <w:t>larger</w:t>
      </w:r>
      <w:r>
        <w:rPr>
          <w:spacing w:val="40"/>
        </w:rPr>
        <w:t xml:space="preserve"> </w:t>
      </w:r>
      <w:r>
        <w:t>labor</w:t>
      </w:r>
      <w:r>
        <w:rPr>
          <w:spacing w:val="40"/>
        </w:rPr>
        <w:t xml:space="preserve"> </w:t>
      </w:r>
      <w:r>
        <w:t>markets</w:t>
      </w:r>
      <w:r>
        <w:rPr>
          <w:spacing w:val="40"/>
        </w:rPr>
        <w:t xml:space="preserve"> </w:t>
      </w:r>
      <w:hyperlink w:anchor="_bookmark29" w:history="1">
        <w:r>
          <w:t>(Asher</w:t>
        </w:r>
        <w:r>
          <w:rPr>
            <w:spacing w:val="40"/>
          </w:rPr>
          <w:t xml:space="preserve"> </w:t>
        </w:r>
        <w:r>
          <w:t>and</w:t>
        </w:r>
        <w:r>
          <w:rPr>
            <w:spacing w:val="40"/>
          </w:rPr>
          <w:t xml:space="preserve"> </w:t>
        </w:r>
        <w:proofErr w:type="spellStart"/>
        <w:r>
          <w:t>Novosad</w:t>
        </w:r>
        <w:proofErr w:type="spellEnd"/>
        <w:r>
          <w:t>,</w:t>
        </w:r>
      </w:hyperlink>
      <w:r>
        <w:rPr>
          <w:spacing w:val="40"/>
        </w:rPr>
        <w:t xml:space="preserve"> </w:t>
      </w:r>
      <w:hyperlink w:anchor="_bookmark29" w:history="1">
        <w:r>
          <w:t>2020).</w:t>
        </w:r>
      </w:hyperlink>
    </w:p>
    <w:p w14:paraId="26A233C6" w14:textId="34323985" w:rsidR="00C96556" w:rsidRDefault="00F61671">
      <w:pPr>
        <w:pStyle w:val="BodyText"/>
        <w:spacing w:before="5" w:line="388" w:lineRule="auto"/>
        <w:ind w:right="1075" w:firstLine="351"/>
        <w:jc w:val="both"/>
      </w:pPr>
      <w:r w:rsidRPr="0055118A">
        <w:rPr>
          <w:color w:val="FF0000"/>
          <w:w w:val="105"/>
          <w:rPrChange w:id="5" w:author="Brasington, David (brasindd)" w:date="2025-03-02T13:01:00Z">
            <w:rPr>
              <w:w w:val="105"/>
            </w:rPr>
          </w:rPrChange>
        </w:rPr>
        <w:t xml:space="preserve">In this paper, we highlight the importance of road </w:t>
      </w:r>
      <w:r w:rsidR="0055118A" w:rsidRPr="0055118A">
        <w:rPr>
          <w:color w:val="FF0000"/>
          <w:w w:val="105"/>
        </w:rPr>
        <w:t xml:space="preserve">maintenance </w:t>
      </w:r>
      <w:r w:rsidRPr="0055118A">
        <w:rPr>
          <w:color w:val="FF0000"/>
          <w:w w:val="105"/>
          <w:rPrChange w:id="6" w:author="Brasington, David (brasindd)" w:date="2025-03-02T13:01:00Z">
            <w:rPr>
              <w:w w:val="105"/>
            </w:rPr>
          </w:rPrChange>
        </w:rPr>
        <w:t xml:space="preserve">spending for </w:t>
      </w:r>
      <w:r w:rsidR="0055118A" w:rsidRPr="0055118A">
        <w:rPr>
          <w:color w:val="FF0000"/>
          <w:w w:val="105"/>
          <w:rPrChange w:id="7" w:author="Brasington, David (brasindd)" w:date="2025-03-02T13:01:00Z">
            <w:rPr>
              <w:w w:val="105"/>
            </w:rPr>
          </w:rPrChange>
        </w:rPr>
        <w:t>townships,</w:t>
      </w:r>
      <w:r w:rsidR="0055118A" w:rsidRPr="0055118A">
        <w:rPr>
          <w:color w:val="FF0000"/>
          <w:spacing w:val="-6"/>
          <w:w w:val="105"/>
          <w:rPrChange w:id="8" w:author="Brasington, David (brasindd)" w:date="2025-03-02T13:01:00Z">
            <w:rPr>
              <w:spacing w:val="-6"/>
              <w:w w:val="105"/>
            </w:rPr>
          </w:rPrChange>
        </w:rPr>
        <w:t xml:space="preserve"> </w:t>
      </w:r>
      <w:r w:rsidR="0055118A" w:rsidRPr="0055118A">
        <w:rPr>
          <w:color w:val="FF0000"/>
          <w:w w:val="105"/>
          <w:rPrChange w:id="9" w:author="Brasington, David (brasindd)" w:date="2025-03-02T13:01:00Z">
            <w:rPr>
              <w:w w:val="105"/>
            </w:rPr>
          </w:rPrChange>
        </w:rPr>
        <w:t>cities</w:t>
      </w:r>
      <w:r w:rsidR="0055118A" w:rsidRPr="0055118A">
        <w:rPr>
          <w:color w:val="FF0000"/>
          <w:spacing w:val="-8"/>
          <w:w w:val="105"/>
          <w:rPrChange w:id="10" w:author="Brasington, David (brasindd)" w:date="2025-03-02T13:01:00Z">
            <w:rPr>
              <w:spacing w:val="-8"/>
              <w:w w:val="105"/>
            </w:rPr>
          </w:rPrChange>
        </w:rPr>
        <w:t xml:space="preserve"> </w:t>
      </w:r>
      <w:r w:rsidR="0055118A" w:rsidRPr="0055118A">
        <w:rPr>
          <w:color w:val="FF0000"/>
          <w:w w:val="105"/>
          <w:rPrChange w:id="11" w:author="Brasington, David (brasindd)" w:date="2025-03-02T13:01:00Z">
            <w:rPr>
              <w:w w:val="105"/>
            </w:rPr>
          </w:rPrChange>
        </w:rPr>
        <w:t>and</w:t>
      </w:r>
      <w:r w:rsidR="0055118A" w:rsidRPr="0055118A">
        <w:rPr>
          <w:color w:val="FF0000"/>
          <w:spacing w:val="-8"/>
          <w:w w:val="105"/>
          <w:rPrChange w:id="12" w:author="Brasington, David (brasindd)" w:date="2025-03-02T13:01:00Z">
            <w:rPr>
              <w:spacing w:val="-8"/>
              <w:w w:val="105"/>
            </w:rPr>
          </w:rPrChange>
        </w:rPr>
        <w:t xml:space="preserve"> </w:t>
      </w:r>
      <w:r w:rsidR="0055118A" w:rsidRPr="0055118A">
        <w:rPr>
          <w:color w:val="FF0000"/>
          <w:w w:val="105"/>
          <w:rPrChange w:id="13" w:author="Brasington, David (brasindd)" w:date="2025-03-02T13:01:00Z">
            <w:rPr>
              <w:w w:val="105"/>
            </w:rPr>
          </w:rPrChange>
        </w:rPr>
        <w:t>villages</w:t>
      </w:r>
      <w:r w:rsidR="0055118A" w:rsidRPr="0055118A">
        <w:rPr>
          <w:color w:val="FF0000"/>
          <w:w w:val="105"/>
          <w:rPrChange w:id="14" w:author="Brasington, David (brasindd)" w:date="2025-03-02T13:01:00Z">
            <w:rPr>
              <w:w w:val="105"/>
            </w:rPr>
          </w:rPrChange>
        </w:rPr>
        <w:t xml:space="preserve"> ("</w:t>
      </w:r>
      <w:r w:rsidRPr="0055118A">
        <w:rPr>
          <w:color w:val="FF0000"/>
          <w:w w:val="105"/>
          <w:rPrChange w:id="15" w:author="Brasington, David (brasindd)" w:date="2025-03-02T13:01:00Z">
            <w:rPr>
              <w:w w:val="105"/>
            </w:rPr>
          </w:rPrChange>
        </w:rPr>
        <w:t>cities</w:t>
      </w:r>
      <w:r w:rsidR="0055118A" w:rsidRPr="0055118A">
        <w:rPr>
          <w:color w:val="FF0000"/>
          <w:w w:val="105"/>
          <w:rPrChange w:id="16" w:author="Brasington, David (brasindd)" w:date="2025-03-02T13:01:00Z">
            <w:rPr>
              <w:w w:val="105"/>
            </w:rPr>
          </w:rPrChange>
        </w:rPr>
        <w:t>")</w:t>
      </w:r>
      <w:r w:rsidRPr="0055118A">
        <w:rPr>
          <w:color w:val="FF0000"/>
          <w:w w:val="105"/>
          <w:rPrChange w:id="17" w:author="Brasington, David (brasindd)" w:date="2025-03-02T13:01:00Z">
            <w:rPr>
              <w:w w:val="105"/>
            </w:rPr>
          </w:rPrChange>
        </w:rPr>
        <w:t xml:space="preserve"> in Ohio</w:t>
      </w:r>
      <w:r>
        <w:rPr>
          <w:w w:val="105"/>
        </w:rPr>
        <w:t>.</w:t>
      </w:r>
      <w:r>
        <w:rPr>
          <w:spacing w:val="12"/>
          <w:w w:val="105"/>
        </w:rPr>
        <w:t xml:space="preserve"> </w:t>
      </w:r>
      <w:r>
        <w:rPr>
          <w:w w:val="105"/>
        </w:rPr>
        <w:t>We</w:t>
      </w:r>
      <w:r>
        <w:rPr>
          <w:spacing w:val="-7"/>
          <w:w w:val="105"/>
        </w:rPr>
        <w:t xml:space="preserve"> </w:t>
      </w:r>
      <w:r>
        <w:rPr>
          <w:w w:val="105"/>
        </w:rPr>
        <w:t>collect</w:t>
      </w:r>
      <w:r>
        <w:rPr>
          <w:spacing w:val="-7"/>
          <w:w w:val="105"/>
        </w:rPr>
        <w:t xml:space="preserve"> </w:t>
      </w:r>
      <w:r>
        <w:rPr>
          <w:w w:val="105"/>
        </w:rPr>
        <w:t>data</w:t>
      </w:r>
      <w:r>
        <w:rPr>
          <w:spacing w:val="-7"/>
          <w:w w:val="105"/>
        </w:rPr>
        <w:t xml:space="preserve"> </w:t>
      </w:r>
      <w:r>
        <w:rPr>
          <w:w w:val="105"/>
        </w:rPr>
        <w:t>on</w:t>
      </w:r>
      <w:r>
        <w:rPr>
          <w:spacing w:val="-7"/>
          <w:w w:val="105"/>
        </w:rPr>
        <w:t xml:space="preserve"> </w:t>
      </w:r>
      <w:r>
        <w:rPr>
          <w:w w:val="105"/>
        </w:rPr>
        <w:t>more</w:t>
      </w:r>
      <w:r>
        <w:rPr>
          <w:spacing w:val="-7"/>
          <w:w w:val="105"/>
        </w:rPr>
        <w:t xml:space="preserve"> </w:t>
      </w:r>
      <w:r>
        <w:rPr>
          <w:w w:val="105"/>
        </w:rPr>
        <w:t>than</w:t>
      </w:r>
      <w:r>
        <w:rPr>
          <w:spacing w:val="-7"/>
          <w:w w:val="105"/>
        </w:rPr>
        <w:t xml:space="preserve"> </w:t>
      </w:r>
      <w:r>
        <w:rPr>
          <w:w w:val="105"/>
        </w:rPr>
        <w:t>3,000</w:t>
      </w:r>
      <w:r>
        <w:rPr>
          <w:spacing w:val="-7"/>
          <w:w w:val="105"/>
        </w:rPr>
        <w:t xml:space="preserve"> </w:t>
      </w:r>
      <w:ins w:id="18" w:author="Brasington, David (brasindd)" w:date="2025-03-02T12:59:00Z">
        <w:r w:rsidR="0055118A">
          <w:rPr>
            <w:w w:val="105"/>
          </w:rPr>
          <w:t>elections</w:t>
        </w:r>
        <w:r w:rsidR="0055118A">
          <w:rPr>
            <w:spacing w:val="-7"/>
            <w:w w:val="105"/>
          </w:rPr>
          <w:t xml:space="preserve"> </w:t>
        </w:r>
        <w:r w:rsidR="0055118A">
          <w:rPr>
            <w:spacing w:val="-7"/>
            <w:w w:val="105"/>
          </w:rPr>
          <w:t xml:space="preserve">to </w:t>
        </w:r>
      </w:ins>
      <w:r>
        <w:rPr>
          <w:w w:val="105"/>
        </w:rPr>
        <w:t>renew</w:t>
      </w:r>
      <w:del w:id="19" w:author="Brasington, David (brasindd)" w:date="2025-03-02T12:59:00Z">
        <w:r w:rsidDel="0055118A">
          <w:rPr>
            <w:w w:val="105"/>
          </w:rPr>
          <w:delText>al</w:delText>
        </w:r>
      </w:del>
      <w:r>
        <w:rPr>
          <w:spacing w:val="-7"/>
          <w:w w:val="105"/>
        </w:rPr>
        <w:t xml:space="preserve"> </w:t>
      </w:r>
      <w:r>
        <w:rPr>
          <w:w w:val="105"/>
        </w:rPr>
        <w:t>road-tax</w:t>
      </w:r>
      <w:r>
        <w:rPr>
          <w:spacing w:val="-7"/>
          <w:w w:val="105"/>
        </w:rPr>
        <w:t xml:space="preserve"> </w:t>
      </w:r>
      <w:r>
        <w:rPr>
          <w:w w:val="105"/>
        </w:rPr>
        <w:t>lev</w:t>
      </w:r>
      <w:ins w:id="20" w:author="Brasington, David (brasindd)" w:date="2025-03-02T12:59:00Z">
        <w:r w:rsidR="0055118A">
          <w:rPr>
            <w:w w:val="105"/>
          </w:rPr>
          <w:t>ies</w:t>
        </w:r>
      </w:ins>
      <w:del w:id="21" w:author="Brasington, David (brasindd)" w:date="2025-03-02T12:59:00Z">
        <w:r w:rsidDel="0055118A">
          <w:rPr>
            <w:w w:val="105"/>
          </w:rPr>
          <w:delText>y</w:delText>
        </w:r>
      </w:del>
      <w:r>
        <w:rPr>
          <w:spacing w:val="-7"/>
          <w:w w:val="105"/>
        </w:rPr>
        <w:t xml:space="preserve"> </w:t>
      </w:r>
      <w:del w:id="22" w:author="Brasington, David (brasindd)" w:date="2025-03-02T12:59:00Z">
        <w:r w:rsidDel="0055118A">
          <w:rPr>
            <w:w w:val="105"/>
          </w:rPr>
          <w:delText>elections</w:delText>
        </w:r>
        <w:r w:rsidDel="0055118A">
          <w:rPr>
            <w:spacing w:val="-7"/>
            <w:w w:val="105"/>
          </w:rPr>
          <w:delText xml:space="preserve"> </w:delText>
        </w:r>
        <w:r w:rsidDel="0055118A">
          <w:rPr>
            <w:w w:val="105"/>
          </w:rPr>
          <w:delText>conducted</w:delText>
        </w:r>
        <w:r w:rsidDel="0055118A">
          <w:rPr>
            <w:spacing w:val="-7"/>
            <w:w w:val="105"/>
          </w:rPr>
          <w:delText xml:space="preserve"> </w:delText>
        </w:r>
        <w:r w:rsidDel="0055118A">
          <w:rPr>
            <w:w w:val="105"/>
          </w:rPr>
          <w:delText>within different</w:delText>
        </w:r>
        <w:r w:rsidDel="0055118A">
          <w:rPr>
            <w:spacing w:val="-8"/>
            <w:w w:val="105"/>
          </w:rPr>
          <w:delText xml:space="preserve"> </w:delText>
        </w:r>
        <w:r w:rsidDel="0055118A">
          <w:rPr>
            <w:w w:val="105"/>
          </w:rPr>
          <w:delText>county</w:delText>
        </w:r>
        <w:r w:rsidDel="0055118A">
          <w:rPr>
            <w:spacing w:val="-8"/>
            <w:w w:val="105"/>
          </w:rPr>
          <w:delText xml:space="preserve"> </w:delText>
        </w:r>
        <w:r w:rsidDel="0055118A">
          <w:rPr>
            <w:w w:val="105"/>
          </w:rPr>
          <w:delText>subdivisions,</w:delText>
        </w:r>
        <w:r w:rsidDel="0055118A">
          <w:rPr>
            <w:spacing w:val="-6"/>
            <w:w w:val="105"/>
          </w:rPr>
          <w:delText xml:space="preserve"> </w:delText>
        </w:r>
        <w:r w:rsidDel="0055118A">
          <w:rPr>
            <w:w w:val="105"/>
          </w:rPr>
          <w:delText>including</w:delText>
        </w:r>
        <w:r w:rsidDel="0055118A">
          <w:rPr>
            <w:spacing w:val="-8"/>
            <w:w w:val="105"/>
          </w:rPr>
          <w:delText xml:space="preserve"> </w:delText>
        </w:r>
        <w:r w:rsidDel="0055118A">
          <w:rPr>
            <w:w w:val="105"/>
          </w:rPr>
          <w:delText>,</w:delText>
        </w:r>
        <w:r w:rsidDel="0055118A">
          <w:rPr>
            <w:spacing w:val="-6"/>
            <w:w w:val="105"/>
          </w:rPr>
          <w:delText xml:space="preserve"> </w:delText>
        </w:r>
      </w:del>
      <w:r>
        <w:rPr>
          <w:w w:val="105"/>
        </w:rPr>
        <w:t>in</w:t>
      </w:r>
      <w:r>
        <w:rPr>
          <w:spacing w:val="-8"/>
          <w:w w:val="105"/>
        </w:rPr>
        <w:t xml:space="preserve"> </w:t>
      </w:r>
      <w:r>
        <w:rPr>
          <w:w w:val="105"/>
        </w:rPr>
        <w:t>Ohio</w:t>
      </w:r>
      <w:r>
        <w:rPr>
          <w:spacing w:val="-8"/>
          <w:w w:val="105"/>
        </w:rPr>
        <w:t xml:space="preserve"> </w:t>
      </w:r>
      <w:del w:id="23" w:author="Brasington, David (brasindd)" w:date="2025-03-02T12:59:00Z">
        <w:r w:rsidDel="0055118A">
          <w:rPr>
            <w:w w:val="105"/>
          </w:rPr>
          <w:delText>(referred</w:delText>
        </w:r>
        <w:r w:rsidDel="0055118A">
          <w:rPr>
            <w:spacing w:val="-8"/>
            <w:w w:val="105"/>
          </w:rPr>
          <w:delText xml:space="preserve"> </w:delText>
        </w:r>
        <w:r w:rsidDel="0055118A">
          <w:rPr>
            <w:w w:val="105"/>
          </w:rPr>
          <w:delText>to</w:delText>
        </w:r>
        <w:r w:rsidDel="0055118A">
          <w:rPr>
            <w:spacing w:val="-8"/>
            <w:w w:val="105"/>
          </w:rPr>
          <w:delText xml:space="preserve"> </w:delText>
        </w:r>
        <w:r w:rsidDel="0055118A">
          <w:rPr>
            <w:w w:val="105"/>
          </w:rPr>
          <w:delText>as “cities” for brevity)</w:delText>
        </w:r>
      </w:del>
      <w:ins w:id="24" w:author="Brasington, David (brasindd)" w:date="2025-03-02T12:59:00Z">
        <w:r w:rsidR="0055118A">
          <w:rPr>
            <w:w w:val="105"/>
          </w:rPr>
          <w:t>from 1991 to 20</w:t>
        </w:r>
      </w:ins>
      <w:ins w:id="25" w:author="Brasington, David (brasindd)" w:date="2025-03-02T17:56:00Z">
        <w:r w:rsidR="00EA3E57">
          <w:rPr>
            <w:w w:val="105"/>
          </w:rPr>
          <w:t>21</w:t>
        </w:r>
      </w:ins>
      <w:r>
        <w:rPr>
          <w:w w:val="105"/>
        </w:rPr>
        <w:t>.</w:t>
      </w:r>
      <w:r>
        <w:rPr>
          <w:spacing w:val="28"/>
          <w:w w:val="105"/>
        </w:rPr>
        <w:t xml:space="preserve"> </w:t>
      </w:r>
      <w:r>
        <w:rPr>
          <w:w w:val="105"/>
        </w:rPr>
        <w:t xml:space="preserve">Using dynamic regression discontinuity </w:t>
      </w:r>
      <w:commentRangeStart w:id="26"/>
      <w:r>
        <w:rPr>
          <w:w w:val="105"/>
        </w:rPr>
        <w:t>design</w:t>
      </w:r>
      <w:commentRangeEnd w:id="26"/>
      <w:r w:rsidR="0055118A">
        <w:rPr>
          <w:rStyle w:val="CommentReference"/>
        </w:rPr>
        <w:commentReference w:id="26"/>
      </w:r>
      <w:r>
        <w:rPr>
          <w:w w:val="105"/>
        </w:rPr>
        <w:t>, we examine how these exogeneous</w:t>
      </w:r>
      <w:r>
        <w:rPr>
          <w:spacing w:val="-14"/>
          <w:w w:val="105"/>
        </w:rPr>
        <w:t xml:space="preserve"> </w:t>
      </w:r>
      <w:r>
        <w:rPr>
          <w:w w:val="105"/>
        </w:rPr>
        <w:t>cuts</w:t>
      </w:r>
      <w:r>
        <w:rPr>
          <w:spacing w:val="-14"/>
          <w:w w:val="105"/>
        </w:rPr>
        <w:t xml:space="preserve"> </w:t>
      </w:r>
      <w:r>
        <w:rPr>
          <w:w w:val="105"/>
        </w:rPr>
        <w:t>in</w:t>
      </w:r>
      <w:r>
        <w:rPr>
          <w:spacing w:val="-14"/>
          <w:w w:val="105"/>
        </w:rPr>
        <w:t xml:space="preserve"> </w:t>
      </w:r>
      <w:r>
        <w:rPr>
          <w:w w:val="105"/>
        </w:rPr>
        <w:t>maintenance</w:t>
      </w:r>
      <w:r>
        <w:rPr>
          <w:spacing w:val="-14"/>
          <w:w w:val="105"/>
        </w:rPr>
        <w:t xml:space="preserve"> </w:t>
      </w:r>
      <w:r>
        <w:rPr>
          <w:w w:val="105"/>
        </w:rPr>
        <w:t>spending</w:t>
      </w:r>
      <w:r>
        <w:rPr>
          <w:spacing w:val="-14"/>
          <w:w w:val="105"/>
        </w:rPr>
        <w:t xml:space="preserve"> </w:t>
      </w:r>
      <w:r>
        <w:rPr>
          <w:w w:val="105"/>
        </w:rPr>
        <w:t>influence</w:t>
      </w:r>
      <w:r>
        <w:rPr>
          <w:spacing w:val="-14"/>
          <w:w w:val="105"/>
        </w:rPr>
        <w:t xml:space="preserve"> </w:t>
      </w:r>
      <w:r>
        <w:rPr>
          <w:w w:val="105"/>
        </w:rPr>
        <w:t>housing</w:t>
      </w:r>
      <w:r>
        <w:rPr>
          <w:spacing w:val="-14"/>
          <w:w w:val="105"/>
        </w:rPr>
        <w:t xml:space="preserve"> </w:t>
      </w:r>
      <w:r>
        <w:rPr>
          <w:w w:val="105"/>
        </w:rPr>
        <w:t>prices,</w:t>
      </w:r>
      <w:r>
        <w:rPr>
          <w:spacing w:val="-13"/>
          <w:w w:val="105"/>
        </w:rPr>
        <w:t xml:space="preserve"> </w:t>
      </w:r>
      <w:r>
        <w:rPr>
          <w:w w:val="105"/>
        </w:rPr>
        <w:t>focusing</w:t>
      </w:r>
      <w:r>
        <w:rPr>
          <w:spacing w:val="-14"/>
          <w:w w:val="105"/>
        </w:rPr>
        <w:t xml:space="preserve"> </w:t>
      </w:r>
      <w:r>
        <w:rPr>
          <w:w w:val="105"/>
        </w:rPr>
        <w:t>on</w:t>
      </w:r>
      <w:r>
        <w:rPr>
          <w:spacing w:val="-14"/>
          <w:w w:val="105"/>
        </w:rPr>
        <w:t xml:space="preserve"> </w:t>
      </w:r>
      <w:r>
        <w:rPr>
          <w:w w:val="105"/>
        </w:rPr>
        <w:t>cities</w:t>
      </w:r>
      <w:r>
        <w:rPr>
          <w:spacing w:val="-14"/>
          <w:w w:val="105"/>
        </w:rPr>
        <w:t xml:space="preserve"> </w:t>
      </w:r>
      <w:r>
        <w:rPr>
          <w:w w:val="105"/>
        </w:rPr>
        <w:t>where voting results were narrowly decided.</w:t>
      </w:r>
      <w:r>
        <w:rPr>
          <w:spacing w:val="40"/>
          <w:w w:val="105"/>
        </w:rPr>
        <w:t xml:space="preserve"> </w:t>
      </w:r>
      <w:r>
        <w:rPr>
          <w:w w:val="105"/>
        </w:rPr>
        <w:t xml:space="preserve">Our results reveal that when a city cuts its renewal road taxes, it experiences a loss in maintenance funds, its road quality declines by 15% and </w:t>
      </w:r>
      <w:r>
        <w:t xml:space="preserve">house prices decrease by around </w:t>
      </w:r>
      <w:r>
        <w:rPr>
          <w:rFonts w:ascii="Sitka Heading" w:hAnsi="Sitka Heading"/>
          <w:sz w:val="25"/>
        </w:rPr>
        <w:t>$</w:t>
      </w:r>
      <w:r>
        <w:t xml:space="preserve">15,350, with the effect starting four years after the vote and </w:t>
      </w:r>
      <w:r>
        <w:rPr>
          <w:w w:val="105"/>
        </w:rPr>
        <w:t>persisting</w:t>
      </w:r>
      <w:r>
        <w:rPr>
          <w:spacing w:val="-11"/>
          <w:w w:val="105"/>
        </w:rPr>
        <w:t xml:space="preserve"> </w:t>
      </w:r>
      <w:r>
        <w:rPr>
          <w:w w:val="105"/>
        </w:rPr>
        <w:t>through</w:t>
      </w:r>
      <w:r>
        <w:rPr>
          <w:spacing w:val="-11"/>
          <w:w w:val="105"/>
        </w:rPr>
        <w:t xml:space="preserve"> </w:t>
      </w:r>
      <w:r>
        <w:rPr>
          <w:w w:val="105"/>
        </w:rPr>
        <w:t>many</w:t>
      </w:r>
      <w:r>
        <w:rPr>
          <w:spacing w:val="-11"/>
          <w:w w:val="105"/>
        </w:rPr>
        <w:t xml:space="preserve"> </w:t>
      </w:r>
      <w:r>
        <w:rPr>
          <w:w w:val="105"/>
        </w:rPr>
        <w:t>years</w:t>
      </w:r>
      <w:r>
        <w:rPr>
          <w:spacing w:val="-11"/>
          <w:w w:val="105"/>
        </w:rPr>
        <w:t xml:space="preserve"> </w:t>
      </w:r>
      <w:r>
        <w:rPr>
          <w:w w:val="105"/>
        </w:rPr>
        <w:t>after</w:t>
      </w:r>
      <w:r>
        <w:rPr>
          <w:spacing w:val="-11"/>
          <w:w w:val="105"/>
        </w:rPr>
        <w:t xml:space="preserve"> </w:t>
      </w:r>
      <w:r>
        <w:rPr>
          <w:w w:val="105"/>
        </w:rPr>
        <w:t>the</w:t>
      </w:r>
      <w:r>
        <w:rPr>
          <w:spacing w:val="-11"/>
          <w:w w:val="105"/>
        </w:rPr>
        <w:t xml:space="preserve"> </w:t>
      </w:r>
      <w:r>
        <w:rPr>
          <w:w w:val="105"/>
        </w:rPr>
        <w:t>vote.</w:t>
      </w:r>
      <w:r>
        <w:rPr>
          <w:spacing w:val="12"/>
          <w:w w:val="105"/>
        </w:rPr>
        <w:t xml:space="preserve"> </w:t>
      </w:r>
      <w:r>
        <w:rPr>
          <w:w w:val="105"/>
        </w:rPr>
        <w:t>This</w:t>
      </w:r>
      <w:r>
        <w:rPr>
          <w:spacing w:val="-11"/>
          <w:w w:val="105"/>
        </w:rPr>
        <w:t xml:space="preserve"> </w:t>
      </w:r>
      <w:r>
        <w:rPr>
          <w:w w:val="105"/>
        </w:rPr>
        <w:t>discount</w:t>
      </w:r>
      <w:r>
        <w:rPr>
          <w:spacing w:val="-11"/>
          <w:w w:val="105"/>
        </w:rPr>
        <w:t xml:space="preserve"> </w:t>
      </w:r>
      <w:r>
        <w:rPr>
          <w:w w:val="105"/>
        </w:rPr>
        <w:t>in</w:t>
      </w:r>
      <w:r>
        <w:rPr>
          <w:spacing w:val="-11"/>
          <w:w w:val="105"/>
        </w:rPr>
        <w:t xml:space="preserve"> </w:t>
      </w:r>
      <w:r>
        <w:rPr>
          <w:w w:val="105"/>
        </w:rPr>
        <w:t>house</w:t>
      </w:r>
      <w:r>
        <w:rPr>
          <w:spacing w:val="-11"/>
          <w:w w:val="105"/>
        </w:rPr>
        <w:t xml:space="preserve"> </w:t>
      </w:r>
      <w:r>
        <w:rPr>
          <w:w w:val="105"/>
        </w:rPr>
        <w:t>prices</w:t>
      </w:r>
      <w:r>
        <w:rPr>
          <w:spacing w:val="-11"/>
          <w:w w:val="105"/>
        </w:rPr>
        <w:t xml:space="preserve"> </w:t>
      </w:r>
      <w:r>
        <w:rPr>
          <w:w w:val="105"/>
        </w:rPr>
        <w:t>represents</w:t>
      </w:r>
      <w:r>
        <w:rPr>
          <w:spacing w:val="-11"/>
          <w:w w:val="105"/>
        </w:rPr>
        <w:t xml:space="preserve"> </w:t>
      </w:r>
      <w:r>
        <w:rPr>
          <w:w w:val="105"/>
        </w:rPr>
        <w:t>about 9 percent of house value over the decade.</w:t>
      </w:r>
      <w:r>
        <w:rPr>
          <w:spacing w:val="35"/>
          <w:w w:val="105"/>
        </w:rPr>
        <w:t xml:space="preserve"> </w:t>
      </w:r>
      <w:r>
        <w:rPr>
          <w:w w:val="105"/>
        </w:rPr>
        <w:t>The delayed effect is consistent with the time it takes</w:t>
      </w:r>
      <w:r>
        <w:rPr>
          <w:spacing w:val="-15"/>
          <w:w w:val="105"/>
        </w:rPr>
        <w:t xml:space="preserve"> </w:t>
      </w:r>
      <w:r>
        <w:rPr>
          <w:w w:val="105"/>
        </w:rPr>
        <w:t>for</w:t>
      </w:r>
      <w:r>
        <w:rPr>
          <w:spacing w:val="-14"/>
          <w:w w:val="105"/>
        </w:rPr>
        <w:t xml:space="preserve"> </w:t>
      </w:r>
      <w:r>
        <w:rPr>
          <w:w w:val="105"/>
        </w:rPr>
        <w:t>roads</w:t>
      </w:r>
      <w:r>
        <w:rPr>
          <w:spacing w:val="-14"/>
          <w:w w:val="105"/>
        </w:rPr>
        <w:t xml:space="preserve"> </w:t>
      </w:r>
      <w:r>
        <w:rPr>
          <w:w w:val="105"/>
        </w:rPr>
        <w:t>to</w:t>
      </w:r>
      <w:r>
        <w:rPr>
          <w:spacing w:val="-14"/>
          <w:w w:val="105"/>
        </w:rPr>
        <w:t xml:space="preserve"> </w:t>
      </w:r>
      <w:r>
        <w:rPr>
          <w:w w:val="105"/>
        </w:rPr>
        <w:t>deteriorate</w:t>
      </w:r>
      <w:r>
        <w:rPr>
          <w:spacing w:val="-15"/>
          <w:w w:val="105"/>
        </w:rPr>
        <w:t xml:space="preserve"> </w:t>
      </w:r>
      <w:r>
        <w:rPr>
          <w:w w:val="105"/>
        </w:rPr>
        <w:t>noticeably.</w:t>
      </w:r>
      <w:r>
        <w:rPr>
          <w:spacing w:val="-14"/>
          <w:w w:val="105"/>
        </w:rPr>
        <w:t xml:space="preserve"> </w:t>
      </w:r>
      <w:r>
        <w:rPr>
          <w:w w:val="105"/>
        </w:rPr>
        <w:t>We</w:t>
      </w:r>
      <w:r>
        <w:rPr>
          <w:spacing w:val="-14"/>
          <w:w w:val="105"/>
        </w:rPr>
        <w:t xml:space="preserve"> </w:t>
      </w:r>
      <w:r>
        <w:rPr>
          <w:w w:val="105"/>
        </w:rPr>
        <w:t>find</w:t>
      </w:r>
      <w:r>
        <w:rPr>
          <w:spacing w:val="-14"/>
          <w:w w:val="105"/>
        </w:rPr>
        <w:t xml:space="preserve"> </w:t>
      </w:r>
      <w:r>
        <w:rPr>
          <w:w w:val="105"/>
        </w:rPr>
        <w:t>that</w:t>
      </w:r>
      <w:r>
        <w:rPr>
          <w:spacing w:val="-15"/>
          <w:w w:val="105"/>
        </w:rPr>
        <w:t xml:space="preserve"> </w:t>
      </w:r>
      <w:r>
        <w:rPr>
          <w:w w:val="105"/>
        </w:rPr>
        <w:t>these</w:t>
      </w:r>
      <w:r>
        <w:rPr>
          <w:spacing w:val="-14"/>
          <w:w w:val="105"/>
        </w:rPr>
        <w:t xml:space="preserve"> </w:t>
      </w:r>
      <w:r>
        <w:rPr>
          <w:w w:val="105"/>
        </w:rPr>
        <w:t>price</w:t>
      </w:r>
      <w:r>
        <w:rPr>
          <w:spacing w:val="-14"/>
          <w:w w:val="105"/>
        </w:rPr>
        <w:t xml:space="preserve"> </w:t>
      </w:r>
      <w:r>
        <w:rPr>
          <w:w w:val="105"/>
        </w:rPr>
        <w:t>effects</w:t>
      </w:r>
      <w:r>
        <w:rPr>
          <w:spacing w:val="-14"/>
          <w:w w:val="105"/>
        </w:rPr>
        <w:t xml:space="preserve"> </w:t>
      </w:r>
      <w:r>
        <w:rPr>
          <w:w w:val="105"/>
        </w:rPr>
        <w:t>are</w:t>
      </w:r>
      <w:r>
        <w:rPr>
          <w:spacing w:val="-15"/>
          <w:w w:val="105"/>
        </w:rPr>
        <w:t xml:space="preserve"> </w:t>
      </w:r>
      <w:r>
        <w:rPr>
          <w:w w:val="105"/>
        </w:rPr>
        <w:t>driven</w:t>
      </w:r>
      <w:r>
        <w:rPr>
          <w:spacing w:val="-14"/>
          <w:w w:val="105"/>
        </w:rPr>
        <w:t xml:space="preserve"> </w:t>
      </w:r>
      <w:r>
        <w:rPr>
          <w:w w:val="105"/>
        </w:rPr>
        <w:t>by</w:t>
      </w:r>
      <w:r>
        <w:rPr>
          <w:spacing w:val="-14"/>
          <w:w w:val="105"/>
        </w:rPr>
        <w:t xml:space="preserve"> </w:t>
      </w:r>
      <w:r>
        <w:rPr>
          <w:w w:val="105"/>
        </w:rPr>
        <w:t>urban areas rather than rural areas.</w:t>
      </w:r>
      <w:r>
        <w:rPr>
          <w:spacing w:val="33"/>
          <w:w w:val="105"/>
        </w:rPr>
        <w:t xml:space="preserve"> </w:t>
      </w:r>
      <w:r>
        <w:rPr>
          <w:w w:val="105"/>
        </w:rPr>
        <w:t>We also observe that higher-priced houses experience larger percentage</w:t>
      </w:r>
      <w:r>
        <w:rPr>
          <w:spacing w:val="-15"/>
          <w:w w:val="105"/>
        </w:rPr>
        <w:t xml:space="preserve"> </w:t>
      </w:r>
      <w:r>
        <w:rPr>
          <w:w w:val="105"/>
        </w:rPr>
        <w:t>reductions</w:t>
      </w:r>
      <w:r>
        <w:rPr>
          <w:spacing w:val="-14"/>
          <w:w w:val="105"/>
        </w:rPr>
        <w:t xml:space="preserve"> </w:t>
      </w:r>
      <w:r>
        <w:rPr>
          <w:w w:val="105"/>
        </w:rPr>
        <w:t>in</w:t>
      </w:r>
      <w:r>
        <w:rPr>
          <w:spacing w:val="-14"/>
          <w:w w:val="105"/>
        </w:rPr>
        <w:t xml:space="preserve"> </w:t>
      </w:r>
      <w:r>
        <w:rPr>
          <w:w w:val="105"/>
        </w:rPr>
        <w:t>value</w:t>
      </w:r>
      <w:r>
        <w:rPr>
          <w:spacing w:val="-14"/>
          <w:w w:val="105"/>
        </w:rPr>
        <w:t xml:space="preserve"> </w:t>
      </w:r>
      <w:r>
        <w:rPr>
          <w:w w:val="105"/>
        </w:rPr>
        <w:t>than</w:t>
      </w:r>
      <w:r>
        <w:rPr>
          <w:spacing w:val="-15"/>
          <w:w w:val="105"/>
        </w:rPr>
        <w:t xml:space="preserve"> </w:t>
      </w:r>
      <w:r>
        <w:rPr>
          <w:w w:val="105"/>
        </w:rPr>
        <w:t>lower-priced</w:t>
      </w:r>
      <w:r>
        <w:rPr>
          <w:spacing w:val="-14"/>
          <w:w w:val="105"/>
        </w:rPr>
        <w:t xml:space="preserve"> </w:t>
      </w:r>
      <w:r>
        <w:rPr>
          <w:w w:val="105"/>
        </w:rPr>
        <w:t>houses,</w:t>
      </w:r>
      <w:r>
        <w:rPr>
          <w:spacing w:val="-14"/>
          <w:w w:val="105"/>
        </w:rPr>
        <w:t xml:space="preserve"> </w:t>
      </w:r>
      <w:r>
        <w:rPr>
          <w:w w:val="105"/>
        </w:rPr>
        <w:t>indicating</w:t>
      </w:r>
      <w:r>
        <w:rPr>
          <w:spacing w:val="-14"/>
          <w:w w:val="105"/>
        </w:rPr>
        <w:t xml:space="preserve"> </w:t>
      </w:r>
      <w:r>
        <w:rPr>
          <w:w w:val="105"/>
        </w:rPr>
        <w:t>a</w:t>
      </w:r>
      <w:r>
        <w:rPr>
          <w:spacing w:val="-15"/>
          <w:w w:val="105"/>
        </w:rPr>
        <w:t xml:space="preserve"> </w:t>
      </w:r>
      <w:r>
        <w:rPr>
          <w:w w:val="105"/>
        </w:rPr>
        <w:t>heterogeneous</w:t>
      </w:r>
      <w:r>
        <w:rPr>
          <w:spacing w:val="-14"/>
          <w:w w:val="105"/>
        </w:rPr>
        <w:t xml:space="preserve"> </w:t>
      </w:r>
      <w:r>
        <w:rPr>
          <w:w w:val="105"/>
        </w:rPr>
        <w:t>impact across different quantiles.</w:t>
      </w:r>
      <w:r>
        <w:rPr>
          <w:spacing w:val="37"/>
          <w:w w:val="105"/>
        </w:rPr>
        <w:t xml:space="preserve"> </w:t>
      </w:r>
      <w:r>
        <w:rPr>
          <w:w w:val="105"/>
        </w:rPr>
        <w:t>This suggests that higher-income households are more sensitive to road quality than lower-income households.</w:t>
      </w:r>
    </w:p>
    <w:p w14:paraId="37A8ECB3" w14:textId="77777777" w:rsidR="00C96556" w:rsidRDefault="00F61671">
      <w:pPr>
        <w:pStyle w:val="BodyText"/>
        <w:spacing w:before="18" w:line="391" w:lineRule="auto"/>
        <w:ind w:right="1076" w:firstLine="351"/>
        <w:jc w:val="both"/>
      </w:pPr>
      <w:r>
        <w:rPr>
          <w:b/>
          <w:w w:val="105"/>
        </w:rPr>
        <w:t>Related Literature.</w:t>
      </w:r>
      <w:r>
        <w:rPr>
          <w:b/>
          <w:spacing w:val="40"/>
          <w:w w:val="105"/>
        </w:rPr>
        <w:t xml:space="preserve"> </w:t>
      </w:r>
      <w:r>
        <w:rPr>
          <w:w w:val="105"/>
        </w:rPr>
        <w:t xml:space="preserve">Perhaps the study most related to ours is </w:t>
      </w:r>
      <w:hyperlink w:anchor="_bookmark29" w:history="1">
        <w:r>
          <w:rPr>
            <w:w w:val="105"/>
          </w:rPr>
          <w:t xml:space="preserve">Asher and </w:t>
        </w:r>
        <w:proofErr w:type="spellStart"/>
        <w:r>
          <w:rPr>
            <w:w w:val="105"/>
          </w:rPr>
          <w:t>Novosad</w:t>
        </w:r>
        <w:proofErr w:type="spellEnd"/>
      </w:hyperlink>
      <w:r>
        <w:rPr>
          <w:w w:val="105"/>
        </w:rPr>
        <w:t xml:space="preserve"> </w:t>
      </w:r>
      <w:hyperlink w:anchor="_bookmark29" w:history="1">
        <w:r>
          <w:rPr>
            <w:w w:val="105"/>
          </w:rPr>
          <w:t>(2020),</w:t>
        </w:r>
      </w:hyperlink>
      <w:r>
        <w:rPr>
          <w:w w:val="105"/>
        </w:rPr>
        <w:t xml:space="preserve"> which studies the impact of new roads on villages in India.</w:t>
      </w:r>
      <w:r>
        <w:rPr>
          <w:spacing w:val="40"/>
          <w:w w:val="105"/>
        </w:rPr>
        <w:t xml:space="preserve"> </w:t>
      </w:r>
      <w:r>
        <w:rPr>
          <w:w w:val="105"/>
        </w:rPr>
        <w:t xml:space="preserve">Like our study, its </w:t>
      </w:r>
      <w:r>
        <w:t>identification</w:t>
      </w:r>
      <w:r>
        <w:rPr>
          <w:spacing w:val="14"/>
        </w:rPr>
        <w:t xml:space="preserve"> </w:t>
      </w:r>
      <w:r>
        <w:t>strategy</w:t>
      </w:r>
      <w:r>
        <w:rPr>
          <w:spacing w:val="14"/>
        </w:rPr>
        <w:t xml:space="preserve"> </w:t>
      </w:r>
      <w:r>
        <w:t>is</w:t>
      </w:r>
      <w:r>
        <w:rPr>
          <w:spacing w:val="14"/>
        </w:rPr>
        <w:t xml:space="preserve"> </w:t>
      </w:r>
      <w:r>
        <w:t>regression</w:t>
      </w:r>
      <w:r>
        <w:rPr>
          <w:spacing w:val="15"/>
        </w:rPr>
        <w:t xml:space="preserve"> </w:t>
      </w:r>
      <w:r>
        <w:t>discontinuity,</w:t>
      </w:r>
      <w:r>
        <w:rPr>
          <w:spacing w:val="19"/>
        </w:rPr>
        <w:t xml:space="preserve"> </w:t>
      </w:r>
      <w:r>
        <w:t>although</w:t>
      </w:r>
      <w:r>
        <w:rPr>
          <w:spacing w:val="14"/>
        </w:rPr>
        <w:t xml:space="preserve"> </w:t>
      </w:r>
      <w:r>
        <w:t>ours</w:t>
      </w:r>
      <w:r>
        <w:rPr>
          <w:spacing w:val="14"/>
        </w:rPr>
        <w:t xml:space="preserve"> </w:t>
      </w:r>
      <w:r>
        <w:t>is</w:t>
      </w:r>
      <w:r>
        <w:rPr>
          <w:spacing w:val="15"/>
        </w:rPr>
        <w:t xml:space="preserve"> </w:t>
      </w:r>
      <w:r>
        <w:t>sharp</w:t>
      </w:r>
      <w:r>
        <w:rPr>
          <w:spacing w:val="14"/>
        </w:rPr>
        <w:t xml:space="preserve"> </w:t>
      </w:r>
      <w:r>
        <w:t>rather</w:t>
      </w:r>
      <w:r>
        <w:rPr>
          <w:spacing w:val="14"/>
        </w:rPr>
        <w:t xml:space="preserve"> </w:t>
      </w:r>
      <w:r>
        <w:t>than</w:t>
      </w:r>
      <w:r>
        <w:rPr>
          <w:spacing w:val="14"/>
        </w:rPr>
        <w:t xml:space="preserve"> </w:t>
      </w:r>
      <w:r>
        <w:t>the</w:t>
      </w:r>
      <w:r>
        <w:rPr>
          <w:spacing w:val="15"/>
        </w:rPr>
        <w:t xml:space="preserve"> </w:t>
      </w:r>
      <w:r>
        <w:rPr>
          <w:spacing w:val="-2"/>
        </w:rPr>
        <w:t>fuzzy</w:t>
      </w:r>
    </w:p>
    <w:p w14:paraId="668D6A96" w14:textId="77777777" w:rsidR="00C96556" w:rsidRDefault="00C96556">
      <w:pPr>
        <w:pStyle w:val="BodyText"/>
        <w:spacing w:line="391" w:lineRule="auto"/>
        <w:jc w:val="both"/>
        <w:sectPr w:rsidR="00C96556">
          <w:footerReference w:type="default" r:id="rId12"/>
          <w:pgSz w:w="12240" w:h="15840"/>
          <w:pgMar w:top="1340" w:right="360" w:bottom="940" w:left="1440" w:header="0" w:footer="749" w:gutter="0"/>
          <w:pgNumType w:start="1"/>
          <w:cols w:space="720"/>
        </w:sectPr>
      </w:pPr>
    </w:p>
    <w:p w14:paraId="5A3EFB58" w14:textId="77777777" w:rsidR="00C96556" w:rsidRDefault="00F61671">
      <w:pPr>
        <w:pStyle w:val="BodyText"/>
        <w:spacing w:before="30" w:line="391" w:lineRule="auto"/>
        <w:ind w:right="1076"/>
        <w:jc w:val="both"/>
      </w:pPr>
      <w:r>
        <w:rPr>
          <w:w w:val="105"/>
        </w:rPr>
        <w:lastRenderedPageBreak/>
        <w:t>form.</w:t>
      </w:r>
      <w:r>
        <w:rPr>
          <w:spacing w:val="80"/>
          <w:w w:val="105"/>
        </w:rPr>
        <w:t xml:space="preserve"> </w:t>
      </w:r>
      <w:r>
        <w:rPr>
          <w:w w:val="105"/>
        </w:rPr>
        <w:t>It</w:t>
      </w:r>
      <w:r>
        <w:rPr>
          <w:spacing w:val="25"/>
          <w:w w:val="105"/>
        </w:rPr>
        <w:t xml:space="preserve"> </w:t>
      </w:r>
      <w:r>
        <w:rPr>
          <w:w w:val="105"/>
        </w:rPr>
        <w:t>argues</w:t>
      </w:r>
      <w:r>
        <w:rPr>
          <w:spacing w:val="25"/>
          <w:w w:val="105"/>
        </w:rPr>
        <w:t xml:space="preserve"> </w:t>
      </w:r>
      <w:r>
        <w:rPr>
          <w:w w:val="105"/>
        </w:rPr>
        <w:t>the</w:t>
      </w:r>
      <w:r>
        <w:rPr>
          <w:spacing w:val="25"/>
          <w:w w:val="105"/>
        </w:rPr>
        <w:t xml:space="preserve"> </w:t>
      </w:r>
      <w:r>
        <w:rPr>
          <w:w w:val="105"/>
        </w:rPr>
        <w:t>main</w:t>
      </w:r>
      <w:r>
        <w:rPr>
          <w:spacing w:val="25"/>
          <w:w w:val="105"/>
        </w:rPr>
        <w:t xml:space="preserve"> </w:t>
      </w:r>
      <w:r>
        <w:rPr>
          <w:w w:val="105"/>
        </w:rPr>
        <w:t>obstacle</w:t>
      </w:r>
      <w:r>
        <w:rPr>
          <w:spacing w:val="26"/>
          <w:w w:val="105"/>
        </w:rPr>
        <w:t xml:space="preserve"> </w:t>
      </w:r>
      <w:r>
        <w:rPr>
          <w:w w:val="105"/>
        </w:rPr>
        <w:t>to</w:t>
      </w:r>
      <w:r>
        <w:rPr>
          <w:spacing w:val="25"/>
          <w:w w:val="105"/>
        </w:rPr>
        <w:t xml:space="preserve"> </w:t>
      </w:r>
      <w:r>
        <w:rPr>
          <w:w w:val="105"/>
        </w:rPr>
        <w:t>identification</w:t>
      </w:r>
      <w:r>
        <w:rPr>
          <w:spacing w:val="26"/>
          <w:w w:val="105"/>
        </w:rPr>
        <w:t xml:space="preserve"> </w:t>
      </w:r>
      <w:r>
        <w:rPr>
          <w:w w:val="105"/>
        </w:rPr>
        <w:t>in</w:t>
      </w:r>
      <w:r>
        <w:rPr>
          <w:spacing w:val="25"/>
          <w:w w:val="105"/>
        </w:rPr>
        <w:t xml:space="preserve"> </w:t>
      </w:r>
      <w:r>
        <w:rPr>
          <w:w w:val="105"/>
        </w:rPr>
        <w:t>prior</w:t>
      </w:r>
      <w:r>
        <w:rPr>
          <w:spacing w:val="25"/>
          <w:w w:val="105"/>
        </w:rPr>
        <w:t xml:space="preserve"> </w:t>
      </w:r>
      <w:r>
        <w:rPr>
          <w:w w:val="105"/>
        </w:rPr>
        <w:t>studies</w:t>
      </w:r>
      <w:r>
        <w:rPr>
          <w:spacing w:val="25"/>
          <w:w w:val="105"/>
        </w:rPr>
        <w:t xml:space="preserve"> </w:t>
      </w:r>
      <w:r>
        <w:rPr>
          <w:w w:val="105"/>
        </w:rPr>
        <w:t>is</w:t>
      </w:r>
      <w:r>
        <w:rPr>
          <w:spacing w:val="25"/>
          <w:w w:val="105"/>
        </w:rPr>
        <w:t xml:space="preserve"> </w:t>
      </w:r>
      <w:r>
        <w:rPr>
          <w:w w:val="105"/>
        </w:rPr>
        <w:t>that</w:t>
      </w:r>
      <w:r>
        <w:rPr>
          <w:spacing w:val="26"/>
          <w:w w:val="105"/>
        </w:rPr>
        <w:t xml:space="preserve"> </w:t>
      </w:r>
      <w:r>
        <w:rPr>
          <w:w w:val="105"/>
        </w:rPr>
        <w:t>the</w:t>
      </w:r>
      <w:r>
        <w:rPr>
          <w:spacing w:val="25"/>
          <w:w w:val="105"/>
        </w:rPr>
        <w:t xml:space="preserve"> </w:t>
      </w:r>
      <w:r>
        <w:rPr>
          <w:w w:val="105"/>
        </w:rPr>
        <w:t>placement of new roads is usually correlated with economic (or political) characteristics rather than exogenous.</w:t>
      </w:r>
      <w:r>
        <w:rPr>
          <w:spacing w:val="24"/>
          <w:w w:val="105"/>
        </w:rPr>
        <w:t xml:space="preserve"> </w:t>
      </w:r>
      <w:r>
        <w:rPr>
          <w:w w:val="105"/>
        </w:rPr>
        <w:t xml:space="preserve">Its findings suggest this is a serious problem with the literature because, unlike prior studies, it finds no strong link between economic growth and new road placement, </w:t>
      </w:r>
      <w:r>
        <w:t>suggesting that the estimates of previous studies that find a link are driven by road placement</w:t>
      </w:r>
      <w:r>
        <w:rPr>
          <w:w w:val="105"/>
        </w:rPr>
        <w:t xml:space="preserve"> in villages that are already growing. </w:t>
      </w:r>
      <w:hyperlink w:anchor="_bookmark29" w:history="1">
        <w:r>
          <w:rPr>
            <w:w w:val="105"/>
          </w:rPr>
          <w:t xml:space="preserve">Asher and </w:t>
        </w:r>
        <w:proofErr w:type="spellStart"/>
        <w:r>
          <w:rPr>
            <w:w w:val="105"/>
          </w:rPr>
          <w:t>Novosad</w:t>
        </w:r>
        <w:proofErr w:type="spellEnd"/>
      </w:hyperlink>
      <w:r>
        <w:rPr>
          <w:w w:val="105"/>
        </w:rPr>
        <w:t xml:space="preserve"> </w:t>
      </w:r>
      <w:hyperlink w:anchor="_bookmark29" w:history="1">
        <w:r>
          <w:rPr>
            <w:w w:val="105"/>
          </w:rPr>
          <w:t>(2020)</w:t>
        </w:r>
      </w:hyperlink>
      <w:r>
        <w:rPr>
          <w:w w:val="105"/>
        </w:rPr>
        <w:t xml:space="preserve"> touts its use of village-level rather than regional-level data.</w:t>
      </w:r>
      <w:r>
        <w:rPr>
          <w:spacing w:val="29"/>
          <w:w w:val="105"/>
        </w:rPr>
        <w:t xml:space="preserve"> </w:t>
      </w:r>
      <w:r>
        <w:rPr>
          <w:w w:val="105"/>
        </w:rPr>
        <w:t>We, too, look at economic outcomes at the level of village, city, and township, the most local levels of government.</w:t>
      </w:r>
      <w:r>
        <w:rPr>
          <w:spacing w:val="40"/>
          <w:w w:val="105"/>
        </w:rPr>
        <w:t xml:space="preserve"> </w:t>
      </w:r>
      <w:r>
        <w:rPr>
          <w:w w:val="105"/>
        </w:rPr>
        <w:t xml:space="preserve">A surprising finding of </w:t>
      </w:r>
      <w:hyperlink w:anchor="_bookmark29" w:history="1">
        <w:r>
          <w:rPr>
            <w:w w:val="105"/>
          </w:rPr>
          <w:t>Asher and</w:t>
        </w:r>
      </w:hyperlink>
      <w:r>
        <w:rPr>
          <w:w w:val="105"/>
        </w:rPr>
        <w:t xml:space="preserve"> </w:t>
      </w:r>
      <w:hyperlink w:anchor="_bookmark29" w:history="1">
        <w:proofErr w:type="spellStart"/>
        <w:r>
          <w:rPr>
            <w:w w:val="105"/>
          </w:rPr>
          <w:t>Novosad</w:t>
        </w:r>
        <w:proofErr w:type="spellEnd"/>
      </w:hyperlink>
      <w:r>
        <w:rPr>
          <w:w w:val="105"/>
        </w:rPr>
        <w:t xml:space="preserve"> </w:t>
      </w:r>
      <w:hyperlink w:anchor="_bookmark29" w:history="1">
        <w:r>
          <w:rPr>
            <w:w w:val="105"/>
          </w:rPr>
          <w:t>(2020)</w:t>
        </w:r>
      </w:hyperlink>
      <w:r>
        <w:rPr>
          <w:w w:val="105"/>
        </w:rPr>
        <w:t xml:space="preserve"> is that investment in transportation infrastructure does not affect village incomes, assets, or agricultural output.</w:t>
      </w:r>
      <w:r>
        <w:rPr>
          <w:spacing w:val="40"/>
          <w:w w:val="105"/>
        </w:rPr>
        <w:t xml:space="preserve"> </w:t>
      </w:r>
      <w:r>
        <w:rPr>
          <w:w w:val="105"/>
        </w:rPr>
        <w:t xml:space="preserve">Its measure of assets is a village-level average of a </w:t>
      </w:r>
      <w:r>
        <w:rPr>
          <w:spacing w:val="-2"/>
          <w:w w:val="105"/>
        </w:rPr>
        <w:t>series</w:t>
      </w:r>
      <w:r>
        <w:rPr>
          <w:spacing w:val="-6"/>
          <w:w w:val="105"/>
        </w:rPr>
        <w:t xml:space="preserve"> </w:t>
      </w:r>
      <w:r>
        <w:rPr>
          <w:spacing w:val="-2"/>
          <w:w w:val="105"/>
        </w:rPr>
        <w:t>of</w:t>
      </w:r>
      <w:r>
        <w:rPr>
          <w:spacing w:val="-6"/>
          <w:w w:val="105"/>
        </w:rPr>
        <w:t xml:space="preserve"> </w:t>
      </w:r>
      <w:r>
        <w:rPr>
          <w:spacing w:val="-2"/>
          <w:w w:val="105"/>
        </w:rPr>
        <w:t>binary</w:t>
      </w:r>
      <w:r>
        <w:rPr>
          <w:spacing w:val="-6"/>
          <w:w w:val="105"/>
        </w:rPr>
        <w:t xml:space="preserve"> </w:t>
      </w:r>
      <w:r>
        <w:rPr>
          <w:spacing w:val="-2"/>
          <w:w w:val="105"/>
        </w:rPr>
        <w:t>indicators</w:t>
      </w:r>
      <w:r>
        <w:rPr>
          <w:spacing w:val="-6"/>
          <w:w w:val="105"/>
        </w:rPr>
        <w:t xml:space="preserve"> </w:t>
      </w:r>
      <w:r>
        <w:rPr>
          <w:spacing w:val="-2"/>
          <w:w w:val="105"/>
        </w:rPr>
        <w:t>of</w:t>
      </w:r>
      <w:r>
        <w:rPr>
          <w:spacing w:val="-6"/>
          <w:w w:val="105"/>
        </w:rPr>
        <w:t xml:space="preserve"> </w:t>
      </w:r>
      <w:r>
        <w:rPr>
          <w:spacing w:val="-2"/>
          <w:w w:val="105"/>
        </w:rPr>
        <w:t>ownership</w:t>
      </w:r>
      <w:r>
        <w:rPr>
          <w:spacing w:val="-6"/>
          <w:w w:val="105"/>
        </w:rPr>
        <w:t xml:space="preserve"> </w:t>
      </w:r>
      <w:r>
        <w:rPr>
          <w:spacing w:val="-2"/>
          <w:w w:val="105"/>
        </w:rPr>
        <w:t>of</w:t>
      </w:r>
      <w:r>
        <w:rPr>
          <w:spacing w:val="-6"/>
          <w:w w:val="105"/>
        </w:rPr>
        <w:t xml:space="preserve"> </w:t>
      </w:r>
      <w:r>
        <w:rPr>
          <w:spacing w:val="-2"/>
          <w:w w:val="105"/>
        </w:rPr>
        <w:t>a</w:t>
      </w:r>
      <w:r>
        <w:rPr>
          <w:spacing w:val="-6"/>
          <w:w w:val="105"/>
        </w:rPr>
        <w:t xml:space="preserve"> </w:t>
      </w:r>
      <w:r>
        <w:rPr>
          <w:spacing w:val="-2"/>
          <w:w w:val="105"/>
        </w:rPr>
        <w:t>variety</w:t>
      </w:r>
      <w:r>
        <w:rPr>
          <w:spacing w:val="-6"/>
          <w:w w:val="105"/>
        </w:rPr>
        <w:t xml:space="preserve"> </w:t>
      </w:r>
      <w:r>
        <w:rPr>
          <w:spacing w:val="-2"/>
          <w:w w:val="105"/>
        </w:rPr>
        <w:t>of</w:t>
      </w:r>
      <w:r>
        <w:rPr>
          <w:spacing w:val="-6"/>
          <w:w w:val="105"/>
        </w:rPr>
        <w:t xml:space="preserve"> </w:t>
      </w:r>
      <w:r>
        <w:rPr>
          <w:spacing w:val="-2"/>
          <w:w w:val="105"/>
        </w:rPr>
        <w:t>assets,</w:t>
      </w:r>
      <w:r>
        <w:rPr>
          <w:spacing w:val="-4"/>
          <w:w w:val="105"/>
        </w:rPr>
        <w:t xml:space="preserve"> </w:t>
      </w:r>
      <w:r>
        <w:rPr>
          <w:spacing w:val="-2"/>
          <w:w w:val="105"/>
        </w:rPr>
        <w:t>along</w:t>
      </w:r>
      <w:r>
        <w:rPr>
          <w:spacing w:val="-6"/>
          <w:w w:val="105"/>
        </w:rPr>
        <w:t xml:space="preserve"> </w:t>
      </w:r>
      <w:r>
        <w:rPr>
          <w:spacing w:val="-2"/>
          <w:w w:val="105"/>
        </w:rPr>
        <w:t>with</w:t>
      </w:r>
      <w:r>
        <w:rPr>
          <w:spacing w:val="-6"/>
          <w:w w:val="105"/>
        </w:rPr>
        <w:t xml:space="preserve"> </w:t>
      </w:r>
      <w:r>
        <w:rPr>
          <w:spacing w:val="-2"/>
          <w:w w:val="105"/>
        </w:rPr>
        <w:t>separate</w:t>
      </w:r>
      <w:r>
        <w:rPr>
          <w:spacing w:val="-6"/>
          <w:w w:val="105"/>
        </w:rPr>
        <w:t xml:space="preserve"> </w:t>
      </w:r>
      <w:r>
        <w:rPr>
          <w:spacing w:val="-2"/>
          <w:w w:val="105"/>
        </w:rPr>
        <w:t xml:space="preserve">regressions </w:t>
      </w:r>
      <w:r>
        <w:t>for</w:t>
      </w:r>
      <w:r>
        <w:rPr>
          <w:spacing w:val="-4"/>
        </w:rPr>
        <w:t xml:space="preserve"> </w:t>
      </w:r>
      <w:r>
        <w:t>the</w:t>
      </w:r>
      <w:r>
        <w:rPr>
          <w:spacing w:val="-4"/>
        </w:rPr>
        <w:t xml:space="preserve"> </w:t>
      </w:r>
      <w:r>
        <w:t>presence</w:t>
      </w:r>
      <w:r>
        <w:rPr>
          <w:spacing w:val="-4"/>
        </w:rPr>
        <w:t xml:space="preserve"> </w:t>
      </w:r>
      <w:r>
        <w:t>of</w:t>
      </w:r>
      <w:r>
        <w:rPr>
          <w:spacing w:val="-4"/>
        </w:rPr>
        <w:t xml:space="preserve"> </w:t>
      </w:r>
      <w:r>
        <w:t>a</w:t>
      </w:r>
      <w:r>
        <w:rPr>
          <w:spacing w:val="-4"/>
        </w:rPr>
        <w:t xml:space="preserve"> </w:t>
      </w:r>
      <w:r>
        <w:t>‘solid</w:t>
      </w:r>
      <w:r>
        <w:rPr>
          <w:spacing w:val="-4"/>
        </w:rPr>
        <w:t xml:space="preserve"> </w:t>
      </w:r>
      <w:r>
        <w:t>house’, refrigerator, and</w:t>
      </w:r>
      <w:r>
        <w:rPr>
          <w:spacing w:val="-4"/>
        </w:rPr>
        <w:t xml:space="preserve"> </w:t>
      </w:r>
      <w:r>
        <w:t>phone; whereas</w:t>
      </w:r>
      <w:r>
        <w:rPr>
          <w:spacing w:val="-4"/>
        </w:rPr>
        <w:t xml:space="preserve"> </w:t>
      </w:r>
      <w:r>
        <w:t>we</w:t>
      </w:r>
      <w:r>
        <w:rPr>
          <w:spacing w:val="-4"/>
        </w:rPr>
        <w:t xml:space="preserve"> </w:t>
      </w:r>
      <w:r>
        <w:t>study</w:t>
      </w:r>
      <w:r>
        <w:rPr>
          <w:spacing w:val="-4"/>
        </w:rPr>
        <w:t xml:space="preserve"> </w:t>
      </w:r>
      <w:r>
        <w:t>the</w:t>
      </w:r>
      <w:r>
        <w:rPr>
          <w:spacing w:val="-4"/>
        </w:rPr>
        <w:t xml:space="preserve"> </w:t>
      </w:r>
      <w:r>
        <w:t>effect</w:t>
      </w:r>
      <w:r>
        <w:rPr>
          <w:spacing w:val="-4"/>
        </w:rPr>
        <w:t xml:space="preserve"> </w:t>
      </w:r>
      <w:r>
        <w:t>of</w:t>
      </w:r>
      <w:r>
        <w:rPr>
          <w:spacing w:val="-4"/>
        </w:rPr>
        <w:t xml:space="preserve"> </w:t>
      </w:r>
      <w:r>
        <w:t xml:space="preserve">local </w:t>
      </w:r>
      <w:r>
        <w:rPr>
          <w:w w:val="105"/>
        </w:rPr>
        <w:t>road</w:t>
      </w:r>
      <w:r>
        <w:rPr>
          <w:spacing w:val="-3"/>
          <w:w w:val="105"/>
        </w:rPr>
        <w:t xml:space="preserve"> </w:t>
      </w:r>
      <w:r>
        <w:rPr>
          <w:w w:val="105"/>
        </w:rPr>
        <w:t>tax</w:t>
      </w:r>
      <w:r>
        <w:rPr>
          <w:spacing w:val="-3"/>
          <w:w w:val="105"/>
        </w:rPr>
        <w:t xml:space="preserve"> </w:t>
      </w:r>
      <w:r>
        <w:rPr>
          <w:w w:val="105"/>
        </w:rPr>
        <w:t>cuts</w:t>
      </w:r>
      <w:r>
        <w:rPr>
          <w:spacing w:val="-4"/>
          <w:w w:val="105"/>
        </w:rPr>
        <w:t xml:space="preserve"> </w:t>
      </w:r>
      <w:r>
        <w:rPr>
          <w:w w:val="105"/>
        </w:rPr>
        <w:t>on</w:t>
      </w:r>
      <w:r>
        <w:rPr>
          <w:spacing w:val="-3"/>
          <w:w w:val="105"/>
        </w:rPr>
        <w:t xml:space="preserve"> </w:t>
      </w:r>
      <w:r>
        <w:rPr>
          <w:w w:val="105"/>
        </w:rPr>
        <w:t>housing</w:t>
      </w:r>
      <w:r>
        <w:rPr>
          <w:spacing w:val="-3"/>
          <w:w w:val="105"/>
        </w:rPr>
        <w:t xml:space="preserve"> </w:t>
      </w:r>
      <w:r>
        <w:rPr>
          <w:w w:val="105"/>
        </w:rPr>
        <w:t>sale</w:t>
      </w:r>
      <w:r>
        <w:rPr>
          <w:spacing w:val="-4"/>
          <w:w w:val="105"/>
        </w:rPr>
        <w:t xml:space="preserve"> </w:t>
      </w:r>
      <w:r>
        <w:rPr>
          <w:w w:val="105"/>
        </w:rPr>
        <w:t>prices. Of</w:t>
      </w:r>
      <w:r>
        <w:rPr>
          <w:spacing w:val="-3"/>
          <w:w w:val="105"/>
        </w:rPr>
        <w:t xml:space="preserve"> </w:t>
      </w:r>
      <w:r>
        <w:rPr>
          <w:w w:val="105"/>
        </w:rPr>
        <w:t>course,</w:t>
      </w:r>
      <w:r>
        <w:rPr>
          <w:spacing w:val="-3"/>
          <w:w w:val="105"/>
        </w:rPr>
        <w:t xml:space="preserve"> </w:t>
      </w:r>
      <w:r>
        <w:rPr>
          <w:w w:val="105"/>
        </w:rPr>
        <w:t>our</w:t>
      </w:r>
      <w:r>
        <w:rPr>
          <w:spacing w:val="-3"/>
          <w:w w:val="105"/>
        </w:rPr>
        <w:t xml:space="preserve"> </w:t>
      </w:r>
      <w:r>
        <w:rPr>
          <w:w w:val="105"/>
        </w:rPr>
        <w:t>use</w:t>
      </w:r>
      <w:r>
        <w:rPr>
          <w:spacing w:val="-4"/>
          <w:w w:val="105"/>
        </w:rPr>
        <w:t xml:space="preserve"> </w:t>
      </w:r>
      <w:r>
        <w:rPr>
          <w:w w:val="105"/>
        </w:rPr>
        <w:t>of</w:t>
      </w:r>
      <w:r>
        <w:rPr>
          <w:spacing w:val="-3"/>
          <w:w w:val="105"/>
        </w:rPr>
        <w:t xml:space="preserve"> </w:t>
      </w:r>
      <w:r>
        <w:rPr>
          <w:w w:val="105"/>
        </w:rPr>
        <w:t>a</w:t>
      </w:r>
      <w:r>
        <w:rPr>
          <w:spacing w:val="-3"/>
          <w:w w:val="105"/>
        </w:rPr>
        <w:t xml:space="preserve"> </w:t>
      </w:r>
      <w:r>
        <w:rPr>
          <w:w w:val="105"/>
        </w:rPr>
        <w:t>developed</w:t>
      </w:r>
      <w:r>
        <w:rPr>
          <w:spacing w:val="-3"/>
          <w:w w:val="105"/>
        </w:rPr>
        <w:t xml:space="preserve"> </w:t>
      </w:r>
      <w:r>
        <w:rPr>
          <w:w w:val="105"/>
        </w:rPr>
        <w:t>geography</w:t>
      </w:r>
      <w:r>
        <w:rPr>
          <w:spacing w:val="-3"/>
          <w:w w:val="105"/>
        </w:rPr>
        <w:t xml:space="preserve"> </w:t>
      </w:r>
      <w:r>
        <w:rPr>
          <w:w w:val="105"/>
        </w:rPr>
        <w:t>contrasts with rural villages in India.</w:t>
      </w:r>
      <w:r>
        <w:rPr>
          <w:spacing w:val="40"/>
          <w:w w:val="105"/>
        </w:rPr>
        <w:t xml:space="preserve"> </w:t>
      </w:r>
      <w:r>
        <w:rPr>
          <w:w w:val="105"/>
        </w:rPr>
        <w:t>Our efforts to achieve identification focus on the maintenance of existing roads, which avoids the endogeneity of the placement of new roads.</w:t>
      </w:r>
    </w:p>
    <w:p w14:paraId="3D3D4CAA" w14:textId="75E6E362" w:rsidR="00C96556" w:rsidDel="005B6FDC" w:rsidRDefault="00F61671" w:rsidP="005B6FDC">
      <w:pPr>
        <w:pStyle w:val="BodyText"/>
        <w:spacing w:before="10" w:line="391" w:lineRule="auto"/>
        <w:ind w:right="1074" w:firstLine="351"/>
        <w:jc w:val="both"/>
        <w:rPr>
          <w:del w:id="27" w:author="Brasington, David (brasindd)" w:date="2025-03-02T13:04:00Z"/>
        </w:rPr>
      </w:pPr>
      <w:r>
        <w:rPr>
          <w:w w:val="105"/>
        </w:rPr>
        <w:t xml:space="preserve">Another study that is related to ours is </w:t>
      </w:r>
      <w:hyperlink w:anchor="_bookmark38" w:history="1">
        <w:r>
          <w:rPr>
            <w:w w:val="105"/>
          </w:rPr>
          <w:t>Cellini, Ferreira and Rothstein</w:t>
        </w:r>
      </w:hyperlink>
      <w:r>
        <w:rPr>
          <w:w w:val="105"/>
        </w:rPr>
        <w:t xml:space="preserve"> (2010), which studies the effect of new capital projects for schools, funded via new local bond issues and raised by referendums, on house prices to deduce the value of school facility investments. Both our study and </w:t>
      </w:r>
      <w:hyperlink w:anchor="_bookmark38" w:history="1">
        <w:r>
          <w:rPr>
            <w:w w:val="105"/>
          </w:rPr>
          <w:t>Cellini, Ferreira and Rothstein</w:t>
        </w:r>
      </w:hyperlink>
      <w:r>
        <w:rPr>
          <w:w w:val="105"/>
        </w:rPr>
        <w:t xml:space="preserve"> </w:t>
      </w:r>
      <w:hyperlink w:anchor="_bookmark38" w:history="1">
        <w:r>
          <w:rPr>
            <w:w w:val="105"/>
          </w:rPr>
          <w:t>(2010)</w:t>
        </w:r>
      </w:hyperlink>
      <w:r>
        <w:rPr>
          <w:w w:val="105"/>
        </w:rPr>
        <w:t xml:space="preserve"> employ a dynamic regression discontinuity</w:t>
      </w:r>
      <w:r>
        <w:rPr>
          <w:spacing w:val="-15"/>
          <w:w w:val="105"/>
        </w:rPr>
        <w:t xml:space="preserve"> </w:t>
      </w:r>
      <w:r>
        <w:rPr>
          <w:w w:val="105"/>
        </w:rPr>
        <w:t>design</w:t>
      </w:r>
      <w:r>
        <w:rPr>
          <w:spacing w:val="-14"/>
          <w:w w:val="105"/>
        </w:rPr>
        <w:t xml:space="preserve"> </w:t>
      </w:r>
      <w:r>
        <w:rPr>
          <w:w w:val="105"/>
        </w:rPr>
        <w:t>and</w:t>
      </w:r>
      <w:r>
        <w:rPr>
          <w:spacing w:val="-14"/>
          <w:w w:val="105"/>
        </w:rPr>
        <w:t xml:space="preserve"> </w:t>
      </w:r>
      <w:r>
        <w:rPr>
          <w:w w:val="105"/>
        </w:rPr>
        <w:t>analyze</w:t>
      </w:r>
      <w:r>
        <w:rPr>
          <w:spacing w:val="-14"/>
          <w:w w:val="105"/>
        </w:rPr>
        <w:t xml:space="preserve"> </w:t>
      </w:r>
      <w:r>
        <w:rPr>
          <w:w w:val="105"/>
        </w:rPr>
        <w:t>changes</w:t>
      </w:r>
      <w:r>
        <w:rPr>
          <w:spacing w:val="-15"/>
          <w:w w:val="105"/>
        </w:rPr>
        <w:t xml:space="preserve"> </w:t>
      </w:r>
      <w:r>
        <w:rPr>
          <w:w w:val="105"/>
        </w:rPr>
        <w:t>in</w:t>
      </w:r>
      <w:r>
        <w:rPr>
          <w:spacing w:val="-14"/>
          <w:w w:val="105"/>
        </w:rPr>
        <w:t xml:space="preserve"> </w:t>
      </w:r>
      <w:r>
        <w:rPr>
          <w:w w:val="105"/>
        </w:rPr>
        <w:t>regional</w:t>
      </w:r>
      <w:r>
        <w:rPr>
          <w:spacing w:val="-14"/>
          <w:w w:val="105"/>
        </w:rPr>
        <w:t xml:space="preserve"> </w:t>
      </w:r>
      <w:r>
        <w:rPr>
          <w:w w:val="105"/>
        </w:rPr>
        <w:t>property</w:t>
      </w:r>
      <w:r>
        <w:rPr>
          <w:spacing w:val="-14"/>
          <w:w w:val="105"/>
        </w:rPr>
        <w:t xml:space="preserve"> </w:t>
      </w:r>
      <w:r>
        <w:rPr>
          <w:w w:val="105"/>
        </w:rPr>
        <w:t>values.</w:t>
      </w:r>
      <w:r>
        <w:rPr>
          <w:spacing w:val="-15"/>
          <w:w w:val="105"/>
        </w:rPr>
        <w:t xml:space="preserve"> </w:t>
      </w:r>
      <w:r>
        <w:rPr>
          <w:w w:val="105"/>
        </w:rPr>
        <w:t>Moreover,</w:t>
      </w:r>
      <w:r>
        <w:rPr>
          <w:spacing w:val="-14"/>
          <w:w w:val="105"/>
        </w:rPr>
        <w:t xml:space="preserve"> </w:t>
      </w:r>
      <w:r>
        <w:rPr>
          <w:w w:val="105"/>
        </w:rPr>
        <w:t>both</w:t>
      </w:r>
      <w:r>
        <w:rPr>
          <w:spacing w:val="-14"/>
          <w:w w:val="105"/>
        </w:rPr>
        <w:t xml:space="preserve"> </w:t>
      </w:r>
      <w:r>
        <w:rPr>
          <w:w w:val="105"/>
        </w:rPr>
        <w:t>papers rely on broadly similar identification strategies and assignment mechanisms:</w:t>
      </w:r>
      <w:r>
        <w:rPr>
          <w:spacing w:val="39"/>
          <w:w w:val="105"/>
        </w:rPr>
        <w:t xml:space="preserve"> </w:t>
      </w:r>
      <w:r>
        <w:rPr>
          <w:w w:val="105"/>
        </w:rPr>
        <w:t>in each case, votes in favor of or against a local referendum serve</w:t>
      </w:r>
      <w:del w:id="28" w:author="Brasington, David (brasindd)" w:date="2025-03-02T13:04:00Z">
        <w:r w:rsidDel="0055118A">
          <w:rPr>
            <w:w w:val="105"/>
          </w:rPr>
          <w:delText>s</w:delText>
        </w:r>
      </w:del>
      <w:r>
        <w:rPr>
          <w:w w:val="105"/>
        </w:rPr>
        <w:t xml:space="preserve"> as the source of exogenous variation. Despite these similarities, a few key distinctions stand out.</w:t>
      </w:r>
      <w:r>
        <w:rPr>
          <w:spacing w:val="40"/>
          <w:w w:val="105"/>
        </w:rPr>
        <w:t xml:space="preserve"> </w:t>
      </w:r>
      <w:r>
        <w:rPr>
          <w:w w:val="105"/>
        </w:rPr>
        <w:t xml:space="preserve">First, </w:t>
      </w:r>
      <w:hyperlink w:anchor="_bookmark38" w:history="1">
        <w:r>
          <w:rPr>
            <w:w w:val="105"/>
          </w:rPr>
          <w:t>Cellini, Ferreira and</w:t>
        </w:r>
      </w:hyperlink>
      <w:r>
        <w:rPr>
          <w:w w:val="105"/>
        </w:rPr>
        <w:t xml:space="preserve"> </w:t>
      </w:r>
      <w:hyperlink w:anchor="_bookmark38" w:history="1">
        <w:r>
          <w:rPr>
            <w:w w:val="105"/>
          </w:rPr>
          <w:t>Rothstein</w:t>
        </w:r>
      </w:hyperlink>
      <w:r>
        <w:rPr>
          <w:w w:val="105"/>
        </w:rPr>
        <w:t xml:space="preserve"> </w:t>
      </w:r>
      <w:hyperlink w:anchor="_bookmark38" w:history="1">
        <w:r>
          <w:rPr>
            <w:w w:val="105"/>
          </w:rPr>
          <w:t>(2010)</w:t>
        </w:r>
      </w:hyperlink>
      <w:r>
        <w:rPr>
          <w:w w:val="105"/>
        </w:rPr>
        <w:t xml:space="preserve"> draws on all observations in their sample, while we limit our analysis to the</w:t>
      </w:r>
      <w:r>
        <w:rPr>
          <w:spacing w:val="-5"/>
          <w:w w:val="105"/>
        </w:rPr>
        <w:t xml:space="preserve"> </w:t>
      </w:r>
      <w:r>
        <w:rPr>
          <w:w w:val="105"/>
        </w:rPr>
        <w:t>optimal</w:t>
      </w:r>
      <w:r>
        <w:rPr>
          <w:spacing w:val="-5"/>
          <w:w w:val="105"/>
        </w:rPr>
        <w:t xml:space="preserve"> </w:t>
      </w:r>
      <w:r>
        <w:rPr>
          <w:w w:val="105"/>
        </w:rPr>
        <w:t>bandwidth</w:t>
      </w:r>
      <w:r>
        <w:rPr>
          <w:spacing w:val="-5"/>
          <w:w w:val="105"/>
        </w:rPr>
        <w:t xml:space="preserve"> </w:t>
      </w:r>
      <w:r>
        <w:rPr>
          <w:w w:val="105"/>
        </w:rPr>
        <w:t>around</w:t>
      </w:r>
      <w:r>
        <w:rPr>
          <w:spacing w:val="-5"/>
          <w:w w:val="105"/>
        </w:rPr>
        <w:t xml:space="preserve"> </w:t>
      </w:r>
      <w:r>
        <w:rPr>
          <w:w w:val="105"/>
        </w:rPr>
        <w:t>the</w:t>
      </w:r>
      <w:r>
        <w:rPr>
          <w:spacing w:val="-5"/>
          <w:w w:val="105"/>
        </w:rPr>
        <w:t xml:space="preserve"> </w:t>
      </w:r>
      <w:r>
        <w:rPr>
          <w:w w:val="105"/>
        </w:rPr>
        <w:t>50%</w:t>
      </w:r>
      <w:r>
        <w:rPr>
          <w:spacing w:val="-5"/>
          <w:w w:val="105"/>
        </w:rPr>
        <w:t xml:space="preserve"> </w:t>
      </w:r>
      <w:r>
        <w:rPr>
          <w:w w:val="105"/>
        </w:rPr>
        <w:t>vote-share</w:t>
      </w:r>
      <w:r>
        <w:rPr>
          <w:spacing w:val="-5"/>
          <w:w w:val="105"/>
        </w:rPr>
        <w:t xml:space="preserve"> </w:t>
      </w:r>
      <w:r>
        <w:rPr>
          <w:w w:val="105"/>
        </w:rPr>
        <w:t>cutoff,</w:t>
      </w:r>
      <w:r>
        <w:rPr>
          <w:spacing w:val="-5"/>
          <w:w w:val="105"/>
        </w:rPr>
        <w:t xml:space="preserve"> </w:t>
      </w:r>
      <w:r>
        <w:rPr>
          <w:w w:val="105"/>
        </w:rPr>
        <w:t>even</w:t>
      </w:r>
      <w:r>
        <w:rPr>
          <w:spacing w:val="-5"/>
          <w:w w:val="105"/>
        </w:rPr>
        <w:t xml:space="preserve"> </w:t>
      </w:r>
      <w:r>
        <w:rPr>
          <w:w w:val="105"/>
        </w:rPr>
        <w:t>after</w:t>
      </w:r>
      <w:r>
        <w:rPr>
          <w:spacing w:val="-5"/>
          <w:w w:val="105"/>
        </w:rPr>
        <w:t xml:space="preserve"> </w:t>
      </w:r>
      <w:r>
        <w:rPr>
          <w:w w:val="105"/>
        </w:rPr>
        <w:t>using</w:t>
      </w:r>
      <w:r>
        <w:rPr>
          <w:spacing w:val="-5"/>
          <w:w w:val="105"/>
        </w:rPr>
        <w:t xml:space="preserve"> </w:t>
      </w:r>
      <w:r>
        <w:rPr>
          <w:w w:val="105"/>
        </w:rPr>
        <w:t>flexible</w:t>
      </w:r>
      <w:r>
        <w:rPr>
          <w:spacing w:val="-5"/>
          <w:w w:val="105"/>
        </w:rPr>
        <w:t xml:space="preserve"> </w:t>
      </w:r>
      <w:r>
        <w:rPr>
          <w:w w:val="105"/>
        </w:rPr>
        <w:t xml:space="preserve">controls. Second, </w:t>
      </w:r>
      <w:hyperlink w:anchor="_bookmark38" w:history="1">
        <w:r>
          <w:rPr>
            <w:w w:val="105"/>
          </w:rPr>
          <w:t>Cellini, Ferreira and Rothstein</w:t>
        </w:r>
      </w:hyperlink>
      <w:r>
        <w:rPr>
          <w:w w:val="105"/>
        </w:rPr>
        <w:t xml:space="preserve"> </w:t>
      </w:r>
      <w:hyperlink w:anchor="_bookmark38" w:history="1">
        <w:r>
          <w:rPr>
            <w:w w:val="105"/>
          </w:rPr>
          <w:t>(2010)</w:t>
        </w:r>
      </w:hyperlink>
      <w:r>
        <w:rPr>
          <w:w w:val="105"/>
        </w:rPr>
        <w:t xml:space="preserve"> implements a fuzzy regression discontinuity approach,</w:t>
      </w:r>
      <w:r>
        <w:rPr>
          <w:spacing w:val="9"/>
          <w:w w:val="105"/>
        </w:rPr>
        <w:t xml:space="preserve"> </w:t>
      </w:r>
      <w:r>
        <w:rPr>
          <w:w w:val="105"/>
        </w:rPr>
        <w:t>whereas</w:t>
      </w:r>
      <w:r>
        <w:rPr>
          <w:spacing w:val="7"/>
          <w:w w:val="105"/>
        </w:rPr>
        <w:t xml:space="preserve"> </w:t>
      </w:r>
      <w:r>
        <w:rPr>
          <w:w w:val="105"/>
        </w:rPr>
        <w:t>ours</w:t>
      </w:r>
      <w:r>
        <w:rPr>
          <w:spacing w:val="8"/>
          <w:w w:val="105"/>
        </w:rPr>
        <w:t xml:space="preserve"> </w:t>
      </w:r>
      <w:r>
        <w:rPr>
          <w:w w:val="105"/>
        </w:rPr>
        <w:t>is</w:t>
      </w:r>
      <w:r>
        <w:rPr>
          <w:spacing w:val="7"/>
          <w:w w:val="105"/>
        </w:rPr>
        <w:t xml:space="preserve"> </w:t>
      </w:r>
      <w:r>
        <w:rPr>
          <w:w w:val="105"/>
        </w:rPr>
        <w:t>sharp</w:t>
      </w:r>
      <w:del w:id="29" w:author="Brasington, David (brasindd)" w:date="2025-03-02T13:04:00Z">
        <w:r w:rsidDel="005B6FDC">
          <w:rPr>
            <w:w w:val="105"/>
          </w:rPr>
          <w:delText>,</w:delText>
        </w:r>
        <w:r w:rsidDel="005B6FDC">
          <w:rPr>
            <w:spacing w:val="9"/>
            <w:w w:val="105"/>
          </w:rPr>
          <w:delText xml:space="preserve"> </w:delText>
        </w:r>
        <w:r w:rsidDel="005B6FDC">
          <w:rPr>
            <w:w w:val="105"/>
          </w:rPr>
          <w:delText>focusing</w:delText>
        </w:r>
        <w:r w:rsidDel="005B6FDC">
          <w:rPr>
            <w:spacing w:val="8"/>
            <w:w w:val="105"/>
          </w:rPr>
          <w:delText xml:space="preserve"> </w:delText>
        </w:r>
        <w:r w:rsidDel="005B6FDC">
          <w:rPr>
            <w:w w:val="105"/>
          </w:rPr>
          <w:delText>exclusively</w:delText>
        </w:r>
        <w:r w:rsidDel="005B6FDC">
          <w:rPr>
            <w:spacing w:val="7"/>
            <w:w w:val="105"/>
          </w:rPr>
          <w:delText xml:space="preserve"> </w:delText>
        </w:r>
        <w:r w:rsidDel="005B6FDC">
          <w:rPr>
            <w:w w:val="105"/>
          </w:rPr>
          <w:delText>on</w:delText>
        </w:r>
        <w:r w:rsidDel="005B6FDC">
          <w:rPr>
            <w:spacing w:val="7"/>
            <w:w w:val="105"/>
          </w:rPr>
          <w:delText xml:space="preserve"> </w:delText>
        </w:r>
        <w:r w:rsidDel="005B6FDC">
          <w:rPr>
            <w:w w:val="105"/>
          </w:rPr>
          <w:delText>narrowly</w:delText>
        </w:r>
        <w:r w:rsidDel="005B6FDC">
          <w:rPr>
            <w:spacing w:val="8"/>
            <w:w w:val="105"/>
          </w:rPr>
          <w:delText xml:space="preserve"> </w:delText>
        </w:r>
        <w:r w:rsidDel="005B6FDC">
          <w:rPr>
            <w:w w:val="105"/>
          </w:rPr>
          <w:delText>passing</w:delText>
        </w:r>
        <w:r w:rsidDel="005B6FDC">
          <w:rPr>
            <w:spacing w:val="7"/>
            <w:w w:val="105"/>
          </w:rPr>
          <w:delText xml:space="preserve"> </w:delText>
        </w:r>
        <w:r w:rsidDel="005B6FDC">
          <w:rPr>
            <w:w w:val="105"/>
          </w:rPr>
          <w:delText>versus</w:delText>
        </w:r>
        <w:r w:rsidDel="005B6FDC">
          <w:rPr>
            <w:spacing w:val="7"/>
            <w:w w:val="105"/>
          </w:rPr>
          <w:delText xml:space="preserve"> </w:delText>
        </w:r>
        <w:r w:rsidDel="005B6FDC">
          <w:rPr>
            <w:spacing w:val="-2"/>
            <w:w w:val="105"/>
          </w:rPr>
          <w:delText>narrowly</w:delText>
        </w:r>
      </w:del>
    </w:p>
    <w:p w14:paraId="73B2EC99" w14:textId="7344B37A" w:rsidR="00C96556" w:rsidDel="005B6FDC" w:rsidRDefault="00C96556" w:rsidP="005B6FDC">
      <w:pPr>
        <w:pStyle w:val="BodyText"/>
        <w:spacing w:before="10" w:line="391" w:lineRule="auto"/>
        <w:ind w:right="1074" w:firstLine="351"/>
        <w:jc w:val="both"/>
        <w:rPr>
          <w:del w:id="30" w:author="Brasington, David (brasindd)" w:date="2025-03-02T13:04:00Z"/>
        </w:rPr>
        <w:sectPr w:rsidR="00C96556" w:rsidDel="005B6FDC">
          <w:pgSz w:w="12240" w:h="15840"/>
          <w:pgMar w:top="1420" w:right="360" w:bottom="1020" w:left="1440" w:header="0" w:footer="749" w:gutter="0"/>
          <w:cols w:space="720"/>
        </w:sectPr>
        <w:pPrChange w:id="31" w:author="Brasington, David (brasindd)" w:date="2025-03-02T13:04:00Z">
          <w:pPr>
            <w:pStyle w:val="BodyText"/>
            <w:spacing w:line="391" w:lineRule="auto"/>
            <w:jc w:val="both"/>
          </w:pPr>
        </w:pPrChange>
      </w:pPr>
    </w:p>
    <w:p w14:paraId="322B976E" w14:textId="5702BA17" w:rsidR="00C96556" w:rsidRDefault="00F61671" w:rsidP="005B6FDC">
      <w:pPr>
        <w:pStyle w:val="BodyText"/>
        <w:spacing w:before="10" w:line="391" w:lineRule="auto"/>
        <w:ind w:right="1074" w:firstLine="351"/>
        <w:jc w:val="both"/>
        <w:pPrChange w:id="32" w:author="Brasington, David (brasindd)" w:date="2025-03-02T13:04:00Z">
          <w:pPr>
            <w:pStyle w:val="BodyText"/>
            <w:spacing w:before="30" w:line="391" w:lineRule="auto"/>
            <w:ind w:right="1076"/>
            <w:jc w:val="both"/>
          </w:pPr>
        </w:pPrChange>
      </w:pPr>
      <w:del w:id="33" w:author="Brasington, David (brasindd)" w:date="2025-03-02T13:04:00Z">
        <w:r w:rsidDel="005B6FDC">
          <w:rPr>
            <w:w w:val="105"/>
          </w:rPr>
          <w:lastRenderedPageBreak/>
          <w:delText>failing</w:delText>
        </w:r>
        <w:r w:rsidDel="005B6FDC">
          <w:rPr>
            <w:spacing w:val="-15"/>
            <w:w w:val="105"/>
          </w:rPr>
          <w:delText xml:space="preserve"> </w:delText>
        </w:r>
        <w:r w:rsidDel="005B6FDC">
          <w:rPr>
            <w:w w:val="105"/>
          </w:rPr>
          <w:delText>road-tax</w:delText>
        </w:r>
        <w:r w:rsidDel="005B6FDC">
          <w:rPr>
            <w:spacing w:val="-14"/>
            <w:w w:val="105"/>
          </w:rPr>
          <w:delText xml:space="preserve"> </w:delText>
        </w:r>
        <w:r w:rsidDel="005B6FDC">
          <w:rPr>
            <w:w w:val="105"/>
          </w:rPr>
          <w:delText>renewal</w:delText>
        </w:r>
        <w:r w:rsidDel="005B6FDC">
          <w:rPr>
            <w:spacing w:val="-14"/>
            <w:w w:val="105"/>
          </w:rPr>
          <w:delText xml:space="preserve"> </w:delText>
        </w:r>
        <w:r w:rsidDel="005B6FDC">
          <w:rPr>
            <w:w w:val="105"/>
          </w:rPr>
          <w:delText>votes</w:delText>
        </w:r>
      </w:del>
      <w:r>
        <w:rPr>
          <w:w w:val="105"/>
        </w:rPr>
        <w:t>.</w:t>
      </w:r>
      <w:r>
        <w:rPr>
          <w:spacing w:val="11"/>
          <w:w w:val="105"/>
        </w:rPr>
        <w:t xml:space="preserve"> </w:t>
      </w:r>
      <w:r>
        <w:rPr>
          <w:w w:val="105"/>
        </w:rPr>
        <w:t>Lastly,</w:t>
      </w:r>
      <w:r>
        <w:rPr>
          <w:spacing w:val="-9"/>
          <w:w w:val="105"/>
        </w:rPr>
        <w:t xml:space="preserve"> </w:t>
      </w:r>
      <w:r>
        <w:rPr>
          <w:w w:val="105"/>
        </w:rPr>
        <w:t>we</w:t>
      </w:r>
      <w:r>
        <w:rPr>
          <w:spacing w:val="-15"/>
          <w:w w:val="105"/>
        </w:rPr>
        <w:t xml:space="preserve"> </w:t>
      </w:r>
      <w:r>
        <w:rPr>
          <w:w w:val="105"/>
        </w:rPr>
        <w:t>focus</w:t>
      </w:r>
      <w:r>
        <w:rPr>
          <w:spacing w:val="-14"/>
          <w:w w:val="105"/>
        </w:rPr>
        <w:t xml:space="preserve"> </w:t>
      </w:r>
      <w:r>
        <w:rPr>
          <w:w w:val="105"/>
        </w:rPr>
        <w:t>on</w:t>
      </w:r>
      <w:r>
        <w:rPr>
          <w:spacing w:val="-14"/>
          <w:w w:val="105"/>
        </w:rPr>
        <w:t xml:space="preserve"> </w:t>
      </w:r>
      <w:r>
        <w:rPr>
          <w:w w:val="105"/>
        </w:rPr>
        <w:t>the</w:t>
      </w:r>
      <w:r>
        <w:rPr>
          <w:spacing w:val="-14"/>
          <w:w w:val="105"/>
        </w:rPr>
        <w:t xml:space="preserve"> </w:t>
      </w:r>
      <w:r>
        <w:rPr>
          <w:w w:val="105"/>
        </w:rPr>
        <w:t>Intent-to-Treat</w:t>
      </w:r>
      <w:r>
        <w:rPr>
          <w:spacing w:val="-14"/>
          <w:w w:val="105"/>
        </w:rPr>
        <w:t xml:space="preserve"> </w:t>
      </w:r>
      <w:r>
        <w:rPr>
          <w:w w:val="120"/>
        </w:rPr>
        <w:t>(ITT)</w:t>
      </w:r>
      <w:r>
        <w:rPr>
          <w:spacing w:val="-17"/>
          <w:w w:val="120"/>
        </w:rPr>
        <w:t xml:space="preserve"> </w:t>
      </w:r>
      <w:r>
        <w:rPr>
          <w:w w:val="105"/>
        </w:rPr>
        <w:t>estimator,</w:t>
      </w:r>
      <w:r>
        <w:rPr>
          <w:spacing w:val="-10"/>
          <w:w w:val="105"/>
        </w:rPr>
        <w:t xml:space="preserve"> </w:t>
      </w:r>
      <w:r>
        <w:rPr>
          <w:w w:val="105"/>
        </w:rPr>
        <w:t xml:space="preserve">which </w:t>
      </w:r>
      <w:del w:id="34" w:author="Brasington, David (brasindd)" w:date="2025-03-02T13:06:00Z">
        <w:r w:rsidDel="005B6FDC">
          <w:rPr>
            <w:w w:val="105"/>
          </w:rPr>
          <w:delText>focuses on</w:delText>
        </w:r>
      </w:del>
      <w:ins w:id="35" w:author="Brasington, David (brasindd)" w:date="2025-03-02T13:06:00Z">
        <w:r w:rsidR="005B6FDC">
          <w:rPr>
            <w:w w:val="105"/>
          </w:rPr>
          <w:t>analyzes</w:t>
        </w:r>
      </w:ins>
      <w:r>
        <w:rPr>
          <w:w w:val="105"/>
        </w:rPr>
        <w:t xml:space="preserve"> the effect of </w:t>
      </w:r>
      <w:ins w:id="36" w:author="Brasington, David (brasindd)" w:date="2025-03-02T13:06:00Z">
        <w:r w:rsidR="005B6FDC">
          <w:rPr>
            <w:w w:val="105"/>
          </w:rPr>
          <w:t xml:space="preserve">an </w:t>
        </w:r>
      </w:ins>
      <w:r>
        <w:rPr>
          <w:w w:val="105"/>
        </w:rPr>
        <w:t>election on outcome</w:t>
      </w:r>
      <w:ins w:id="37" w:author="Brasington, David (brasindd)" w:date="2025-03-02T13:06:00Z">
        <w:r w:rsidR="005B6FDC">
          <w:rPr>
            <w:w w:val="105"/>
          </w:rPr>
          <w:t>s</w:t>
        </w:r>
      </w:ins>
      <w:r>
        <w:rPr>
          <w:w w:val="105"/>
        </w:rPr>
        <w:t xml:space="preserve"> without controlling for </w:t>
      </w:r>
      <w:ins w:id="38" w:author="Brasington, David (brasindd)" w:date="2025-03-02T13:06:00Z">
        <w:r w:rsidR="005B6FDC">
          <w:rPr>
            <w:w w:val="105"/>
          </w:rPr>
          <w:t xml:space="preserve">the </w:t>
        </w:r>
      </w:ins>
      <w:r>
        <w:rPr>
          <w:w w:val="105"/>
        </w:rPr>
        <w:t>results of subsequent elections</w:t>
      </w:r>
      <w:ins w:id="39" w:author="Brasington, David (brasindd)" w:date="2025-03-02T13:06:00Z">
        <w:r w:rsidR="005B6FDC">
          <w:rPr>
            <w:w w:val="105"/>
          </w:rPr>
          <w:t>.  The ITT estimator</w:t>
        </w:r>
      </w:ins>
      <w:del w:id="40" w:author="Brasington, David (brasindd)" w:date="2025-03-02T13:06:00Z">
        <w:r w:rsidDel="005B6FDC">
          <w:rPr>
            <w:w w:val="105"/>
          </w:rPr>
          <w:delText xml:space="preserve"> and it</w:delText>
        </w:r>
      </w:del>
      <w:r>
        <w:rPr>
          <w:w w:val="105"/>
        </w:rPr>
        <w:t xml:space="preserve"> suits our setting given the independence of renewal referendums coming from exogeneous timing of such elections (more details in Section </w:t>
      </w:r>
      <w:r w:rsidR="00C876C1">
        <w:fldChar w:fldCharType="begin"/>
      </w:r>
      <w:r w:rsidR="00C876C1">
        <w:instrText xml:space="preserve"> HYPERLINK \l "_bookmark9" </w:instrText>
      </w:r>
      <w:r w:rsidR="00C876C1">
        <w:fldChar w:fldCharType="separate"/>
      </w:r>
      <w:r>
        <w:rPr>
          <w:w w:val="105"/>
        </w:rPr>
        <w:t>3).</w:t>
      </w:r>
      <w:r w:rsidR="00C876C1">
        <w:rPr>
          <w:w w:val="105"/>
        </w:rPr>
        <w:fldChar w:fldCharType="end"/>
      </w:r>
      <w:r>
        <w:rPr>
          <w:spacing w:val="40"/>
          <w:w w:val="105"/>
        </w:rPr>
        <w:t xml:space="preserve"> </w:t>
      </w:r>
      <w:r>
        <w:rPr>
          <w:w w:val="105"/>
        </w:rPr>
        <w:t xml:space="preserve">As </w:t>
      </w:r>
      <w:r w:rsidR="00C876C1">
        <w:fldChar w:fldCharType="begin"/>
      </w:r>
      <w:r w:rsidR="00C876C1">
        <w:instrText xml:space="preserve"> HYPERLINK \l "_bookmark38" </w:instrText>
      </w:r>
      <w:r w:rsidR="00C876C1">
        <w:fldChar w:fldCharType="separate"/>
      </w:r>
      <w:r>
        <w:rPr>
          <w:w w:val="105"/>
        </w:rPr>
        <w:t>Cellini, Ferreira</w:t>
      </w:r>
      <w:r w:rsidR="00C876C1">
        <w:rPr>
          <w:w w:val="105"/>
        </w:rPr>
        <w:fldChar w:fldCharType="end"/>
      </w:r>
      <w:r>
        <w:rPr>
          <w:w w:val="105"/>
        </w:rPr>
        <w:t xml:space="preserve"> </w:t>
      </w:r>
      <w:r w:rsidR="00C876C1">
        <w:fldChar w:fldCharType="begin"/>
      </w:r>
      <w:r w:rsidR="00C876C1">
        <w:instrText xml:space="preserve"> HYPERLINK \l "_bookmark38" </w:instrText>
      </w:r>
      <w:r w:rsidR="00C876C1">
        <w:fldChar w:fldCharType="separate"/>
      </w:r>
      <w:r>
        <w:rPr>
          <w:w w:val="105"/>
        </w:rPr>
        <w:t>and Rothstein</w:t>
      </w:r>
      <w:r w:rsidR="00C876C1">
        <w:rPr>
          <w:w w:val="105"/>
        </w:rPr>
        <w:fldChar w:fldCharType="end"/>
      </w:r>
      <w:r>
        <w:rPr>
          <w:w w:val="105"/>
        </w:rPr>
        <w:t xml:space="preserve"> </w:t>
      </w:r>
      <w:r w:rsidR="00C876C1">
        <w:fldChar w:fldCharType="begin"/>
      </w:r>
      <w:r w:rsidR="00C876C1">
        <w:instrText xml:space="preserve"> HYPERLINK \l "_bookmark38" </w:instrText>
      </w:r>
      <w:r w:rsidR="00C876C1">
        <w:fldChar w:fldCharType="separate"/>
      </w:r>
      <w:r>
        <w:rPr>
          <w:w w:val="105"/>
        </w:rPr>
        <w:t>(2010)</w:t>
      </w:r>
      <w:r w:rsidR="00C876C1">
        <w:rPr>
          <w:w w:val="105"/>
        </w:rPr>
        <w:fldChar w:fldCharType="end"/>
      </w:r>
      <w:r>
        <w:rPr>
          <w:w w:val="105"/>
        </w:rPr>
        <w:t xml:space="preserve"> show, when elections are indeed independent, the </w:t>
      </w:r>
      <w:r>
        <w:rPr>
          <w:w w:val="120"/>
        </w:rPr>
        <w:t xml:space="preserve">ITT </w:t>
      </w:r>
      <w:r>
        <w:rPr>
          <w:w w:val="105"/>
        </w:rPr>
        <w:t xml:space="preserve">estimator is equal to the Treatment on the Treated </w:t>
      </w:r>
      <w:r>
        <w:rPr>
          <w:w w:val="120"/>
        </w:rPr>
        <w:t xml:space="preserve">(TOT) </w:t>
      </w:r>
      <w:r>
        <w:rPr>
          <w:w w:val="105"/>
        </w:rPr>
        <w:t>estimator.</w:t>
      </w:r>
    </w:p>
    <w:p w14:paraId="788C9580" w14:textId="77777777" w:rsidR="005B6FDC" w:rsidRDefault="00F61671">
      <w:pPr>
        <w:pStyle w:val="BodyText"/>
        <w:spacing w:before="4" w:line="391" w:lineRule="auto"/>
        <w:ind w:right="1074" w:firstLine="351"/>
        <w:jc w:val="both"/>
        <w:rPr>
          <w:ins w:id="41" w:author="Brasington, David (brasindd)" w:date="2025-03-02T13:08:00Z"/>
          <w:spacing w:val="40"/>
          <w:w w:val="105"/>
        </w:rPr>
      </w:pPr>
      <w:r>
        <w:rPr>
          <w:w w:val="105"/>
        </w:rPr>
        <w:t xml:space="preserve">We highlight a substantial literature studying the effect of transportation infrastructure </w:t>
      </w:r>
      <w:r>
        <w:t>on house prices.</w:t>
      </w:r>
      <w:r>
        <w:rPr>
          <w:spacing w:val="40"/>
        </w:rPr>
        <w:t xml:space="preserve"> </w:t>
      </w:r>
      <w:hyperlink w:anchor="_bookmark46" w:history="1">
        <w:proofErr w:type="spellStart"/>
        <w:r>
          <w:t>Hoogendoorn</w:t>
        </w:r>
        <w:proofErr w:type="spellEnd"/>
        <w:r>
          <w:t xml:space="preserve"> et al.</w:t>
        </w:r>
      </w:hyperlink>
      <w:r>
        <w:t xml:space="preserve"> </w:t>
      </w:r>
      <w:hyperlink w:anchor="_bookmark46" w:history="1">
        <w:r>
          <w:t>(2019)</w:t>
        </w:r>
      </w:hyperlink>
      <w:r>
        <w:t xml:space="preserve"> studies the effect of opening of a tunnel on house </w:t>
      </w:r>
      <w:r>
        <w:rPr>
          <w:w w:val="105"/>
        </w:rPr>
        <w:t>prices in the Netherlands, noting that prior research studying transportation infrastructure in developed geographies suffers from reverse causality.</w:t>
      </w:r>
      <w:r>
        <w:rPr>
          <w:spacing w:val="40"/>
          <w:w w:val="105"/>
        </w:rPr>
        <w:t xml:space="preserve"> </w:t>
      </w:r>
      <w:r>
        <w:rPr>
          <w:w w:val="105"/>
        </w:rPr>
        <w:t xml:space="preserve">It argues that the opening of the </w:t>
      </w:r>
      <w:proofErr w:type="spellStart"/>
      <w:r>
        <w:rPr>
          <w:w w:val="105"/>
        </w:rPr>
        <w:t>Westerscheldtunnel</w:t>
      </w:r>
      <w:proofErr w:type="spellEnd"/>
      <w:r>
        <w:rPr>
          <w:spacing w:val="-4"/>
          <w:w w:val="105"/>
        </w:rPr>
        <w:t xml:space="preserve"> </w:t>
      </w:r>
      <w:r>
        <w:rPr>
          <w:w w:val="105"/>
        </w:rPr>
        <w:t>is</w:t>
      </w:r>
      <w:r>
        <w:rPr>
          <w:spacing w:val="-4"/>
          <w:w w:val="105"/>
        </w:rPr>
        <w:t xml:space="preserve"> </w:t>
      </w:r>
      <w:r>
        <w:rPr>
          <w:w w:val="105"/>
        </w:rPr>
        <w:t>a</w:t>
      </w:r>
      <w:r>
        <w:rPr>
          <w:spacing w:val="-4"/>
          <w:w w:val="105"/>
        </w:rPr>
        <w:t xml:space="preserve"> </w:t>
      </w:r>
      <w:r>
        <w:rPr>
          <w:w w:val="105"/>
        </w:rPr>
        <w:t>fairly</w:t>
      </w:r>
      <w:r>
        <w:rPr>
          <w:spacing w:val="-4"/>
          <w:w w:val="105"/>
        </w:rPr>
        <w:t xml:space="preserve"> </w:t>
      </w:r>
      <w:r>
        <w:rPr>
          <w:w w:val="105"/>
        </w:rPr>
        <w:t>exogenous</w:t>
      </w:r>
      <w:r>
        <w:rPr>
          <w:spacing w:val="-4"/>
          <w:w w:val="105"/>
        </w:rPr>
        <w:t xml:space="preserve"> </w:t>
      </w:r>
      <w:r>
        <w:rPr>
          <w:w w:val="105"/>
        </w:rPr>
        <w:t>event,</w:t>
      </w:r>
      <w:r>
        <w:rPr>
          <w:spacing w:val="-3"/>
          <w:w w:val="105"/>
        </w:rPr>
        <w:t xml:space="preserve"> </w:t>
      </w:r>
      <w:r>
        <w:rPr>
          <w:w w:val="105"/>
        </w:rPr>
        <w:t>with</w:t>
      </w:r>
      <w:r>
        <w:rPr>
          <w:spacing w:val="-4"/>
          <w:w w:val="105"/>
        </w:rPr>
        <w:t xml:space="preserve"> </w:t>
      </w:r>
      <w:r>
        <w:rPr>
          <w:w w:val="105"/>
        </w:rPr>
        <w:t>natural</w:t>
      </w:r>
      <w:r>
        <w:rPr>
          <w:spacing w:val="-4"/>
          <w:w w:val="105"/>
        </w:rPr>
        <w:t xml:space="preserve"> </w:t>
      </w:r>
      <w:r>
        <w:rPr>
          <w:w w:val="105"/>
        </w:rPr>
        <w:t>borders</w:t>
      </w:r>
      <w:r>
        <w:rPr>
          <w:spacing w:val="-4"/>
          <w:w w:val="105"/>
        </w:rPr>
        <w:t xml:space="preserve"> </w:t>
      </w:r>
      <w:r>
        <w:rPr>
          <w:w w:val="105"/>
        </w:rPr>
        <w:t>that</w:t>
      </w:r>
      <w:r>
        <w:rPr>
          <w:spacing w:val="-4"/>
          <w:w w:val="105"/>
        </w:rPr>
        <w:t xml:space="preserve"> </w:t>
      </w:r>
      <w:r>
        <w:rPr>
          <w:w w:val="105"/>
        </w:rPr>
        <w:t>prevent</w:t>
      </w:r>
      <w:r>
        <w:rPr>
          <w:spacing w:val="-4"/>
          <w:w w:val="105"/>
        </w:rPr>
        <w:t xml:space="preserve"> </w:t>
      </w:r>
      <w:proofErr w:type="spellStart"/>
      <w:r>
        <w:rPr>
          <w:w w:val="105"/>
        </w:rPr>
        <w:t>contami</w:t>
      </w:r>
      <w:proofErr w:type="spellEnd"/>
      <w:r>
        <w:rPr>
          <w:w w:val="105"/>
        </w:rPr>
        <w:t>- nation of results by the surrounding environment.</w:t>
      </w:r>
      <w:r>
        <w:rPr>
          <w:spacing w:val="40"/>
          <w:w w:val="105"/>
        </w:rPr>
        <w:t xml:space="preserve"> </w:t>
      </w:r>
      <w:r>
        <w:rPr>
          <w:w w:val="105"/>
        </w:rPr>
        <w:t>It finds half the capitalized value of the tunnel occurs more than a year before the tunnel opens.</w:t>
      </w:r>
      <w:r>
        <w:rPr>
          <w:spacing w:val="38"/>
          <w:w w:val="105"/>
        </w:rPr>
        <w:t xml:space="preserve"> </w:t>
      </w:r>
      <w:r>
        <w:rPr>
          <w:w w:val="105"/>
        </w:rPr>
        <w:t>Our data, too, is for a developed nation.</w:t>
      </w:r>
      <w:r>
        <w:rPr>
          <w:spacing w:val="23"/>
          <w:w w:val="105"/>
        </w:rPr>
        <w:t xml:space="preserve"> </w:t>
      </w:r>
      <w:hyperlink w:anchor="_bookmark46" w:history="1">
        <w:proofErr w:type="spellStart"/>
        <w:r>
          <w:rPr>
            <w:w w:val="105"/>
          </w:rPr>
          <w:t>Hoogendoorn</w:t>
        </w:r>
        <w:proofErr w:type="spellEnd"/>
        <w:r>
          <w:rPr>
            <w:w w:val="105"/>
          </w:rPr>
          <w:t xml:space="preserve"> et al.</w:t>
        </w:r>
      </w:hyperlink>
      <w:r>
        <w:rPr>
          <w:w w:val="105"/>
        </w:rPr>
        <w:t xml:space="preserve"> </w:t>
      </w:r>
      <w:hyperlink w:anchor="_bookmark46" w:history="1">
        <w:r>
          <w:rPr>
            <w:w w:val="105"/>
          </w:rPr>
          <w:t>(2019)</w:t>
        </w:r>
      </w:hyperlink>
      <w:r>
        <w:rPr>
          <w:w w:val="105"/>
        </w:rPr>
        <w:t xml:space="preserve"> argues that the exogeneity of the opening of the tunnel, along</w:t>
      </w:r>
      <w:r>
        <w:rPr>
          <w:spacing w:val="-6"/>
          <w:w w:val="105"/>
        </w:rPr>
        <w:t xml:space="preserve"> </w:t>
      </w:r>
      <w:r>
        <w:rPr>
          <w:w w:val="105"/>
        </w:rPr>
        <w:t>with</w:t>
      </w:r>
      <w:r>
        <w:rPr>
          <w:spacing w:val="-6"/>
          <w:w w:val="105"/>
        </w:rPr>
        <w:t xml:space="preserve"> </w:t>
      </w:r>
      <w:r>
        <w:rPr>
          <w:w w:val="105"/>
        </w:rPr>
        <w:t>hedonic</w:t>
      </w:r>
      <w:r>
        <w:rPr>
          <w:spacing w:val="-6"/>
          <w:w w:val="105"/>
        </w:rPr>
        <w:t xml:space="preserve"> </w:t>
      </w:r>
      <w:r>
        <w:rPr>
          <w:w w:val="105"/>
        </w:rPr>
        <w:t>controls,</w:t>
      </w:r>
      <w:r>
        <w:rPr>
          <w:spacing w:val="-5"/>
          <w:w w:val="105"/>
        </w:rPr>
        <w:t xml:space="preserve"> </w:t>
      </w:r>
      <w:r>
        <w:rPr>
          <w:w w:val="105"/>
        </w:rPr>
        <w:t>time</w:t>
      </w:r>
      <w:r>
        <w:rPr>
          <w:spacing w:val="-6"/>
          <w:w w:val="105"/>
        </w:rPr>
        <w:t xml:space="preserve"> </w:t>
      </w:r>
      <w:r>
        <w:rPr>
          <w:w w:val="105"/>
        </w:rPr>
        <w:t>trends</w:t>
      </w:r>
      <w:r>
        <w:rPr>
          <w:spacing w:val="-6"/>
          <w:w w:val="105"/>
        </w:rPr>
        <w:t xml:space="preserve"> </w:t>
      </w:r>
      <w:r>
        <w:rPr>
          <w:w w:val="105"/>
        </w:rPr>
        <w:t>and</w:t>
      </w:r>
      <w:r>
        <w:rPr>
          <w:spacing w:val="-6"/>
          <w:w w:val="105"/>
        </w:rPr>
        <w:t xml:space="preserve"> </w:t>
      </w:r>
      <w:r>
        <w:rPr>
          <w:w w:val="105"/>
        </w:rPr>
        <w:t>postcode</w:t>
      </w:r>
      <w:r>
        <w:rPr>
          <w:spacing w:val="-6"/>
          <w:w w:val="105"/>
        </w:rPr>
        <w:t xml:space="preserve"> </w:t>
      </w:r>
      <w:r>
        <w:rPr>
          <w:w w:val="105"/>
        </w:rPr>
        <w:t>fixed</w:t>
      </w:r>
      <w:r>
        <w:rPr>
          <w:spacing w:val="-6"/>
          <w:w w:val="105"/>
        </w:rPr>
        <w:t xml:space="preserve"> </w:t>
      </w:r>
      <w:r>
        <w:rPr>
          <w:w w:val="105"/>
        </w:rPr>
        <w:t>effects,</w:t>
      </w:r>
      <w:r>
        <w:rPr>
          <w:spacing w:val="-5"/>
          <w:w w:val="105"/>
        </w:rPr>
        <w:t xml:space="preserve"> </w:t>
      </w:r>
      <w:r>
        <w:rPr>
          <w:w w:val="105"/>
        </w:rPr>
        <w:t>identifies</w:t>
      </w:r>
      <w:r>
        <w:rPr>
          <w:spacing w:val="-6"/>
          <w:w w:val="105"/>
        </w:rPr>
        <w:t xml:space="preserve"> </w:t>
      </w:r>
      <w:r>
        <w:rPr>
          <w:w w:val="105"/>
        </w:rPr>
        <w:t>its</w:t>
      </w:r>
      <w:r>
        <w:rPr>
          <w:spacing w:val="-6"/>
          <w:w w:val="105"/>
        </w:rPr>
        <w:t xml:space="preserve"> </w:t>
      </w:r>
      <w:r>
        <w:rPr>
          <w:w w:val="105"/>
        </w:rPr>
        <w:t>estimates. One novelty of our study is how ordinary the events are that we study.</w:t>
      </w:r>
      <w:r>
        <w:rPr>
          <w:spacing w:val="36"/>
          <w:w w:val="105"/>
        </w:rPr>
        <w:t xml:space="preserve"> </w:t>
      </w:r>
      <w:r>
        <w:rPr>
          <w:w w:val="105"/>
        </w:rPr>
        <w:t>While the opening of</w:t>
      </w:r>
      <w:r>
        <w:rPr>
          <w:spacing w:val="-5"/>
          <w:w w:val="105"/>
        </w:rPr>
        <w:t xml:space="preserve"> </w:t>
      </w:r>
      <w:r>
        <w:rPr>
          <w:w w:val="105"/>
        </w:rPr>
        <w:t>a</w:t>
      </w:r>
      <w:r>
        <w:rPr>
          <w:spacing w:val="-5"/>
          <w:w w:val="105"/>
        </w:rPr>
        <w:t xml:space="preserve"> </w:t>
      </w:r>
      <w:r>
        <w:rPr>
          <w:w w:val="105"/>
        </w:rPr>
        <w:t>new</w:t>
      </w:r>
      <w:r>
        <w:rPr>
          <w:spacing w:val="-5"/>
          <w:w w:val="105"/>
        </w:rPr>
        <w:t xml:space="preserve"> </w:t>
      </w:r>
      <w:r>
        <w:rPr>
          <w:w w:val="105"/>
        </w:rPr>
        <w:t>tunnel</w:t>
      </w:r>
      <w:r>
        <w:rPr>
          <w:spacing w:val="-4"/>
          <w:w w:val="105"/>
        </w:rPr>
        <w:t xml:space="preserve"> </w:t>
      </w:r>
      <w:r>
        <w:rPr>
          <w:w w:val="105"/>
        </w:rPr>
        <w:t>is</w:t>
      </w:r>
      <w:r>
        <w:rPr>
          <w:spacing w:val="-5"/>
          <w:w w:val="105"/>
        </w:rPr>
        <w:t xml:space="preserve"> </w:t>
      </w:r>
      <w:r>
        <w:rPr>
          <w:w w:val="105"/>
        </w:rPr>
        <w:t>important,</w:t>
      </w:r>
      <w:r>
        <w:rPr>
          <w:spacing w:val="-3"/>
          <w:w w:val="105"/>
        </w:rPr>
        <w:t xml:space="preserve"> </w:t>
      </w:r>
      <w:r>
        <w:rPr>
          <w:w w:val="105"/>
        </w:rPr>
        <w:t>it</w:t>
      </w:r>
      <w:r>
        <w:rPr>
          <w:spacing w:val="-4"/>
          <w:w w:val="105"/>
        </w:rPr>
        <w:t xml:space="preserve"> </w:t>
      </w:r>
      <w:r>
        <w:rPr>
          <w:w w:val="105"/>
        </w:rPr>
        <w:t>is</w:t>
      </w:r>
      <w:r>
        <w:rPr>
          <w:spacing w:val="-5"/>
          <w:w w:val="105"/>
        </w:rPr>
        <w:t xml:space="preserve"> </w:t>
      </w:r>
      <w:r>
        <w:rPr>
          <w:w w:val="105"/>
        </w:rPr>
        <w:t>rare.</w:t>
      </w:r>
      <w:r>
        <w:rPr>
          <w:spacing w:val="17"/>
          <w:w w:val="105"/>
        </w:rPr>
        <w:t xml:space="preserve"> </w:t>
      </w:r>
      <w:r>
        <w:rPr>
          <w:w w:val="105"/>
        </w:rPr>
        <w:t>Votes</w:t>
      </w:r>
      <w:r>
        <w:rPr>
          <w:spacing w:val="-5"/>
          <w:w w:val="105"/>
        </w:rPr>
        <w:t xml:space="preserve"> </w:t>
      </w:r>
      <w:r>
        <w:rPr>
          <w:w w:val="105"/>
        </w:rPr>
        <w:t>to</w:t>
      </w:r>
      <w:r>
        <w:rPr>
          <w:spacing w:val="-4"/>
          <w:w w:val="105"/>
        </w:rPr>
        <w:t xml:space="preserve"> </w:t>
      </w:r>
      <w:r>
        <w:rPr>
          <w:w w:val="105"/>
        </w:rPr>
        <w:t>renew</w:t>
      </w:r>
      <w:r>
        <w:rPr>
          <w:spacing w:val="-5"/>
          <w:w w:val="105"/>
        </w:rPr>
        <w:t xml:space="preserve"> </w:t>
      </w:r>
      <w:r>
        <w:rPr>
          <w:w w:val="105"/>
        </w:rPr>
        <w:t>infrastructure</w:t>
      </w:r>
      <w:r>
        <w:rPr>
          <w:spacing w:val="-5"/>
          <w:w w:val="105"/>
        </w:rPr>
        <w:t xml:space="preserve"> </w:t>
      </w:r>
      <w:r>
        <w:rPr>
          <w:w w:val="105"/>
        </w:rPr>
        <w:t>spending</w:t>
      </w:r>
      <w:r>
        <w:rPr>
          <w:spacing w:val="-4"/>
          <w:w w:val="105"/>
        </w:rPr>
        <w:t xml:space="preserve"> </w:t>
      </w:r>
      <w:r>
        <w:rPr>
          <w:w w:val="105"/>
        </w:rPr>
        <w:t>are</w:t>
      </w:r>
      <w:r>
        <w:rPr>
          <w:spacing w:val="-5"/>
          <w:w w:val="105"/>
        </w:rPr>
        <w:t xml:space="preserve"> </w:t>
      </w:r>
      <w:r>
        <w:rPr>
          <w:w w:val="105"/>
        </w:rPr>
        <w:t xml:space="preserve">common events in many local governments in the United States, and the quantity of road </w:t>
      </w:r>
      <w:proofErr w:type="spellStart"/>
      <w:r>
        <w:rPr>
          <w:w w:val="105"/>
        </w:rPr>
        <w:t>mainte</w:t>
      </w:r>
      <w:proofErr w:type="spellEnd"/>
      <w:r>
        <w:rPr>
          <w:w w:val="105"/>
        </w:rPr>
        <w:t xml:space="preserve">- </w:t>
      </w:r>
      <w:proofErr w:type="spellStart"/>
      <w:r>
        <w:rPr>
          <w:w w:val="105"/>
        </w:rPr>
        <w:t>nance</w:t>
      </w:r>
      <w:proofErr w:type="spellEnd"/>
      <w:r>
        <w:rPr>
          <w:w w:val="105"/>
        </w:rPr>
        <w:t xml:space="preserve"> spending is regularly chosen by governments around the world, if not by voting then directly by bureaucrats.</w:t>
      </w:r>
      <w:r>
        <w:rPr>
          <w:spacing w:val="40"/>
          <w:w w:val="105"/>
        </w:rPr>
        <w:t xml:space="preserve"> </w:t>
      </w:r>
      <w:r>
        <w:rPr>
          <w:w w:val="105"/>
        </w:rPr>
        <w:t xml:space="preserve">It is therefore also important to study the effects of road main- </w:t>
      </w:r>
      <w:proofErr w:type="spellStart"/>
      <w:r>
        <w:rPr>
          <w:w w:val="105"/>
        </w:rPr>
        <w:t>tenance</w:t>
      </w:r>
      <w:proofErr w:type="spellEnd"/>
      <w:r>
        <w:rPr>
          <w:w w:val="105"/>
        </w:rPr>
        <w:t xml:space="preserve"> spending on house prices.</w:t>
      </w:r>
      <w:r>
        <w:rPr>
          <w:spacing w:val="40"/>
          <w:w w:val="105"/>
        </w:rPr>
        <w:t xml:space="preserve"> </w:t>
      </w:r>
    </w:p>
    <w:p w14:paraId="4D5D1587" w14:textId="1EA9F0EE" w:rsidR="00C96556" w:rsidRDefault="00C876C1">
      <w:pPr>
        <w:pStyle w:val="BodyText"/>
        <w:spacing w:before="4" w:line="391" w:lineRule="auto"/>
        <w:ind w:right="1074" w:firstLine="351"/>
        <w:jc w:val="both"/>
      </w:pPr>
      <w:hyperlink w:anchor="_bookmark51" w:history="1">
        <w:r w:rsidR="00F61671">
          <w:rPr>
            <w:w w:val="105"/>
          </w:rPr>
          <w:t>Li et al.</w:t>
        </w:r>
      </w:hyperlink>
      <w:r w:rsidR="00F61671">
        <w:rPr>
          <w:w w:val="105"/>
        </w:rPr>
        <w:t xml:space="preserve"> </w:t>
      </w:r>
      <w:hyperlink w:anchor="_bookmark51" w:history="1">
        <w:r w:rsidR="00F61671">
          <w:rPr>
            <w:w w:val="105"/>
          </w:rPr>
          <w:t>(2016)</w:t>
        </w:r>
      </w:hyperlink>
      <w:r w:rsidR="00F61671">
        <w:rPr>
          <w:w w:val="105"/>
        </w:rPr>
        <w:t xml:space="preserve"> studies the overall effect on apartment prices of new subway lines in Beijing, but the estimates may be a net effect of competing factors.</w:t>
      </w:r>
      <w:r w:rsidR="00F61671">
        <w:rPr>
          <w:spacing w:val="39"/>
          <w:w w:val="105"/>
        </w:rPr>
        <w:t xml:space="preserve"> </w:t>
      </w:r>
      <w:hyperlink w:anchor="_bookmark44" w:history="1">
        <w:r w:rsidR="00F61671">
          <w:rPr>
            <w:w w:val="105"/>
          </w:rPr>
          <w:t>Gibbons and Machin</w:t>
        </w:r>
      </w:hyperlink>
      <w:r w:rsidR="00F61671">
        <w:rPr>
          <w:w w:val="105"/>
        </w:rPr>
        <w:t xml:space="preserve"> </w:t>
      </w:r>
      <w:hyperlink w:anchor="_bookmark44" w:history="1">
        <w:r w:rsidR="00F61671">
          <w:rPr>
            <w:w w:val="105"/>
          </w:rPr>
          <w:t>(2005),</w:t>
        </w:r>
      </w:hyperlink>
      <w:r w:rsidR="00F61671">
        <w:rPr>
          <w:w w:val="105"/>
        </w:rPr>
        <w:t xml:space="preserve"> studying the construction of new rail stations for the London underground and light rail services, notes that the effect on house prices captures the net effect of better access, increased crime, and increased noise pollution.</w:t>
      </w:r>
      <w:r w:rsidR="00F61671">
        <w:rPr>
          <w:spacing w:val="40"/>
          <w:w w:val="105"/>
        </w:rPr>
        <w:t xml:space="preserve"> </w:t>
      </w:r>
      <w:hyperlink w:anchor="_bookmark50" w:history="1">
        <w:proofErr w:type="spellStart"/>
        <w:r w:rsidR="00F61671">
          <w:rPr>
            <w:w w:val="105"/>
          </w:rPr>
          <w:t>Levkovich</w:t>
        </w:r>
        <w:proofErr w:type="spellEnd"/>
        <w:r w:rsidR="00F61671">
          <w:rPr>
            <w:w w:val="105"/>
          </w:rPr>
          <w:t>,</w:t>
        </w:r>
      </w:hyperlink>
      <w:r w:rsidR="00F61671">
        <w:rPr>
          <w:w w:val="105"/>
        </w:rPr>
        <w:t xml:space="preserve"> </w:t>
      </w:r>
      <w:hyperlink w:anchor="_bookmark50" w:history="1">
        <w:proofErr w:type="spellStart"/>
        <w:r w:rsidR="00F61671">
          <w:rPr>
            <w:w w:val="105"/>
          </w:rPr>
          <w:t>Rouwendal</w:t>
        </w:r>
        <w:proofErr w:type="spellEnd"/>
        <w:r w:rsidR="00F61671">
          <w:rPr>
            <w:w w:val="105"/>
          </w:rPr>
          <w:t xml:space="preserve"> and Van </w:t>
        </w:r>
        <w:proofErr w:type="spellStart"/>
        <w:r w:rsidR="00F61671">
          <w:rPr>
            <w:w w:val="105"/>
          </w:rPr>
          <w:t>Marwijk</w:t>
        </w:r>
        <w:proofErr w:type="spellEnd"/>
      </w:hyperlink>
      <w:r w:rsidR="00F61671">
        <w:rPr>
          <w:w w:val="105"/>
        </w:rPr>
        <w:t xml:space="preserve"> </w:t>
      </w:r>
      <w:hyperlink w:anchor="_bookmark50" w:history="1">
        <w:r w:rsidR="00F61671">
          <w:rPr>
            <w:w w:val="105"/>
          </w:rPr>
          <w:t>(2016)</w:t>
        </w:r>
      </w:hyperlink>
      <w:r w:rsidR="00F61671">
        <w:rPr>
          <w:w w:val="105"/>
        </w:rPr>
        <w:t xml:space="preserve"> looks at the effect of highway development on house prices</w:t>
      </w:r>
      <w:r w:rsidR="00F61671">
        <w:rPr>
          <w:spacing w:val="2"/>
          <w:w w:val="105"/>
        </w:rPr>
        <w:t xml:space="preserve"> </w:t>
      </w:r>
      <w:r w:rsidR="00F61671">
        <w:rPr>
          <w:w w:val="105"/>
        </w:rPr>
        <w:t>in</w:t>
      </w:r>
      <w:r w:rsidR="00F61671">
        <w:rPr>
          <w:spacing w:val="3"/>
          <w:w w:val="105"/>
        </w:rPr>
        <w:t xml:space="preserve"> </w:t>
      </w:r>
      <w:r w:rsidR="00F61671">
        <w:rPr>
          <w:w w:val="105"/>
        </w:rPr>
        <w:t>the</w:t>
      </w:r>
      <w:r w:rsidR="00F61671">
        <w:rPr>
          <w:spacing w:val="3"/>
          <w:w w:val="105"/>
        </w:rPr>
        <w:t xml:space="preserve"> </w:t>
      </w:r>
      <w:r w:rsidR="00F61671">
        <w:rPr>
          <w:w w:val="105"/>
        </w:rPr>
        <w:t>Netherlands.</w:t>
      </w:r>
      <w:r w:rsidR="00F61671">
        <w:rPr>
          <w:spacing w:val="29"/>
          <w:w w:val="105"/>
        </w:rPr>
        <w:t xml:space="preserve"> </w:t>
      </w:r>
      <w:r w:rsidR="00F61671">
        <w:rPr>
          <w:w w:val="105"/>
        </w:rPr>
        <w:t>It</w:t>
      </w:r>
      <w:r w:rsidR="00F61671">
        <w:rPr>
          <w:spacing w:val="3"/>
          <w:w w:val="105"/>
        </w:rPr>
        <w:t xml:space="preserve"> </w:t>
      </w:r>
      <w:r w:rsidR="00F61671">
        <w:rPr>
          <w:w w:val="105"/>
        </w:rPr>
        <w:lastRenderedPageBreak/>
        <w:t>separates</w:t>
      </w:r>
      <w:r w:rsidR="00F61671">
        <w:rPr>
          <w:spacing w:val="3"/>
          <w:w w:val="105"/>
        </w:rPr>
        <w:t xml:space="preserve"> </w:t>
      </w:r>
      <w:r w:rsidR="00F61671">
        <w:rPr>
          <w:w w:val="105"/>
        </w:rPr>
        <w:t>out</w:t>
      </w:r>
      <w:r w:rsidR="00F61671">
        <w:rPr>
          <w:spacing w:val="3"/>
          <w:w w:val="105"/>
        </w:rPr>
        <w:t xml:space="preserve"> </w:t>
      </w:r>
      <w:r w:rsidR="00F61671">
        <w:rPr>
          <w:w w:val="105"/>
        </w:rPr>
        <w:t>accessibility</w:t>
      </w:r>
      <w:r w:rsidR="00F61671">
        <w:rPr>
          <w:spacing w:val="3"/>
          <w:w w:val="105"/>
        </w:rPr>
        <w:t xml:space="preserve"> </w:t>
      </w:r>
      <w:r w:rsidR="00F61671">
        <w:rPr>
          <w:w w:val="105"/>
        </w:rPr>
        <w:t>effects</w:t>
      </w:r>
      <w:r w:rsidR="00F61671">
        <w:rPr>
          <w:spacing w:val="3"/>
          <w:w w:val="105"/>
        </w:rPr>
        <w:t xml:space="preserve"> </w:t>
      </w:r>
      <w:r w:rsidR="00F61671">
        <w:rPr>
          <w:w w:val="105"/>
        </w:rPr>
        <w:t>from</w:t>
      </w:r>
      <w:r w:rsidR="00F61671">
        <w:rPr>
          <w:spacing w:val="3"/>
          <w:w w:val="105"/>
        </w:rPr>
        <w:t xml:space="preserve"> </w:t>
      </w:r>
      <w:r w:rsidR="00F61671">
        <w:rPr>
          <w:w w:val="105"/>
        </w:rPr>
        <w:t>noise</w:t>
      </w:r>
      <w:r w:rsidR="00F61671">
        <w:rPr>
          <w:spacing w:val="3"/>
          <w:w w:val="105"/>
        </w:rPr>
        <w:t xml:space="preserve"> </w:t>
      </w:r>
      <w:r w:rsidR="00F61671">
        <w:rPr>
          <w:w w:val="105"/>
        </w:rPr>
        <w:t>pollution</w:t>
      </w:r>
      <w:r w:rsidR="00F61671">
        <w:rPr>
          <w:spacing w:val="3"/>
          <w:w w:val="105"/>
        </w:rPr>
        <w:t xml:space="preserve"> </w:t>
      </w:r>
      <w:r w:rsidR="00F61671">
        <w:rPr>
          <w:w w:val="105"/>
        </w:rPr>
        <w:t>and</w:t>
      </w:r>
      <w:r w:rsidR="00F61671">
        <w:rPr>
          <w:spacing w:val="2"/>
          <w:w w:val="105"/>
        </w:rPr>
        <w:t xml:space="preserve"> </w:t>
      </w:r>
      <w:r w:rsidR="00F61671">
        <w:rPr>
          <w:spacing w:val="-5"/>
          <w:w w:val="105"/>
        </w:rPr>
        <w:t>in-</w:t>
      </w:r>
    </w:p>
    <w:p w14:paraId="070FA939"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7EDBA6A0" w14:textId="77777777" w:rsidR="00C96556" w:rsidRDefault="00F61671">
      <w:pPr>
        <w:pStyle w:val="BodyText"/>
        <w:spacing w:before="30" w:line="391" w:lineRule="auto"/>
        <w:ind w:right="1075"/>
        <w:jc w:val="both"/>
      </w:pPr>
      <w:r>
        <w:lastRenderedPageBreak/>
        <w:t>creased traffic effects by looking at different neighborhoods near the highway development.</w:t>
      </w:r>
      <w:r>
        <w:rPr>
          <w:spacing w:val="80"/>
          <w:w w:val="150"/>
        </w:rPr>
        <w:t xml:space="preserve"> </w:t>
      </w:r>
      <w:r>
        <w:t xml:space="preserve">Its repeat sales difference in differences model finds increased house prices from anticipation effects </w:t>
      </w:r>
      <w:hyperlink w:anchor="_bookmark48" w:history="1">
        <w:r>
          <w:t>(</w:t>
        </w:r>
        <w:proofErr w:type="spellStart"/>
        <w:r>
          <w:t>Kohlhase</w:t>
        </w:r>
        <w:proofErr w:type="spellEnd"/>
        <w:r>
          <w:t>,</w:t>
        </w:r>
      </w:hyperlink>
      <w:r>
        <w:t xml:space="preserve"> </w:t>
      </w:r>
      <w:hyperlink w:anchor="_bookmark48" w:history="1">
        <w:r>
          <w:t>1991).</w:t>
        </w:r>
      </w:hyperlink>
      <w:r>
        <w:t xml:space="preserve"> </w:t>
      </w:r>
      <w:hyperlink w:anchor="_bookmark30" w:history="1">
        <w:proofErr w:type="spellStart"/>
        <w:r>
          <w:t>Beenstock</w:t>
        </w:r>
        <w:proofErr w:type="spellEnd"/>
        <w:r>
          <w:t xml:space="preserve">, Feldman and </w:t>
        </w:r>
        <w:proofErr w:type="spellStart"/>
        <w:r>
          <w:t>Felsenstein</w:t>
        </w:r>
        <w:proofErr w:type="spellEnd"/>
      </w:hyperlink>
      <w:r>
        <w:t xml:space="preserve"> </w:t>
      </w:r>
      <w:hyperlink w:anchor="_bookmark30" w:history="1">
        <w:r>
          <w:t>(2016)</w:t>
        </w:r>
      </w:hyperlink>
      <w:r>
        <w:t xml:space="preserve"> also finds anticipation effects for house prices (but not new construction) for the development of a highway across </w:t>
      </w:r>
      <w:r>
        <w:rPr>
          <w:spacing w:val="-2"/>
        </w:rPr>
        <w:t>Israel.</w:t>
      </w:r>
    </w:p>
    <w:p w14:paraId="4B944DCC" w14:textId="77777777" w:rsidR="00C96556" w:rsidRDefault="00F61671">
      <w:pPr>
        <w:pStyle w:val="BodyText"/>
        <w:spacing w:before="3" w:line="391" w:lineRule="auto"/>
        <w:ind w:right="1076" w:firstLine="351"/>
        <w:jc w:val="both"/>
      </w:pPr>
      <w:r>
        <w:rPr>
          <w:b/>
          <w:w w:val="105"/>
        </w:rPr>
        <w:t>Contribution.</w:t>
      </w:r>
      <w:r>
        <w:rPr>
          <w:b/>
          <w:spacing w:val="80"/>
          <w:w w:val="150"/>
        </w:rPr>
        <w:t xml:space="preserve"> </w:t>
      </w:r>
      <w:r>
        <w:rPr>
          <w:w w:val="105"/>
        </w:rPr>
        <w:t>Our</w:t>
      </w:r>
      <w:r>
        <w:rPr>
          <w:spacing w:val="40"/>
          <w:w w:val="105"/>
        </w:rPr>
        <w:t xml:space="preserve"> </w:t>
      </w:r>
      <w:r>
        <w:rPr>
          <w:w w:val="105"/>
        </w:rPr>
        <w:t>paper</w:t>
      </w:r>
      <w:r>
        <w:rPr>
          <w:spacing w:val="40"/>
          <w:w w:val="105"/>
        </w:rPr>
        <w:t xml:space="preserve"> </w:t>
      </w:r>
      <w:r>
        <w:rPr>
          <w:w w:val="105"/>
        </w:rPr>
        <w:t>contributes</w:t>
      </w:r>
      <w:r>
        <w:rPr>
          <w:spacing w:val="40"/>
          <w:w w:val="105"/>
        </w:rPr>
        <w:t xml:space="preserve"> </w:t>
      </w:r>
      <w:r>
        <w:rPr>
          <w:w w:val="105"/>
        </w:rPr>
        <w:t>to</w:t>
      </w:r>
      <w:r>
        <w:rPr>
          <w:spacing w:val="40"/>
          <w:w w:val="105"/>
        </w:rPr>
        <w:t xml:space="preserve"> </w:t>
      </w:r>
      <w:r>
        <w:rPr>
          <w:w w:val="105"/>
        </w:rPr>
        <w:t>the</w:t>
      </w:r>
      <w:r>
        <w:rPr>
          <w:spacing w:val="40"/>
          <w:w w:val="105"/>
        </w:rPr>
        <w:t xml:space="preserve"> </w:t>
      </w:r>
      <w:r>
        <w:rPr>
          <w:w w:val="105"/>
        </w:rPr>
        <w:t>literature</w:t>
      </w:r>
      <w:r>
        <w:rPr>
          <w:spacing w:val="40"/>
          <w:w w:val="105"/>
        </w:rPr>
        <w:t xml:space="preserve"> </w:t>
      </w:r>
      <w:r>
        <w:rPr>
          <w:w w:val="105"/>
        </w:rPr>
        <w:t>on</w:t>
      </w:r>
      <w:r>
        <w:rPr>
          <w:spacing w:val="40"/>
          <w:w w:val="105"/>
        </w:rPr>
        <w:t xml:space="preserve"> </w:t>
      </w:r>
      <w:r>
        <w:rPr>
          <w:w w:val="105"/>
        </w:rPr>
        <w:t>three</w:t>
      </w:r>
      <w:r>
        <w:rPr>
          <w:spacing w:val="40"/>
          <w:w w:val="105"/>
        </w:rPr>
        <w:t xml:space="preserve"> </w:t>
      </w:r>
      <w:r>
        <w:rPr>
          <w:w w:val="105"/>
        </w:rPr>
        <w:t>main</w:t>
      </w:r>
      <w:r>
        <w:rPr>
          <w:spacing w:val="40"/>
          <w:w w:val="105"/>
        </w:rPr>
        <w:t xml:space="preserve"> </w:t>
      </w:r>
      <w:r>
        <w:rPr>
          <w:w w:val="105"/>
        </w:rPr>
        <w:t>fronts.</w:t>
      </w:r>
      <w:r>
        <w:rPr>
          <w:spacing w:val="80"/>
          <w:w w:val="150"/>
        </w:rPr>
        <w:t xml:space="preserve"> </w:t>
      </w:r>
      <w:r>
        <w:rPr>
          <w:w w:val="105"/>
        </w:rPr>
        <w:t>First, we establish a new dataset that allows us to study how changes in local taxes affect local infrastructure</w:t>
      </w:r>
      <w:r>
        <w:rPr>
          <w:spacing w:val="-13"/>
          <w:w w:val="105"/>
        </w:rPr>
        <w:t xml:space="preserve"> </w:t>
      </w:r>
      <w:r>
        <w:rPr>
          <w:w w:val="105"/>
        </w:rPr>
        <w:t>maintenance</w:t>
      </w:r>
      <w:r>
        <w:rPr>
          <w:spacing w:val="-13"/>
          <w:w w:val="105"/>
        </w:rPr>
        <w:t xml:space="preserve"> </w:t>
      </w:r>
      <w:r>
        <w:rPr>
          <w:w w:val="105"/>
        </w:rPr>
        <w:t>and</w:t>
      </w:r>
      <w:r>
        <w:rPr>
          <w:spacing w:val="-14"/>
          <w:w w:val="105"/>
        </w:rPr>
        <w:t xml:space="preserve"> </w:t>
      </w:r>
      <w:r>
        <w:rPr>
          <w:w w:val="105"/>
        </w:rPr>
        <w:t>neighborhood</w:t>
      </w:r>
      <w:r>
        <w:rPr>
          <w:spacing w:val="-13"/>
          <w:w w:val="105"/>
        </w:rPr>
        <w:t xml:space="preserve"> </w:t>
      </w:r>
      <w:r>
        <w:rPr>
          <w:w w:val="105"/>
        </w:rPr>
        <w:t>home</w:t>
      </w:r>
      <w:r>
        <w:rPr>
          <w:spacing w:val="-13"/>
          <w:w w:val="105"/>
        </w:rPr>
        <w:t xml:space="preserve"> </w:t>
      </w:r>
      <w:r>
        <w:rPr>
          <w:w w:val="105"/>
        </w:rPr>
        <w:t>prices. The</w:t>
      </w:r>
      <w:r>
        <w:rPr>
          <w:spacing w:val="-13"/>
          <w:w w:val="105"/>
        </w:rPr>
        <w:t xml:space="preserve"> </w:t>
      </w:r>
      <w:r>
        <w:rPr>
          <w:w w:val="105"/>
        </w:rPr>
        <w:t>votes</w:t>
      </w:r>
      <w:r>
        <w:rPr>
          <w:spacing w:val="-13"/>
          <w:w w:val="105"/>
        </w:rPr>
        <w:t xml:space="preserve"> </w:t>
      </w:r>
      <w:r>
        <w:rPr>
          <w:w w:val="105"/>
        </w:rPr>
        <w:t>on</w:t>
      </w:r>
      <w:r>
        <w:rPr>
          <w:spacing w:val="-14"/>
          <w:w w:val="105"/>
        </w:rPr>
        <w:t xml:space="preserve"> </w:t>
      </w:r>
      <w:r>
        <w:rPr>
          <w:w w:val="105"/>
        </w:rPr>
        <w:t>road</w:t>
      </w:r>
      <w:r>
        <w:rPr>
          <w:spacing w:val="-13"/>
          <w:w w:val="105"/>
        </w:rPr>
        <w:t xml:space="preserve"> </w:t>
      </w:r>
      <w:r>
        <w:rPr>
          <w:w w:val="105"/>
        </w:rPr>
        <w:t>maintenance taxes are matched with auditor data on road maintenance spending by Ohio cities, and property sale prices from CoreLogic.</w:t>
      </w:r>
      <w:r>
        <w:rPr>
          <w:spacing w:val="40"/>
          <w:w w:val="105"/>
        </w:rPr>
        <w:t xml:space="preserve"> </w:t>
      </w:r>
      <w:r>
        <w:rPr>
          <w:w w:val="105"/>
        </w:rPr>
        <w:t>Our data also includes images of roads from Google Street</w:t>
      </w:r>
      <w:r>
        <w:rPr>
          <w:spacing w:val="-1"/>
          <w:w w:val="105"/>
        </w:rPr>
        <w:t xml:space="preserve"> </w:t>
      </w:r>
      <w:r>
        <w:rPr>
          <w:w w:val="105"/>
        </w:rPr>
        <w:t>Views</w:t>
      </w:r>
      <w:r>
        <w:rPr>
          <w:spacing w:val="-1"/>
          <w:w w:val="105"/>
        </w:rPr>
        <w:t xml:space="preserve"> </w:t>
      </w:r>
      <w:r>
        <w:rPr>
          <w:w w:val="105"/>
        </w:rPr>
        <w:t>API</w:t>
      </w:r>
      <w:r>
        <w:rPr>
          <w:spacing w:val="-1"/>
          <w:w w:val="105"/>
        </w:rPr>
        <w:t xml:space="preserve"> </w:t>
      </w:r>
      <w:r>
        <w:rPr>
          <w:w w:val="105"/>
        </w:rPr>
        <w:t>before</w:t>
      </w:r>
      <w:r>
        <w:rPr>
          <w:spacing w:val="-1"/>
          <w:w w:val="105"/>
        </w:rPr>
        <w:t xml:space="preserve"> </w:t>
      </w:r>
      <w:r>
        <w:rPr>
          <w:w w:val="105"/>
        </w:rPr>
        <w:t>and</w:t>
      </w:r>
      <w:r>
        <w:rPr>
          <w:spacing w:val="-1"/>
          <w:w w:val="105"/>
        </w:rPr>
        <w:t xml:space="preserve"> </w:t>
      </w:r>
      <w:r>
        <w:rPr>
          <w:w w:val="105"/>
        </w:rPr>
        <w:t>after</w:t>
      </w:r>
      <w:r>
        <w:rPr>
          <w:spacing w:val="-1"/>
          <w:w w:val="105"/>
        </w:rPr>
        <w:t xml:space="preserve"> </w:t>
      </w:r>
      <w:r>
        <w:rPr>
          <w:w w:val="105"/>
        </w:rPr>
        <w:t>cities</w:t>
      </w:r>
      <w:r>
        <w:rPr>
          <w:spacing w:val="-1"/>
          <w:w w:val="105"/>
        </w:rPr>
        <w:t xml:space="preserve"> </w:t>
      </w:r>
      <w:r>
        <w:rPr>
          <w:w w:val="105"/>
        </w:rPr>
        <w:t>vote</w:t>
      </w:r>
      <w:r>
        <w:rPr>
          <w:spacing w:val="-1"/>
          <w:w w:val="105"/>
        </w:rPr>
        <w:t xml:space="preserve"> </w:t>
      </w:r>
      <w:r>
        <w:rPr>
          <w:w w:val="105"/>
        </w:rPr>
        <w:t>to</w:t>
      </w:r>
      <w:r>
        <w:rPr>
          <w:spacing w:val="-1"/>
          <w:w w:val="105"/>
        </w:rPr>
        <w:t xml:space="preserve"> </w:t>
      </w:r>
      <w:r>
        <w:rPr>
          <w:w w:val="105"/>
        </w:rPr>
        <w:t>cut</w:t>
      </w:r>
      <w:r>
        <w:rPr>
          <w:spacing w:val="-1"/>
          <w:w w:val="105"/>
        </w:rPr>
        <w:t xml:space="preserve"> </w:t>
      </w:r>
      <w:r>
        <w:rPr>
          <w:w w:val="105"/>
        </w:rPr>
        <w:t>road</w:t>
      </w:r>
      <w:r>
        <w:rPr>
          <w:spacing w:val="-1"/>
          <w:w w:val="105"/>
        </w:rPr>
        <w:t xml:space="preserve"> </w:t>
      </w:r>
      <w:r>
        <w:rPr>
          <w:w w:val="105"/>
        </w:rPr>
        <w:t>maintenance.</w:t>
      </w:r>
      <w:r>
        <w:rPr>
          <w:spacing w:val="27"/>
          <w:w w:val="105"/>
        </w:rPr>
        <w:t xml:space="preserve"> </w:t>
      </w:r>
      <w:r>
        <w:rPr>
          <w:w w:val="105"/>
        </w:rPr>
        <w:t>We</w:t>
      </w:r>
      <w:r>
        <w:rPr>
          <w:spacing w:val="-1"/>
          <w:w w:val="105"/>
        </w:rPr>
        <w:t xml:space="preserve"> </w:t>
      </w:r>
      <w:r>
        <w:rPr>
          <w:w w:val="105"/>
        </w:rPr>
        <w:t>train</w:t>
      </w:r>
      <w:r>
        <w:rPr>
          <w:spacing w:val="-1"/>
          <w:w w:val="105"/>
        </w:rPr>
        <w:t xml:space="preserve"> </w:t>
      </w:r>
      <w:r>
        <w:rPr>
          <w:w w:val="105"/>
        </w:rPr>
        <w:t>an</w:t>
      </w:r>
      <w:r>
        <w:rPr>
          <w:spacing w:val="-1"/>
          <w:w w:val="105"/>
        </w:rPr>
        <w:t xml:space="preserve"> </w:t>
      </w:r>
      <w:r>
        <w:rPr>
          <w:w w:val="105"/>
        </w:rPr>
        <w:t xml:space="preserve">artificial </w:t>
      </w:r>
      <w:r>
        <w:t xml:space="preserve">intelligence model to measure road attractiveness to see if cutting road taxes causes a decline </w:t>
      </w:r>
      <w:r>
        <w:rPr>
          <w:w w:val="105"/>
        </w:rPr>
        <w:t>in the physical appearance of roads.</w:t>
      </w:r>
    </w:p>
    <w:p w14:paraId="137966C0" w14:textId="77777777" w:rsidR="00C96556" w:rsidRDefault="00F61671">
      <w:pPr>
        <w:pStyle w:val="BodyText"/>
        <w:spacing w:before="5" w:line="391" w:lineRule="auto"/>
        <w:ind w:right="1075" w:firstLine="351"/>
        <w:jc w:val="both"/>
      </w:pPr>
      <w:r>
        <w:t>Second, we focus on long-term effects of reduced road taxes funded mainly via property taxes,</w:t>
      </w:r>
      <w:r>
        <w:rPr>
          <w:spacing w:val="40"/>
        </w:rPr>
        <w:t xml:space="preserve"> </w:t>
      </w:r>
      <w:r>
        <w:t>and</w:t>
      </w:r>
      <w:r>
        <w:rPr>
          <w:spacing w:val="40"/>
        </w:rPr>
        <w:t xml:space="preserve"> </w:t>
      </w:r>
      <w:r>
        <w:t>observe</w:t>
      </w:r>
      <w:r>
        <w:rPr>
          <w:spacing w:val="40"/>
        </w:rPr>
        <w:t xml:space="preserve"> </w:t>
      </w:r>
      <w:r>
        <w:t>statistically</w:t>
      </w:r>
      <w:r>
        <w:rPr>
          <w:spacing w:val="40"/>
        </w:rPr>
        <w:t xml:space="preserve"> </w:t>
      </w:r>
      <w:r>
        <w:t>significant</w:t>
      </w:r>
      <w:r>
        <w:rPr>
          <w:spacing w:val="40"/>
        </w:rPr>
        <w:t xml:space="preserve"> </w:t>
      </w:r>
      <w:r>
        <w:t>decline</w:t>
      </w:r>
      <w:r>
        <w:rPr>
          <w:spacing w:val="40"/>
        </w:rPr>
        <w:t xml:space="preserve"> </w:t>
      </w:r>
      <w:r>
        <w:t>in</w:t>
      </w:r>
      <w:r>
        <w:rPr>
          <w:spacing w:val="40"/>
        </w:rPr>
        <w:t xml:space="preserve"> </w:t>
      </w:r>
      <w:r>
        <w:t>house</w:t>
      </w:r>
      <w:r>
        <w:rPr>
          <w:spacing w:val="40"/>
        </w:rPr>
        <w:t xml:space="preserve"> </w:t>
      </w:r>
      <w:r>
        <w:t>prices</w:t>
      </w:r>
      <w:r>
        <w:rPr>
          <w:spacing w:val="40"/>
        </w:rPr>
        <w:t xml:space="preserve"> </w:t>
      </w:r>
      <w:r>
        <w:t>occurring</w:t>
      </w:r>
      <w:r>
        <w:rPr>
          <w:spacing w:val="40"/>
        </w:rPr>
        <w:t xml:space="preserve"> </w:t>
      </w:r>
      <w:r>
        <w:t>after</w:t>
      </w:r>
      <w:r>
        <w:rPr>
          <w:spacing w:val="40"/>
        </w:rPr>
        <w:t xml:space="preserve"> </w:t>
      </w:r>
      <w:r>
        <w:t>four</w:t>
      </w:r>
      <w:r>
        <w:rPr>
          <w:spacing w:val="40"/>
        </w:rPr>
        <w:t xml:space="preserve"> </w:t>
      </w:r>
      <w:r>
        <w:t>years and persisting in later years.</w:t>
      </w:r>
      <w:r>
        <w:rPr>
          <w:spacing w:val="40"/>
        </w:rPr>
        <w:t xml:space="preserve"> </w:t>
      </w:r>
      <w:r>
        <w:t>This delayed effect highlights how the consequences of road tax cuts are not immediate but gradually accumulate as funding is reduced and roads deteriorate. Our research also identifies heterogeneous impacts, showing that urban areas and higher- priced</w:t>
      </w:r>
      <w:r>
        <w:rPr>
          <w:spacing w:val="40"/>
        </w:rPr>
        <w:t xml:space="preserve"> </w:t>
      </w:r>
      <w:r>
        <w:t>homes</w:t>
      </w:r>
      <w:r>
        <w:rPr>
          <w:spacing w:val="40"/>
        </w:rPr>
        <w:t xml:space="preserve"> </w:t>
      </w:r>
      <w:r>
        <w:t>suffer</w:t>
      </w:r>
      <w:r>
        <w:rPr>
          <w:spacing w:val="40"/>
        </w:rPr>
        <w:t xml:space="preserve"> </w:t>
      </w:r>
      <w:r>
        <w:t>more</w:t>
      </w:r>
      <w:r>
        <w:rPr>
          <w:spacing w:val="40"/>
        </w:rPr>
        <w:t xml:space="preserve"> </w:t>
      </w:r>
      <w:r>
        <w:t>pronounced</w:t>
      </w:r>
      <w:r>
        <w:rPr>
          <w:spacing w:val="40"/>
        </w:rPr>
        <w:t xml:space="preserve"> </w:t>
      </w:r>
      <w:r>
        <w:t>price</w:t>
      </w:r>
      <w:r>
        <w:rPr>
          <w:spacing w:val="40"/>
        </w:rPr>
        <w:t xml:space="preserve"> </w:t>
      </w:r>
      <w:r>
        <w:t>declines.</w:t>
      </w:r>
      <w:r>
        <w:rPr>
          <w:spacing w:val="40"/>
        </w:rPr>
        <w:t xml:space="preserve"> </w:t>
      </w:r>
      <w:r>
        <w:t>By</w:t>
      </w:r>
      <w:r>
        <w:rPr>
          <w:spacing w:val="40"/>
        </w:rPr>
        <w:t xml:space="preserve"> </w:t>
      </w:r>
      <w:r>
        <w:t>focusing</w:t>
      </w:r>
      <w:r>
        <w:rPr>
          <w:spacing w:val="40"/>
        </w:rPr>
        <w:t xml:space="preserve"> </w:t>
      </w:r>
      <w:r>
        <w:t>on</w:t>
      </w:r>
      <w:r>
        <w:rPr>
          <w:spacing w:val="40"/>
        </w:rPr>
        <w:t xml:space="preserve"> </w:t>
      </w:r>
      <w:r>
        <w:t>distributional</w:t>
      </w:r>
      <w:r>
        <w:rPr>
          <w:spacing w:val="40"/>
        </w:rPr>
        <w:t xml:space="preserve"> </w:t>
      </w:r>
      <w:r>
        <w:t>effects, the study adds nuance to the understanding of how infrastructure maintenance affects local housing markets.</w:t>
      </w:r>
    </w:p>
    <w:p w14:paraId="33678CD9" w14:textId="77777777" w:rsidR="00C96556" w:rsidRDefault="00F61671">
      <w:pPr>
        <w:pStyle w:val="BodyText"/>
        <w:spacing w:before="5" w:line="391" w:lineRule="auto"/>
        <w:ind w:right="1077" w:firstLine="351"/>
        <w:jc w:val="both"/>
      </w:pPr>
      <w:r>
        <w:rPr>
          <w:w w:val="105"/>
        </w:rPr>
        <w:t xml:space="preserve">Third, while much of the literature focuses on new infrastructure development and ex- </w:t>
      </w:r>
      <w:proofErr w:type="spellStart"/>
      <w:r>
        <w:t>pansion</w:t>
      </w:r>
      <w:proofErr w:type="spellEnd"/>
      <w:r>
        <w:t xml:space="preserve"> in developing nations, we study infrastructure maintenance in a developed economy. </w:t>
      </w:r>
      <w:r>
        <w:rPr>
          <w:w w:val="105"/>
        </w:rPr>
        <w:t>Focusing on existing roads mitigates an important source of identification problems.</w:t>
      </w:r>
      <w:r>
        <w:rPr>
          <w:spacing w:val="40"/>
          <w:w w:val="105"/>
        </w:rPr>
        <w:t xml:space="preserve"> </w:t>
      </w:r>
      <w:r>
        <w:rPr>
          <w:w w:val="105"/>
        </w:rPr>
        <w:t>Our approach</w:t>
      </w:r>
      <w:r>
        <w:rPr>
          <w:spacing w:val="-8"/>
          <w:w w:val="105"/>
        </w:rPr>
        <w:t xml:space="preserve"> </w:t>
      </w:r>
      <w:r>
        <w:rPr>
          <w:w w:val="105"/>
        </w:rPr>
        <w:t>provides</w:t>
      </w:r>
      <w:r>
        <w:rPr>
          <w:spacing w:val="-8"/>
          <w:w w:val="105"/>
        </w:rPr>
        <w:t xml:space="preserve"> </w:t>
      </w:r>
      <w:r>
        <w:rPr>
          <w:w w:val="105"/>
        </w:rPr>
        <w:t>insights</w:t>
      </w:r>
      <w:r>
        <w:rPr>
          <w:spacing w:val="-8"/>
          <w:w w:val="105"/>
        </w:rPr>
        <w:t xml:space="preserve"> </w:t>
      </w:r>
      <w:r>
        <w:rPr>
          <w:w w:val="105"/>
        </w:rPr>
        <w:t>that</w:t>
      </w:r>
      <w:r>
        <w:rPr>
          <w:spacing w:val="-8"/>
          <w:w w:val="105"/>
        </w:rPr>
        <w:t xml:space="preserve"> </w:t>
      </w:r>
      <w:r>
        <w:rPr>
          <w:w w:val="105"/>
        </w:rPr>
        <w:t>are</w:t>
      </w:r>
      <w:r>
        <w:rPr>
          <w:spacing w:val="-8"/>
          <w:w w:val="105"/>
        </w:rPr>
        <w:t xml:space="preserve"> </w:t>
      </w:r>
      <w:r>
        <w:rPr>
          <w:w w:val="105"/>
        </w:rPr>
        <w:t>more</w:t>
      </w:r>
      <w:r>
        <w:rPr>
          <w:spacing w:val="-8"/>
          <w:w w:val="105"/>
        </w:rPr>
        <w:t xml:space="preserve"> </w:t>
      </w:r>
      <w:r>
        <w:rPr>
          <w:w w:val="105"/>
        </w:rPr>
        <w:t>relevant</w:t>
      </w:r>
      <w:r>
        <w:rPr>
          <w:spacing w:val="-8"/>
          <w:w w:val="105"/>
        </w:rPr>
        <w:t xml:space="preserve"> </w:t>
      </w:r>
      <w:r>
        <w:rPr>
          <w:w w:val="105"/>
        </w:rPr>
        <w:t>for</w:t>
      </w:r>
      <w:r>
        <w:rPr>
          <w:spacing w:val="-8"/>
          <w:w w:val="105"/>
        </w:rPr>
        <w:t xml:space="preserve"> </w:t>
      </w:r>
      <w:r>
        <w:rPr>
          <w:w w:val="105"/>
        </w:rPr>
        <w:t>policymakers</w:t>
      </w:r>
      <w:r>
        <w:rPr>
          <w:spacing w:val="-8"/>
          <w:w w:val="105"/>
        </w:rPr>
        <w:t xml:space="preserve"> </w:t>
      </w:r>
      <w:r>
        <w:rPr>
          <w:w w:val="105"/>
        </w:rPr>
        <w:t>in</w:t>
      </w:r>
      <w:r>
        <w:rPr>
          <w:spacing w:val="-8"/>
          <w:w w:val="105"/>
        </w:rPr>
        <w:t xml:space="preserve"> </w:t>
      </w:r>
      <w:r>
        <w:rPr>
          <w:w w:val="105"/>
        </w:rPr>
        <w:t>advanced</w:t>
      </w:r>
      <w:r>
        <w:rPr>
          <w:spacing w:val="-8"/>
          <w:w w:val="105"/>
        </w:rPr>
        <w:t xml:space="preserve"> </w:t>
      </w:r>
      <w:r>
        <w:rPr>
          <w:w w:val="105"/>
        </w:rPr>
        <w:t>economies, where road infrastructure is well established but requires continuous upkeep.</w:t>
      </w:r>
    </w:p>
    <w:p w14:paraId="2693240B" w14:textId="77777777" w:rsidR="00C96556" w:rsidRDefault="00F61671">
      <w:pPr>
        <w:pStyle w:val="BodyText"/>
        <w:spacing w:before="3"/>
        <w:ind w:left="351"/>
        <w:jc w:val="both"/>
      </w:pPr>
      <w:r>
        <w:rPr>
          <w:b/>
          <w:w w:val="105"/>
        </w:rPr>
        <w:t>Roadmap.</w:t>
      </w:r>
      <w:r>
        <w:rPr>
          <w:b/>
          <w:spacing w:val="31"/>
          <w:w w:val="105"/>
        </w:rPr>
        <w:t xml:space="preserve"> </w:t>
      </w:r>
      <w:r>
        <w:rPr>
          <w:w w:val="105"/>
        </w:rPr>
        <w:t>The</w:t>
      </w:r>
      <w:r>
        <w:rPr>
          <w:spacing w:val="3"/>
          <w:w w:val="105"/>
        </w:rPr>
        <w:t xml:space="preserve"> </w:t>
      </w:r>
      <w:r>
        <w:rPr>
          <w:w w:val="105"/>
        </w:rPr>
        <w:t>rest</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paper</w:t>
      </w:r>
      <w:r>
        <w:rPr>
          <w:spacing w:val="3"/>
          <w:w w:val="105"/>
        </w:rPr>
        <w:t xml:space="preserve"> </w:t>
      </w:r>
      <w:r>
        <w:rPr>
          <w:w w:val="105"/>
        </w:rPr>
        <w:t>is</w:t>
      </w:r>
      <w:r>
        <w:rPr>
          <w:spacing w:val="3"/>
          <w:w w:val="105"/>
        </w:rPr>
        <w:t xml:space="preserve"> </w:t>
      </w:r>
      <w:r>
        <w:rPr>
          <w:w w:val="105"/>
        </w:rPr>
        <w:t>organized</w:t>
      </w:r>
      <w:r>
        <w:rPr>
          <w:spacing w:val="4"/>
          <w:w w:val="105"/>
        </w:rPr>
        <w:t xml:space="preserve"> </w:t>
      </w:r>
      <w:r>
        <w:rPr>
          <w:w w:val="105"/>
        </w:rPr>
        <w:t>as</w:t>
      </w:r>
      <w:r>
        <w:rPr>
          <w:spacing w:val="3"/>
          <w:w w:val="105"/>
        </w:rPr>
        <w:t xml:space="preserve"> </w:t>
      </w:r>
      <w:r>
        <w:rPr>
          <w:w w:val="105"/>
        </w:rPr>
        <w:t>follows.</w:t>
      </w:r>
      <w:r>
        <w:rPr>
          <w:spacing w:val="31"/>
          <w:w w:val="105"/>
        </w:rPr>
        <w:t xml:space="preserve"> </w:t>
      </w:r>
      <w:r>
        <w:rPr>
          <w:w w:val="105"/>
        </w:rPr>
        <w:t>Section</w:t>
      </w:r>
      <w:r>
        <w:rPr>
          <w:spacing w:val="3"/>
          <w:w w:val="105"/>
        </w:rPr>
        <w:t xml:space="preserve"> </w:t>
      </w:r>
      <w:hyperlink w:anchor="_bookmark0" w:history="1">
        <w:r>
          <w:rPr>
            <w:w w:val="105"/>
          </w:rPr>
          <w:t>2</w:t>
        </w:r>
      </w:hyperlink>
      <w:r>
        <w:rPr>
          <w:spacing w:val="3"/>
          <w:w w:val="105"/>
        </w:rPr>
        <w:t xml:space="preserve"> </w:t>
      </w:r>
      <w:r>
        <w:rPr>
          <w:w w:val="105"/>
        </w:rPr>
        <w:t>provides</w:t>
      </w:r>
      <w:r>
        <w:rPr>
          <w:spacing w:val="3"/>
          <w:w w:val="105"/>
        </w:rPr>
        <w:t xml:space="preserve"> </w:t>
      </w:r>
      <w:r>
        <w:rPr>
          <w:spacing w:val="-2"/>
          <w:w w:val="105"/>
        </w:rPr>
        <w:t>background</w:t>
      </w:r>
    </w:p>
    <w:p w14:paraId="75DA9136" w14:textId="77777777" w:rsidR="00C96556" w:rsidRDefault="00C96556">
      <w:pPr>
        <w:pStyle w:val="BodyText"/>
        <w:jc w:val="both"/>
        <w:sectPr w:rsidR="00C96556">
          <w:pgSz w:w="12240" w:h="15840"/>
          <w:pgMar w:top="1420" w:right="360" w:bottom="1020" w:left="1440" w:header="0" w:footer="749" w:gutter="0"/>
          <w:cols w:space="720"/>
        </w:sectPr>
      </w:pPr>
    </w:p>
    <w:p w14:paraId="5D01AEF0" w14:textId="77777777" w:rsidR="00C96556" w:rsidRDefault="00F61671">
      <w:pPr>
        <w:pStyle w:val="BodyText"/>
        <w:spacing w:before="30" w:line="391" w:lineRule="auto"/>
        <w:ind w:right="1078"/>
        <w:jc w:val="both"/>
      </w:pPr>
      <w:r>
        <w:lastRenderedPageBreak/>
        <w:t>information on the data and provides information about the variables used in the study.</w:t>
      </w:r>
      <w:r>
        <w:rPr>
          <w:spacing w:val="80"/>
        </w:rPr>
        <w:t xml:space="preserve"> </w:t>
      </w:r>
      <w:r>
        <w:t>Section</w:t>
      </w:r>
      <w:r>
        <w:rPr>
          <w:spacing w:val="40"/>
        </w:rPr>
        <w:t xml:space="preserve"> </w:t>
      </w:r>
      <w:hyperlink w:anchor="_bookmark9" w:history="1">
        <w:r>
          <w:t>3</w:t>
        </w:r>
      </w:hyperlink>
      <w:r>
        <w:rPr>
          <w:spacing w:val="40"/>
        </w:rPr>
        <w:t xml:space="preserve"> </w:t>
      </w:r>
      <w:r>
        <w:t>outlines</w:t>
      </w:r>
      <w:r>
        <w:rPr>
          <w:spacing w:val="40"/>
        </w:rPr>
        <w:t xml:space="preserve"> </w:t>
      </w:r>
      <w:r>
        <w:t>the</w:t>
      </w:r>
      <w:r>
        <w:rPr>
          <w:spacing w:val="40"/>
        </w:rPr>
        <w:t xml:space="preserve"> </w:t>
      </w:r>
      <w:r>
        <w:t>empirical</w:t>
      </w:r>
      <w:r>
        <w:rPr>
          <w:spacing w:val="40"/>
        </w:rPr>
        <w:t xml:space="preserve"> </w:t>
      </w:r>
      <w:r>
        <w:t>strategy.</w:t>
      </w:r>
      <w:r>
        <w:rPr>
          <w:spacing w:val="40"/>
        </w:rPr>
        <w:t xml:space="preserve"> </w:t>
      </w:r>
      <w:r>
        <w:t>Section</w:t>
      </w:r>
      <w:r>
        <w:rPr>
          <w:spacing w:val="40"/>
        </w:rPr>
        <w:t xml:space="preserve"> </w:t>
      </w:r>
      <w:hyperlink w:anchor="_bookmark10" w:history="1">
        <w:r>
          <w:t>4</w:t>
        </w:r>
      </w:hyperlink>
      <w:r>
        <w:rPr>
          <w:spacing w:val="40"/>
        </w:rPr>
        <w:t xml:space="preserve"> </w:t>
      </w:r>
      <w:r>
        <w:t>presents</w:t>
      </w:r>
      <w:r>
        <w:rPr>
          <w:spacing w:val="40"/>
        </w:rPr>
        <w:t xml:space="preserve"> </w:t>
      </w:r>
      <w:r>
        <w:t>the</w:t>
      </w:r>
      <w:r>
        <w:rPr>
          <w:spacing w:val="40"/>
        </w:rPr>
        <w:t xml:space="preserve"> </w:t>
      </w:r>
      <w:r>
        <w:t>results</w:t>
      </w:r>
      <w:r>
        <w:rPr>
          <w:spacing w:val="40"/>
        </w:rPr>
        <w:t xml:space="preserve"> </w:t>
      </w:r>
      <w:r>
        <w:t>of</w:t>
      </w:r>
      <w:r>
        <w:rPr>
          <w:spacing w:val="40"/>
        </w:rPr>
        <w:t xml:space="preserve"> </w:t>
      </w:r>
      <w:r>
        <w:t>the</w:t>
      </w:r>
      <w:r>
        <w:rPr>
          <w:spacing w:val="40"/>
        </w:rPr>
        <w:t xml:space="preserve"> </w:t>
      </w:r>
      <w:r>
        <w:t>study</w:t>
      </w:r>
      <w:r>
        <w:rPr>
          <w:spacing w:val="40"/>
        </w:rPr>
        <w:t xml:space="preserve"> </w:t>
      </w:r>
      <w:r>
        <w:t>and shares the relevant robustness checks.</w:t>
      </w:r>
      <w:r>
        <w:rPr>
          <w:spacing w:val="40"/>
        </w:rPr>
        <w:t xml:space="preserve"> </w:t>
      </w:r>
      <w:r>
        <w:t xml:space="preserve">Section </w:t>
      </w:r>
      <w:hyperlink w:anchor="_bookmark24" w:history="1">
        <w:r>
          <w:t>5</w:t>
        </w:r>
      </w:hyperlink>
      <w:r>
        <w:t xml:space="preserve"> suggests some mechanisms and Section </w:t>
      </w:r>
      <w:hyperlink w:anchor="_bookmark25" w:history="1">
        <w:r>
          <w:t>6</w:t>
        </w:r>
      </w:hyperlink>
      <w:r>
        <w:t xml:space="preserve"> </w:t>
      </w:r>
      <w:r>
        <w:rPr>
          <w:spacing w:val="-2"/>
        </w:rPr>
        <w:t>concludes.</w:t>
      </w:r>
    </w:p>
    <w:p w14:paraId="24A123CD" w14:textId="77777777" w:rsidR="00C96556" w:rsidRDefault="00C96556">
      <w:pPr>
        <w:pStyle w:val="BodyText"/>
        <w:spacing w:before="222"/>
      </w:pPr>
    </w:p>
    <w:p w14:paraId="54E7378D" w14:textId="77777777" w:rsidR="00C96556" w:rsidRDefault="00F61671">
      <w:pPr>
        <w:pStyle w:val="Heading1"/>
        <w:numPr>
          <w:ilvl w:val="0"/>
          <w:numId w:val="3"/>
        </w:numPr>
        <w:tabs>
          <w:tab w:val="left" w:pos="580"/>
        </w:tabs>
        <w:spacing w:before="0"/>
        <w:ind w:left="580" w:hanging="580"/>
      </w:pPr>
      <w:bookmarkStart w:id="42" w:name="Background_&amp;_Data"/>
      <w:bookmarkStart w:id="43" w:name="_bookmark0"/>
      <w:bookmarkEnd w:id="42"/>
      <w:bookmarkEnd w:id="43"/>
      <w:r>
        <w:rPr>
          <w:w w:val="125"/>
        </w:rPr>
        <w:t>Background</w:t>
      </w:r>
      <w:r>
        <w:rPr>
          <w:spacing w:val="-13"/>
          <w:w w:val="125"/>
        </w:rPr>
        <w:t xml:space="preserve"> </w:t>
      </w:r>
      <w:r>
        <w:rPr>
          <w:w w:val="125"/>
        </w:rPr>
        <w:t>&amp;</w:t>
      </w:r>
      <w:r>
        <w:rPr>
          <w:spacing w:val="-12"/>
          <w:w w:val="125"/>
        </w:rPr>
        <w:t xml:space="preserve"> </w:t>
      </w:r>
      <w:r>
        <w:rPr>
          <w:spacing w:val="-4"/>
          <w:w w:val="125"/>
        </w:rPr>
        <w:t>Data</w:t>
      </w:r>
    </w:p>
    <w:p w14:paraId="454B1262" w14:textId="77777777" w:rsidR="00C96556" w:rsidRDefault="00C96556">
      <w:pPr>
        <w:pStyle w:val="BodyText"/>
        <w:spacing w:before="57"/>
        <w:rPr>
          <w:b/>
          <w:sz w:val="34"/>
        </w:rPr>
      </w:pPr>
    </w:p>
    <w:p w14:paraId="6C0D2499" w14:textId="77777777" w:rsidR="00C96556" w:rsidRDefault="00F61671">
      <w:pPr>
        <w:pStyle w:val="Heading2"/>
        <w:numPr>
          <w:ilvl w:val="1"/>
          <w:numId w:val="3"/>
        </w:numPr>
        <w:tabs>
          <w:tab w:val="left" w:pos="735"/>
        </w:tabs>
        <w:spacing w:before="1"/>
        <w:ind w:hanging="735"/>
      </w:pPr>
      <w:bookmarkStart w:id="44" w:name="How_are_roads_funded_in_Ohio?"/>
      <w:bookmarkEnd w:id="44"/>
      <w:r>
        <w:rPr>
          <w:w w:val="120"/>
        </w:rPr>
        <w:t>How</w:t>
      </w:r>
      <w:r>
        <w:rPr>
          <w:spacing w:val="13"/>
          <w:w w:val="120"/>
        </w:rPr>
        <w:t xml:space="preserve"> </w:t>
      </w:r>
      <w:r>
        <w:rPr>
          <w:w w:val="120"/>
        </w:rPr>
        <w:t>are</w:t>
      </w:r>
      <w:r>
        <w:rPr>
          <w:spacing w:val="13"/>
          <w:w w:val="120"/>
        </w:rPr>
        <w:t xml:space="preserve"> </w:t>
      </w:r>
      <w:r>
        <w:rPr>
          <w:w w:val="120"/>
        </w:rPr>
        <w:t>roads</w:t>
      </w:r>
      <w:r>
        <w:rPr>
          <w:spacing w:val="13"/>
          <w:w w:val="120"/>
        </w:rPr>
        <w:t xml:space="preserve"> </w:t>
      </w:r>
      <w:r>
        <w:rPr>
          <w:w w:val="120"/>
        </w:rPr>
        <w:t>funded</w:t>
      </w:r>
      <w:r>
        <w:rPr>
          <w:spacing w:val="14"/>
          <w:w w:val="120"/>
        </w:rPr>
        <w:t xml:space="preserve"> </w:t>
      </w:r>
      <w:r>
        <w:rPr>
          <w:w w:val="120"/>
        </w:rPr>
        <w:t>in</w:t>
      </w:r>
      <w:r>
        <w:rPr>
          <w:spacing w:val="13"/>
          <w:w w:val="120"/>
        </w:rPr>
        <w:t xml:space="preserve"> </w:t>
      </w:r>
      <w:r>
        <w:rPr>
          <w:spacing w:val="-4"/>
          <w:w w:val="120"/>
        </w:rPr>
        <w:t>Ohio?</w:t>
      </w:r>
    </w:p>
    <w:p w14:paraId="4F41EA1B" w14:textId="565DF219" w:rsidR="00C96556" w:rsidRDefault="00F61671">
      <w:pPr>
        <w:pStyle w:val="BodyText"/>
        <w:spacing w:before="328" w:line="391" w:lineRule="auto"/>
        <w:ind w:left="-1" w:right="1075"/>
        <w:jc w:val="both"/>
      </w:pPr>
      <w:r>
        <w:t>Roads in Ohio are funded through a combination of federal, state, and local sources.</w:t>
      </w:r>
      <w:r>
        <w:rPr>
          <w:spacing w:val="40"/>
        </w:rPr>
        <w:t xml:space="preserve"> </w:t>
      </w:r>
      <w:r>
        <w:t>A significant</w:t>
      </w:r>
      <w:r>
        <w:rPr>
          <w:spacing w:val="40"/>
        </w:rPr>
        <w:t xml:space="preserve"> </w:t>
      </w:r>
      <w:r>
        <w:t>portion</w:t>
      </w:r>
      <w:r>
        <w:rPr>
          <w:spacing w:val="40"/>
        </w:rPr>
        <w:t xml:space="preserve"> </w:t>
      </w:r>
      <w:r>
        <w:t>of</w:t>
      </w:r>
      <w:r>
        <w:rPr>
          <w:spacing w:val="40"/>
        </w:rPr>
        <w:t xml:space="preserve"> </w:t>
      </w:r>
      <w:r>
        <w:t>road</w:t>
      </w:r>
      <w:r>
        <w:rPr>
          <w:spacing w:val="40"/>
        </w:rPr>
        <w:t xml:space="preserve"> </w:t>
      </w:r>
      <w:r>
        <w:t>funding</w:t>
      </w:r>
      <w:r>
        <w:rPr>
          <w:spacing w:val="40"/>
        </w:rPr>
        <w:t xml:space="preserve"> </w:t>
      </w:r>
      <w:r>
        <w:t>provided</w:t>
      </w:r>
      <w:r>
        <w:rPr>
          <w:spacing w:val="40"/>
        </w:rPr>
        <w:t xml:space="preserve"> </w:t>
      </w:r>
      <w:r>
        <w:t>by</w:t>
      </w:r>
      <w:r>
        <w:rPr>
          <w:spacing w:val="40"/>
        </w:rPr>
        <w:t xml:space="preserve"> </w:t>
      </w:r>
      <w:r>
        <w:t>federal</w:t>
      </w:r>
      <w:r>
        <w:rPr>
          <w:spacing w:val="40"/>
        </w:rPr>
        <w:t xml:space="preserve"> </w:t>
      </w:r>
      <w:r>
        <w:t>and</w:t>
      </w:r>
      <w:r>
        <w:rPr>
          <w:spacing w:val="40"/>
        </w:rPr>
        <w:t xml:space="preserve"> </w:t>
      </w:r>
      <w:r>
        <w:t>state</w:t>
      </w:r>
      <w:r>
        <w:rPr>
          <w:spacing w:val="40"/>
        </w:rPr>
        <w:t xml:space="preserve"> </w:t>
      </w:r>
      <w:r>
        <w:t>governments</w:t>
      </w:r>
      <w:r>
        <w:rPr>
          <w:spacing w:val="40"/>
        </w:rPr>
        <w:t xml:space="preserve"> </w:t>
      </w:r>
      <w:r>
        <w:t>comes</w:t>
      </w:r>
      <w:r>
        <w:rPr>
          <w:spacing w:val="40"/>
        </w:rPr>
        <w:t xml:space="preserve"> </w:t>
      </w:r>
      <w:r>
        <w:t>from gas taxes, which are currently set at $0</w:t>
      </w:r>
      <w:r>
        <w:rPr>
          <w:i/>
        </w:rPr>
        <w:t>.</w:t>
      </w:r>
      <w:r>
        <w:t>18 per gallon for federal tax and $0</w:t>
      </w:r>
      <w:r>
        <w:rPr>
          <w:i/>
        </w:rPr>
        <w:t>.</w:t>
      </w:r>
      <w:r>
        <w:t>38 per gallon for Ohio state tax.</w:t>
      </w:r>
      <w:r>
        <w:rPr>
          <w:spacing w:val="40"/>
        </w:rPr>
        <w:t xml:space="preserve"> </w:t>
      </w:r>
      <w:r>
        <w:t xml:space="preserve">Additional sources for these </w:t>
      </w:r>
      <w:del w:id="45" w:author="Brasington, David (brasindd)" w:date="2025-03-02T13:21:00Z">
        <w:r w:rsidDel="00BD59EA">
          <w:delText>2</w:delText>
        </w:r>
      </w:del>
      <w:ins w:id="46" w:author="Brasington, David (brasindd)" w:date="2025-03-02T13:21:00Z">
        <w:r w:rsidR="00BD59EA">
          <w:t>two</w:t>
        </w:r>
      </w:ins>
      <w:r>
        <w:t xml:space="preserve"> levels of government include vehicle registration fees, license plate fees, tolls, and driver’s license fees. Funding for local governments largely comes from property taxes.</w:t>
      </w:r>
      <w:r>
        <w:rPr>
          <w:spacing w:val="40"/>
        </w:rPr>
        <w:t xml:space="preserve"> </w:t>
      </w:r>
      <w:r>
        <w:t>Below, we provide an overview of road funding in Ohio from national, state, and local sources.</w:t>
      </w:r>
    </w:p>
    <w:p w14:paraId="2EBEF6A2" w14:textId="6CE7F043" w:rsidR="00C96556" w:rsidRDefault="00F61671">
      <w:pPr>
        <w:pStyle w:val="BodyText"/>
        <w:spacing w:before="5" w:line="391" w:lineRule="auto"/>
        <w:ind w:left="-1" w:right="1075" w:firstLine="351"/>
        <w:jc w:val="both"/>
      </w:pPr>
      <w:r>
        <w:rPr>
          <w:b/>
          <w:w w:val="110"/>
        </w:rPr>
        <w:t>Federal Funding.</w:t>
      </w:r>
      <w:r>
        <w:rPr>
          <w:b/>
          <w:spacing w:val="40"/>
          <w:w w:val="110"/>
        </w:rPr>
        <w:t xml:space="preserve"> </w:t>
      </w:r>
      <w:r>
        <w:rPr>
          <w:w w:val="110"/>
        </w:rPr>
        <w:t xml:space="preserve">U.S Department of Transportation </w:t>
      </w:r>
      <w:del w:id="47" w:author="Brasington, David (brasindd)" w:date="2025-03-02T13:21:00Z">
        <w:r w:rsidDel="00BD59EA">
          <w:rPr>
            <w:w w:val="110"/>
          </w:rPr>
          <w:delText xml:space="preserve">(USDOT) </w:delText>
        </w:r>
      </w:del>
      <w:r>
        <w:rPr>
          <w:w w:val="110"/>
        </w:rPr>
        <w:t xml:space="preserve">provides funding for </w:t>
      </w:r>
      <w:r>
        <w:rPr>
          <w:spacing w:val="-2"/>
          <w:w w:val="110"/>
        </w:rPr>
        <w:t>road</w:t>
      </w:r>
      <w:r>
        <w:rPr>
          <w:spacing w:val="-7"/>
          <w:w w:val="110"/>
        </w:rPr>
        <w:t xml:space="preserve"> </w:t>
      </w:r>
      <w:r>
        <w:rPr>
          <w:spacing w:val="-2"/>
          <w:w w:val="110"/>
        </w:rPr>
        <w:t>infrastructure</w:t>
      </w:r>
      <w:r>
        <w:rPr>
          <w:spacing w:val="-7"/>
          <w:w w:val="110"/>
        </w:rPr>
        <w:t xml:space="preserve"> </w:t>
      </w:r>
      <w:r>
        <w:rPr>
          <w:spacing w:val="-2"/>
          <w:w w:val="110"/>
        </w:rPr>
        <w:t>through</w:t>
      </w:r>
      <w:r>
        <w:rPr>
          <w:spacing w:val="-7"/>
          <w:w w:val="110"/>
        </w:rPr>
        <w:t xml:space="preserve"> </w:t>
      </w:r>
      <w:r>
        <w:rPr>
          <w:spacing w:val="-2"/>
          <w:w w:val="110"/>
        </w:rPr>
        <w:t>the</w:t>
      </w:r>
      <w:r>
        <w:rPr>
          <w:spacing w:val="-7"/>
          <w:w w:val="110"/>
        </w:rPr>
        <w:t xml:space="preserve"> </w:t>
      </w:r>
      <w:r>
        <w:rPr>
          <w:spacing w:val="-2"/>
          <w:w w:val="110"/>
        </w:rPr>
        <w:t>Federal</w:t>
      </w:r>
      <w:r>
        <w:rPr>
          <w:spacing w:val="-7"/>
          <w:w w:val="110"/>
        </w:rPr>
        <w:t xml:space="preserve"> </w:t>
      </w:r>
      <w:r>
        <w:rPr>
          <w:spacing w:val="-2"/>
          <w:w w:val="110"/>
        </w:rPr>
        <w:t>Highway</w:t>
      </w:r>
      <w:r>
        <w:rPr>
          <w:spacing w:val="-7"/>
          <w:w w:val="110"/>
        </w:rPr>
        <w:t xml:space="preserve"> </w:t>
      </w:r>
      <w:r>
        <w:rPr>
          <w:spacing w:val="-2"/>
          <w:w w:val="110"/>
        </w:rPr>
        <w:t>Administration</w:t>
      </w:r>
      <w:r>
        <w:rPr>
          <w:spacing w:val="-7"/>
          <w:w w:val="110"/>
        </w:rPr>
        <w:t xml:space="preserve"> </w:t>
      </w:r>
      <w:r>
        <w:rPr>
          <w:spacing w:val="-2"/>
          <w:w w:val="110"/>
        </w:rPr>
        <w:t>(FHWA).</w:t>
      </w:r>
      <w:r>
        <w:rPr>
          <w:spacing w:val="-7"/>
          <w:w w:val="110"/>
        </w:rPr>
        <w:t xml:space="preserve"> </w:t>
      </w:r>
      <w:r>
        <w:rPr>
          <w:spacing w:val="-2"/>
          <w:w w:val="110"/>
        </w:rPr>
        <w:t>The</w:t>
      </w:r>
      <w:r>
        <w:rPr>
          <w:spacing w:val="-7"/>
          <w:w w:val="110"/>
        </w:rPr>
        <w:t xml:space="preserve"> </w:t>
      </w:r>
      <w:r>
        <w:rPr>
          <w:spacing w:val="-2"/>
          <w:w w:val="110"/>
        </w:rPr>
        <w:t>FHWA</w:t>
      </w:r>
      <w:r>
        <w:rPr>
          <w:spacing w:val="-8"/>
          <w:w w:val="110"/>
        </w:rPr>
        <w:t xml:space="preserve"> </w:t>
      </w:r>
      <w:r>
        <w:rPr>
          <w:spacing w:val="-2"/>
          <w:w w:val="110"/>
        </w:rPr>
        <w:t xml:space="preserve">pro- </w:t>
      </w:r>
      <w:r>
        <w:t>vides funding for the construction, maintenance, and operation of highways, bridges, and tunnels.</w:t>
      </w:r>
      <w:r>
        <w:rPr>
          <w:spacing w:val="40"/>
        </w:rPr>
        <w:t xml:space="preserve"> </w:t>
      </w:r>
      <w:r>
        <w:t xml:space="preserve">The federal government provides funding for road infrastructure through the High- </w:t>
      </w:r>
      <w:r>
        <w:rPr>
          <w:w w:val="110"/>
        </w:rPr>
        <w:t>way Trust Fund (HTF), which is funded by the federal gas tax.</w:t>
      </w:r>
      <w:r>
        <w:rPr>
          <w:spacing w:val="40"/>
          <w:w w:val="110"/>
        </w:rPr>
        <w:t xml:space="preserve"> </w:t>
      </w:r>
      <w:r>
        <w:rPr>
          <w:w w:val="110"/>
        </w:rPr>
        <w:t>The HTF is divided into two</w:t>
      </w:r>
      <w:r>
        <w:rPr>
          <w:spacing w:val="-15"/>
          <w:w w:val="110"/>
        </w:rPr>
        <w:t xml:space="preserve"> </w:t>
      </w:r>
      <w:r>
        <w:rPr>
          <w:w w:val="110"/>
        </w:rPr>
        <w:t>accounts:</w:t>
      </w:r>
      <w:r>
        <w:rPr>
          <w:spacing w:val="-15"/>
          <w:w w:val="110"/>
        </w:rPr>
        <w:t xml:space="preserve"> </w:t>
      </w:r>
      <w:r>
        <w:rPr>
          <w:w w:val="110"/>
        </w:rPr>
        <w:t>the</w:t>
      </w:r>
      <w:r>
        <w:rPr>
          <w:spacing w:val="-15"/>
          <w:w w:val="110"/>
        </w:rPr>
        <w:t xml:space="preserve"> </w:t>
      </w:r>
      <w:r>
        <w:rPr>
          <w:w w:val="110"/>
        </w:rPr>
        <w:t>Highway</w:t>
      </w:r>
      <w:r>
        <w:rPr>
          <w:spacing w:val="-15"/>
          <w:w w:val="110"/>
        </w:rPr>
        <w:t xml:space="preserve"> </w:t>
      </w:r>
      <w:r>
        <w:rPr>
          <w:w w:val="110"/>
        </w:rPr>
        <w:t>Account</w:t>
      </w:r>
      <w:r>
        <w:rPr>
          <w:spacing w:val="-15"/>
          <w:w w:val="110"/>
        </w:rPr>
        <w:t xml:space="preserve"> </w:t>
      </w:r>
      <w:r>
        <w:rPr>
          <w:w w:val="110"/>
        </w:rPr>
        <w:t>and</w:t>
      </w:r>
      <w:r>
        <w:rPr>
          <w:spacing w:val="-15"/>
          <w:w w:val="110"/>
        </w:rPr>
        <w:t xml:space="preserve"> </w:t>
      </w:r>
      <w:r>
        <w:rPr>
          <w:w w:val="110"/>
        </w:rPr>
        <w:t>the</w:t>
      </w:r>
      <w:r>
        <w:rPr>
          <w:spacing w:val="-15"/>
          <w:w w:val="110"/>
        </w:rPr>
        <w:t xml:space="preserve"> </w:t>
      </w:r>
      <w:r>
        <w:rPr>
          <w:w w:val="110"/>
        </w:rPr>
        <w:t>Mass</w:t>
      </w:r>
      <w:r>
        <w:rPr>
          <w:spacing w:val="-15"/>
          <w:w w:val="110"/>
        </w:rPr>
        <w:t xml:space="preserve"> </w:t>
      </w:r>
      <w:r>
        <w:rPr>
          <w:w w:val="110"/>
        </w:rPr>
        <w:t>Transit</w:t>
      </w:r>
      <w:r>
        <w:rPr>
          <w:spacing w:val="-15"/>
          <w:w w:val="110"/>
        </w:rPr>
        <w:t xml:space="preserve"> </w:t>
      </w:r>
      <w:r>
        <w:rPr>
          <w:w w:val="110"/>
        </w:rPr>
        <w:t>Account.</w:t>
      </w:r>
      <w:r>
        <w:rPr>
          <w:spacing w:val="-15"/>
          <w:w w:val="110"/>
        </w:rPr>
        <w:t xml:space="preserve"> </w:t>
      </w:r>
      <w:r>
        <w:rPr>
          <w:w w:val="110"/>
        </w:rPr>
        <w:t>The</w:t>
      </w:r>
      <w:r>
        <w:rPr>
          <w:spacing w:val="-15"/>
          <w:w w:val="110"/>
        </w:rPr>
        <w:t xml:space="preserve"> </w:t>
      </w:r>
      <w:r>
        <w:rPr>
          <w:w w:val="110"/>
        </w:rPr>
        <w:t>Highway</w:t>
      </w:r>
      <w:r>
        <w:rPr>
          <w:spacing w:val="-15"/>
          <w:w w:val="110"/>
        </w:rPr>
        <w:t xml:space="preserve"> </w:t>
      </w:r>
      <w:r>
        <w:rPr>
          <w:w w:val="110"/>
        </w:rPr>
        <w:t xml:space="preserve">Account </w:t>
      </w:r>
      <w:r>
        <w:rPr>
          <w:spacing w:val="-2"/>
          <w:w w:val="110"/>
        </w:rPr>
        <w:t>is</w:t>
      </w:r>
      <w:r>
        <w:rPr>
          <w:spacing w:val="-8"/>
          <w:w w:val="110"/>
        </w:rPr>
        <w:t xml:space="preserve"> </w:t>
      </w:r>
      <w:r>
        <w:rPr>
          <w:spacing w:val="-2"/>
          <w:w w:val="110"/>
        </w:rPr>
        <w:t>used</w:t>
      </w:r>
      <w:r>
        <w:rPr>
          <w:spacing w:val="-9"/>
          <w:w w:val="110"/>
        </w:rPr>
        <w:t xml:space="preserve"> </w:t>
      </w:r>
      <w:r>
        <w:rPr>
          <w:spacing w:val="-2"/>
          <w:w w:val="110"/>
        </w:rPr>
        <w:t>to</w:t>
      </w:r>
      <w:r>
        <w:rPr>
          <w:spacing w:val="-8"/>
          <w:w w:val="110"/>
        </w:rPr>
        <w:t xml:space="preserve"> </w:t>
      </w:r>
      <w:r>
        <w:rPr>
          <w:spacing w:val="-2"/>
          <w:w w:val="110"/>
        </w:rPr>
        <w:t>fund</w:t>
      </w:r>
      <w:r>
        <w:rPr>
          <w:spacing w:val="-9"/>
          <w:w w:val="110"/>
        </w:rPr>
        <w:t xml:space="preserve"> </w:t>
      </w:r>
      <w:r>
        <w:rPr>
          <w:spacing w:val="-2"/>
          <w:w w:val="110"/>
        </w:rPr>
        <w:t>highway</w:t>
      </w:r>
      <w:r>
        <w:rPr>
          <w:spacing w:val="-8"/>
          <w:w w:val="110"/>
        </w:rPr>
        <w:t xml:space="preserve"> </w:t>
      </w:r>
      <w:r>
        <w:rPr>
          <w:spacing w:val="-2"/>
          <w:w w:val="110"/>
        </w:rPr>
        <w:t>construction</w:t>
      </w:r>
      <w:r>
        <w:rPr>
          <w:spacing w:val="-9"/>
          <w:w w:val="110"/>
        </w:rPr>
        <w:t xml:space="preserve"> </w:t>
      </w:r>
      <w:r>
        <w:rPr>
          <w:spacing w:val="-2"/>
          <w:w w:val="110"/>
        </w:rPr>
        <w:t>and</w:t>
      </w:r>
      <w:r>
        <w:rPr>
          <w:spacing w:val="-8"/>
          <w:w w:val="110"/>
        </w:rPr>
        <w:t xml:space="preserve"> </w:t>
      </w:r>
      <w:r>
        <w:rPr>
          <w:spacing w:val="-2"/>
          <w:w w:val="110"/>
        </w:rPr>
        <w:t>maintenance,</w:t>
      </w:r>
      <w:r>
        <w:rPr>
          <w:spacing w:val="-7"/>
          <w:w w:val="110"/>
        </w:rPr>
        <w:t xml:space="preserve"> </w:t>
      </w:r>
      <w:r>
        <w:rPr>
          <w:spacing w:val="-2"/>
          <w:w w:val="110"/>
        </w:rPr>
        <w:t>while</w:t>
      </w:r>
      <w:r>
        <w:rPr>
          <w:spacing w:val="-8"/>
          <w:w w:val="110"/>
        </w:rPr>
        <w:t xml:space="preserve"> </w:t>
      </w:r>
      <w:r>
        <w:rPr>
          <w:spacing w:val="-2"/>
          <w:w w:val="110"/>
        </w:rPr>
        <w:t>the</w:t>
      </w:r>
      <w:r>
        <w:rPr>
          <w:spacing w:val="-9"/>
          <w:w w:val="110"/>
        </w:rPr>
        <w:t xml:space="preserve"> </w:t>
      </w:r>
      <w:r>
        <w:rPr>
          <w:spacing w:val="-2"/>
          <w:w w:val="110"/>
        </w:rPr>
        <w:t>Mass</w:t>
      </w:r>
      <w:r>
        <w:rPr>
          <w:spacing w:val="-8"/>
          <w:w w:val="110"/>
        </w:rPr>
        <w:t xml:space="preserve"> </w:t>
      </w:r>
      <w:r>
        <w:rPr>
          <w:spacing w:val="-2"/>
          <w:w w:val="110"/>
        </w:rPr>
        <w:t>Transit</w:t>
      </w:r>
      <w:r>
        <w:rPr>
          <w:spacing w:val="-9"/>
          <w:w w:val="110"/>
        </w:rPr>
        <w:t xml:space="preserve"> </w:t>
      </w:r>
      <w:r>
        <w:rPr>
          <w:spacing w:val="-2"/>
          <w:w w:val="110"/>
        </w:rPr>
        <w:t>Account</w:t>
      </w:r>
      <w:r>
        <w:rPr>
          <w:spacing w:val="-8"/>
          <w:w w:val="110"/>
        </w:rPr>
        <w:t xml:space="preserve"> </w:t>
      </w:r>
      <w:r>
        <w:rPr>
          <w:spacing w:val="-2"/>
          <w:w w:val="110"/>
        </w:rPr>
        <w:t xml:space="preserve">is </w:t>
      </w:r>
      <w:r>
        <w:t>used</w:t>
      </w:r>
      <w:r>
        <w:rPr>
          <w:spacing w:val="40"/>
        </w:rPr>
        <w:t xml:space="preserve"> </w:t>
      </w:r>
      <w:r>
        <w:t>to</w:t>
      </w:r>
      <w:r>
        <w:rPr>
          <w:spacing w:val="40"/>
        </w:rPr>
        <w:t xml:space="preserve"> </w:t>
      </w:r>
      <w:r>
        <w:t>fund</w:t>
      </w:r>
      <w:r>
        <w:rPr>
          <w:spacing w:val="40"/>
        </w:rPr>
        <w:t xml:space="preserve"> </w:t>
      </w:r>
      <w:r>
        <w:t>public</w:t>
      </w:r>
      <w:r>
        <w:rPr>
          <w:spacing w:val="40"/>
        </w:rPr>
        <w:t xml:space="preserve"> </w:t>
      </w:r>
      <w:r>
        <w:t>transportation</w:t>
      </w:r>
      <w:r>
        <w:rPr>
          <w:spacing w:val="40"/>
        </w:rPr>
        <w:t xml:space="preserve"> </w:t>
      </w:r>
      <w:r>
        <w:t>projects.</w:t>
      </w:r>
      <w:r>
        <w:rPr>
          <w:spacing w:val="40"/>
        </w:rPr>
        <w:t xml:space="preserve"> </w:t>
      </w:r>
      <w:r>
        <w:t>The</w:t>
      </w:r>
      <w:r>
        <w:rPr>
          <w:spacing w:val="40"/>
        </w:rPr>
        <w:t xml:space="preserve"> </w:t>
      </w:r>
      <w:r>
        <w:t>federal</w:t>
      </w:r>
      <w:r>
        <w:rPr>
          <w:spacing w:val="40"/>
        </w:rPr>
        <w:t xml:space="preserve"> </w:t>
      </w:r>
      <w:r>
        <w:t>government</w:t>
      </w:r>
      <w:r>
        <w:rPr>
          <w:spacing w:val="40"/>
        </w:rPr>
        <w:t xml:space="preserve"> </w:t>
      </w:r>
      <w:r>
        <w:t>also</w:t>
      </w:r>
      <w:r>
        <w:rPr>
          <w:spacing w:val="40"/>
        </w:rPr>
        <w:t xml:space="preserve"> </w:t>
      </w:r>
      <w:r>
        <w:t>provides</w:t>
      </w:r>
      <w:r>
        <w:rPr>
          <w:spacing w:val="40"/>
        </w:rPr>
        <w:t xml:space="preserve"> </w:t>
      </w:r>
      <w:r>
        <w:t xml:space="preserve">funding </w:t>
      </w:r>
      <w:r>
        <w:rPr>
          <w:w w:val="110"/>
        </w:rPr>
        <w:t>for</w:t>
      </w:r>
      <w:r>
        <w:rPr>
          <w:spacing w:val="-2"/>
          <w:w w:val="110"/>
        </w:rPr>
        <w:t xml:space="preserve"> </w:t>
      </w:r>
      <w:r>
        <w:rPr>
          <w:w w:val="110"/>
        </w:rPr>
        <w:t>road</w:t>
      </w:r>
      <w:r>
        <w:rPr>
          <w:spacing w:val="-2"/>
          <w:w w:val="110"/>
        </w:rPr>
        <w:t xml:space="preserve"> </w:t>
      </w:r>
      <w:r>
        <w:rPr>
          <w:w w:val="110"/>
        </w:rPr>
        <w:t>infrastructure</w:t>
      </w:r>
      <w:r>
        <w:rPr>
          <w:spacing w:val="-2"/>
          <w:w w:val="110"/>
        </w:rPr>
        <w:t xml:space="preserve"> </w:t>
      </w:r>
      <w:r>
        <w:rPr>
          <w:w w:val="110"/>
        </w:rPr>
        <w:t>through</w:t>
      </w:r>
      <w:r>
        <w:rPr>
          <w:spacing w:val="-2"/>
          <w:w w:val="110"/>
        </w:rPr>
        <w:t xml:space="preserve"> </w:t>
      </w:r>
      <w:r>
        <w:rPr>
          <w:w w:val="110"/>
        </w:rPr>
        <w:t>the</w:t>
      </w:r>
      <w:r>
        <w:rPr>
          <w:spacing w:val="-2"/>
          <w:w w:val="110"/>
        </w:rPr>
        <w:t xml:space="preserve"> </w:t>
      </w:r>
      <w:r>
        <w:rPr>
          <w:w w:val="110"/>
        </w:rPr>
        <w:t>Surface</w:t>
      </w:r>
      <w:r>
        <w:rPr>
          <w:spacing w:val="-2"/>
          <w:w w:val="110"/>
        </w:rPr>
        <w:t xml:space="preserve"> </w:t>
      </w:r>
      <w:r>
        <w:rPr>
          <w:w w:val="110"/>
        </w:rPr>
        <w:t>Transportation</w:t>
      </w:r>
      <w:r>
        <w:rPr>
          <w:spacing w:val="-2"/>
          <w:w w:val="110"/>
        </w:rPr>
        <w:t xml:space="preserve"> </w:t>
      </w:r>
      <w:r>
        <w:rPr>
          <w:w w:val="110"/>
        </w:rPr>
        <w:t>Block</w:t>
      </w:r>
      <w:r>
        <w:rPr>
          <w:spacing w:val="-2"/>
          <w:w w:val="110"/>
        </w:rPr>
        <w:t xml:space="preserve"> </w:t>
      </w:r>
      <w:r>
        <w:rPr>
          <w:w w:val="110"/>
        </w:rPr>
        <w:t>Grant</w:t>
      </w:r>
      <w:r>
        <w:rPr>
          <w:spacing w:val="-2"/>
          <w:w w:val="110"/>
        </w:rPr>
        <w:t xml:space="preserve"> </w:t>
      </w:r>
      <w:r>
        <w:rPr>
          <w:w w:val="110"/>
        </w:rPr>
        <w:t>Program</w:t>
      </w:r>
      <w:del w:id="48" w:author="Brasington, David (brasindd)" w:date="2025-03-02T13:22:00Z">
        <w:r w:rsidDel="00BD59EA">
          <w:rPr>
            <w:spacing w:val="-2"/>
            <w:w w:val="110"/>
          </w:rPr>
          <w:delText xml:space="preserve"> </w:delText>
        </w:r>
      </w:del>
      <w:del w:id="49" w:author="Brasington, David (brasindd)" w:date="2025-03-02T13:23:00Z">
        <w:r w:rsidDel="00BD59EA">
          <w:rPr>
            <w:w w:val="110"/>
          </w:rPr>
          <w:delText>(STBG)</w:delText>
        </w:r>
      </w:del>
      <w:r>
        <w:rPr>
          <w:w w:val="110"/>
        </w:rPr>
        <w:t xml:space="preserve"> </w:t>
      </w:r>
      <w:r>
        <w:t xml:space="preserve">or Bipartisan Infrastructure Law </w:t>
      </w:r>
      <w:hyperlink w:anchor="_bookmark60" w:history="1">
        <w:r>
          <w:t>(U.S. Department of Transportation,</w:t>
        </w:r>
      </w:hyperlink>
      <w:r>
        <w:t xml:space="preserve"> </w:t>
      </w:r>
      <w:hyperlink w:anchor="_bookmark60" w:history="1">
        <w:r>
          <w:t>2022),</w:t>
        </w:r>
      </w:hyperlink>
      <w:r>
        <w:t xml:space="preserve"> which provides </w:t>
      </w:r>
      <w:r>
        <w:rPr>
          <w:w w:val="110"/>
        </w:rPr>
        <w:t>funding</w:t>
      </w:r>
      <w:r>
        <w:rPr>
          <w:spacing w:val="-14"/>
          <w:w w:val="110"/>
        </w:rPr>
        <w:t xml:space="preserve"> </w:t>
      </w:r>
      <w:r>
        <w:rPr>
          <w:w w:val="110"/>
        </w:rPr>
        <w:t>for</w:t>
      </w:r>
      <w:r>
        <w:rPr>
          <w:spacing w:val="-14"/>
          <w:w w:val="110"/>
        </w:rPr>
        <w:t xml:space="preserve"> </w:t>
      </w:r>
      <w:r>
        <w:rPr>
          <w:w w:val="110"/>
        </w:rPr>
        <w:t>road</w:t>
      </w:r>
      <w:r>
        <w:rPr>
          <w:spacing w:val="-14"/>
          <w:w w:val="110"/>
        </w:rPr>
        <w:t xml:space="preserve"> </w:t>
      </w:r>
      <w:r>
        <w:rPr>
          <w:w w:val="110"/>
        </w:rPr>
        <w:t>projects</w:t>
      </w:r>
      <w:r>
        <w:rPr>
          <w:spacing w:val="-14"/>
          <w:w w:val="110"/>
        </w:rPr>
        <w:t xml:space="preserve"> </w:t>
      </w:r>
      <w:r>
        <w:rPr>
          <w:w w:val="110"/>
        </w:rPr>
        <w:t>that</w:t>
      </w:r>
      <w:r>
        <w:rPr>
          <w:spacing w:val="-14"/>
          <w:w w:val="110"/>
        </w:rPr>
        <w:t xml:space="preserve"> </w:t>
      </w:r>
      <w:r>
        <w:rPr>
          <w:w w:val="110"/>
        </w:rPr>
        <w:t>are</w:t>
      </w:r>
      <w:r>
        <w:rPr>
          <w:spacing w:val="-14"/>
          <w:w w:val="110"/>
        </w:rPr>
        <w:t xml:space="preserve"> </w:t>
      </w:r>
      <w:r>
        <w:rPr>
          <w:w w:val="110"/>
        </w:rPr>
        <w:t>not</w:t>
      </w:r>
      <w:r>
        <w:rPr>
          <w:spacing w:val="-14"/>
          <w:w w:val="110"/>
        </w:rPr>
        <w:t xml:space="preserve"> </w:t>
      </w:r>
      <w:r>
        <w:rPr>
          <w:w w:val="110"/>
        </w:rPr>
        <w:t>eligible</w:t>
      </w:r>
      <w:r>
        <w:rPr>
          <w:spacing w:val="-14"/>
          <w:w w:val="110"/>
        </w:rPr>
        <w:t xml:space="preserve"> </w:t>
      </w:r>
      <w:r>
        <w:rPr>
          <w:w w:val="110"/>
        </w:rPr>
        <w:t>for</w:t>
      </w:r>
      <w:r>
        <w:rPr>
          <w:spacing w:val="-14"/>
          <w:w w:val="110"/>
        </w:rPr>
        <w:t xml:space="preserve"> </w:t>
      </w:r>
      <w:r>
        <w:rPr>
          <w:w w:val="110"/>
        </w:rPr>
        <w:t>funding</w:t>
      </w:r>
      <w:r>
        <w:rPr>
          <w:spacing w:val="-14"/>
          <w:w w:val="110"/>
        </w:rPr>
        <w:t xml:space="preserve"> </w:t>
      </w:r>
      <w:r>
        <w:rPr>
          <w:w w:val="110"/>
        </w:rPr>
        <w:t>through</w:t>
      </w:r>
      <w:r>
        <w:rPr>
          <w:spacing w:val="-14"/>
          <w:w w:val="110"/>
        </w:rPr>
        <w:t xml:space="preserve"> </w:t>
      </w:r>
      <w:r>
        <w:rPr>
          <w:w w:val="110"/>
        </w:rPr>
        <w:t>the</w:t>
      </w:r>
      <w:r>
        <w:rPr>
          <w:spacing w:val="-14"/>
          <w:w w:val="110"/>
        </w:rPr>
        <w:t xml:space="preserve"> </w:t>
      </w:r>
      <w:r>
        <w:rPr>
          <w:w w:val="110"/>
        </w:rPr>
        <w:t>HTF.</w:t>
      </w:r>
      <w:r>
        <w:rPr>
          <w:spacing w:val="-14"/>
          <w:w w:val="110"/>
        </w:rPr>
        <w:t xml:space="preserve"> </w:t>
      </w:r>
      <w:r>
        <w:rPr>
          <w:w w:val="110"/>
        </w:rPr>
        <w:t xml:space="preserve">Nevertheless, </w:t>
      </w:r>
      <w:r>
        <w:t>federal</w:t>
      </w:r>
      <w:r>
        <w:rPr>
          <w:spacing w:val="50"/>
        </w:rPr>
        <w:t xml:space="preserve"> </w:t>
      </w:r>
      <w:r>
        <w:t>government</w:t>
      </w:r>
      <w:r>
        <w:rPr>
          <w:spacing w:val="50"/>
        </w:rPr>
        <w:t xml:space="preserve"> </w:t>
      </w:r>
      <w:r>
        <w:t>funding</w:t>
      </w:r>
      <w:r>
        <w:rPr>
          <w:spacing w:val="50"/>
        </w:rPr>
        <w:t xml:space="preserve"> </w:t>
      </w:r>
      <w:r>
        <w:t>for</w:t>
      </w:r>
      <w:r>
        <w:rPr>
          <w:spacing w:val="50"/>
        </w:rPr>
        <w:t xml:space="preserve"> </w:t>
      </w:r>
      <w:r>
        <w:t>road</w:t>
      </w:r>
      <w:r>
        <w:rPr>
          <w:spacing w:val="50"/>
        </w:rPr>
        <w:t xml:space="preserve"> </w:t>
      </w:r>
      <w:r>
        <w:t>infrastructure</w:t>
      </w:r>
      <w:r>
        <w:rPr>
          <w:spacing w:val="50"/>
        </w:rPr>
        <w:t xml:space="preserve"> </w:t>
      </w:r>
      <w:r>
        <w:t>is</w:t>
      </w:r>
      <w:r>
        <w:rPr>
          <w:spacing w:val="51"/>
        </w:rPr>
        <w:t xml:space="preserve"> </w:t>
      </w:r>
      <w:r>
        <w:t>generally</w:t>
      </w:r>
      <w:r>
        <w:rPr>
          <w:spacing w:val="50"/>
        </w:rPr>
        <w:t xml:space="preserve"> </w:t>
      </w:r>
      <w:r>
        <w:t>limited,</w:t>
      </w:r>
      <w:r>
        <w:rPr>
          <w:spacing w:val="56"/>
        </w:rPr>
        <w:t xml:space="preserve"> </w:t>
      </w:r>
      <w:r>
        <w:t>as</w:t>
      </w:r>
      <w:r>
        <w:rPr>
          <w:spacing w:val="50"/>
        </w:rPr>
        <w:t xml:space="preserve"> </w:t>
      </w:r>
      <w:r>
        <w:t>in</w:t>
      </w:r>
      <w:r>
        <w:rPr>
          <w:spacing w:val="51"/>
        </w:rPr>
        <w:t xml:space="preserve"> </w:t>
      </w:r>
      <w:r>
        <w:t>2022,</w:t>
      </w:r>
      <w:r>
        <w:rPr>
          <w:spacing w:val="56"/>
        </w:rPr>
        <w:t xml:space="preserve"> </w:t>
      </w:r>
      <w:r>
        <w:rPr>
          <w:spacing w:val="-2"/>
        </w:rPr>
        <w:t>about</w:t>
      </w:r>
    </w:p>
    <w:p w14:paraId="6F08831C"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349AB658" w14:textId="77777777" w:rsidR="00C96556" w:rsidRDefault="00F61671">
      <w:pPr>
        <w:pStyle w:val="BodyText"/>
        <w:spacing w:before="50" w:line="391" w:lineRule="auto"/>
        <w:ind w:right="1077"/>
        <w:jc w:val="both"/>
      </w:pPr>
      <w:r>
        <w:lastRenderedPageBreak/>
        <w:t>4/5</w:t>
      </w:r>
      <w:r>
        <w:rPr>
          <w:vertAlign w:val="superscript"/>
        </w:rPr>
        <w:t>th</w:t>
      </w:r>
      <w:r>
        <w:t xml:space="preserve"> of the funding came from state and local governments (P</w:t>
      </w:r>
      <w:hyperlink w:anchor="_bookmark56" w:history="1">
        <w:r>
          <w:t>eter G. Peterson Foundation,</w:t>
        </w:r>
      </w:hyperlink>
      <w:r>
        <w:t xml:space="preserve"> </w:t>
      </w:r>
      <w:hyperlink w:anchor="_bookmark56" w:history="1">
        <w:r>
          <w:rPr>
            <w:spacing w:val="-2"/>
          </w:rPr>
          <w:t>2024).</w:t>
        </w:r>
      </w:hyperlink>
    </w:p>
    <w:p w14:paraId="2E521A79" w14:textId="38D5D15D" w:rsidR="00C96556" w:rsidRDefault="00F61671">
      <w:pPr>
        <w:pStyle w:val="BodyText"/>
        <w:spacing w:before="2" w:line="391" w:lineRule="auto"/>
        <w:ind w:right="1074" w:firstLine="351"/>
        <w:jc w:val="both"/>
      </w:pPr>
      <w:r>
        <w:rPr>
          <w:b/>
          <w:w w:val="105"/>
        </w:rPr>
        <w:t>State</w:t>
      </w:r>
      <w:r>
        <w:rPr>
          <w:b/>
          <w:spacing w:val="40"/>
          <w:w w:val="105"/>
        </w:rPr>
        <w:t xml:space="preserve"> </w:t>
      </w:r>
      <w:r>
        <w:rPr>
          <w:b/>
          <w:w w:val="105"/>
        </w:rPr>
        <w:t>Funding.</w:t>
      </w:r>
      <w:r>
        <w:rPr>
          <w:b/>
          <w:spacing w:val="80"/>
          <w:w w:val="105"/>
        </w:rPr>
        <w:t xml:space="preserve"> </w:t>
      </w:r>
      <w:r>
        <w:rPr>
          <w:w w:val="105"/>
        </w:rPr>
        <w:t>In</w:t>
      </w:r>
      <w:r>
        <w:rPr>
          <w:spacing w:val="40"/>
          <w:w w:val="105"/>
        </w:rPr>
        <w:t xml:space="preserve"> </w:t>
      </w:r>
      <w:r>
        <w:rPr>
          <w:w w:val="105"/>
        </w:rPr>
        <w:t>Ohio,</w:t>
      </w:r>
      <w:r>
        <w:rPr>
          <w:spacing w:val="40"/>
          <w:w w:val="105"/>
        </w:rPr>
        <w:t xml:space="preserve"> </w:t>
      </w:r>
      <w:r>
        <w:rPr>
          <w:w w:val="105"/>
        </w:rPr>
        <w:t>gas</w:t>
      </w:r>
      <w:r>
        <w:rPr>
          <w:spacing w:val="40"/>
          <w:w w:val="105"/>
        </w:rPr>
        <w:t xml:space="preserve"> </w:t>
      </w:r>
      <w:r>
        <w:rPr>
          <w:w w:val="105"/>
        </w:rPr>
        <w:t>taxes,</w:t>
      </w:r>
      <w:r>
        <w:rPr>
          <w:spacing w:val="40"/>
          <w:w w:val="105"/>
        </w:rPr>
        <w:t xml:space="preserve"> </w:t>
      </w:r>
      <w:r>
        <w:rPr>
          <w:w w:val="105"/>
        </w:rPr>
        <w:t>licensing</w:t>
      </w:r>
      <w:r>
        <w:rPr>
          <w:spacing w:val="40"/>
          <w:w w:val="105"/>
        </w:rPr>
        <w:t xml:space="preserve"> </w:t>
      </w:r>
      <w:r>
        <w:rPr>
          <w:w w:val="105"/>
        </w:rPr>
        <w:t>fees</w:t>
      </w:r>
      <w:r>
        <w:rPr>
          <w:spacing w:val="40"/>
          <w:w w:val="105"/>
        </w:rPr>
        <w:t xml:space="preserve"> </w:t>
      </w:r>
      <w:r>
        <w:rPr>
          <w:w w:val="105"/>
        </w:rPr>
        <w:t>and</w:t>
      </w:r>
      <w:r>
        <w:rPr>
          <w:spacing w:val="40"/>
          <w:w w:val="105"/>
        </w:rPr>
        <w:t xml:space="preserve"> </w:t>
      </w:r>
      <w:r>
        <w:rPr>
          <w:w w:val="105"/>
        </w:rPr>
        <w:t>user</w:t>
      </w:r>
      <w:r>
        <w:rPr>
          <w:spacing w:val="40"/>
          <w:w w:val="105"/>
        </w:rPr>
        <w:t xml:space="preserve"> </w:t>
      </w:r>
      <w:r>
        <w:rPr>
          <w:w w:val="105"/>
        </w:rPr>
        <w:t>fees</w:t>
      </w:r>
      <w:r>
        <w:rPr>
          <w:spacing w:val="40"/>
          <w:w w:val="105"/>
        </w:rPr>
        <w:t xml:space="preserve"> </w:t>
      </w:r>
      <w:r>
        <w:rPr>
          <w:w w:val="105"/>
        </w:rPr>
        <w:t>account</w:t>
      </w:r>
      <w:r>
        <w:rPr>
          <w:spacing w:val="40"/>
          <w:w w:val="105"/>
        </w:rPr>
        <w:t xml:space="preserve"> </w:t>
      </w:r>
      <w:r>
        <w:rPr>
          <w:w w:val="105"/>
        </w:rPr>
        <w:t>for</w:t>
      </w:r>
      <w:r>
        <w:rPr>
          <w:spacing w:val="40"/>
          <w:w w:val="105"/>
        </w:rPr>
        <w:t xml:space="preserve"> </w:t>
      </w:r>
      <w:r>
        <w:rPr>
          <w:w w:val="105"/>
        </w:rPr>
        <w:t>69%</w:t>
      </w:r>
      <w:r>
        <w:rPr>
          <w:spacing w:val="40"/>
          <w:w w:val="105"/>
        </w:rPr>
        <w:t xml:space="preserve"> </w:t>
      </w:r>
      <w:r>
        <w:rPr>
          <w:w w:val="105"/>
        </w:rPr>
        <w:t>of the</w:t>
      </w:r>
      <w:r>
        <w:rPr>
          <w:spacing w:val="20"/>
          <w:w w:val="105"/>
        </w:rPr>
        <w:t xml:space="preserve"> </w:t>
      </w:r>
      <w:r>
        <w:rPr>
          <w:w w:val="105"/>
        </w:rPr>
        <w:t>state’s</w:t>
      </w:r>
      <w:r>
        <w:rPr>
          <w:spacing w:val="20"/>
          <w:w w:val="105"/>
        </w:rPr>
        <w:t xml:space="preserve"> </w:t>
      </w:r>
      <w:r>
        <w:rPr>
          <w:w w:val="105"/>
        </w:rPr>
        <w:t>road</w:t>
      </w:r>
      <w:r>
        <w:rPr>
          <w:spacing w:val="21"/>
          <w:w w:val="105"/>
        </w:rPr>
        <w:t xml:space="preserve"> </w:t>
      </w:r>
      <w:r>
        <w:rPr>
          <w:w w:val="105"/>
        </w:rPr>
        <w:t>funding</w:t>
      </w:r>
      <w:r>
        <w:rPr>
          <w:spacing w:val="20"/>
          <w:w w:val="105"/>
        </w:rPr>
        <w:t xml:space="preserve"> </w:t>
      </w:r>
      <w:hyperlink w:anchor="_bookmark31" w:history="1">
        <w:r>
          <w:rPr>
            <w:w w:val="105"/>
          </w:rPr>
          <w:t>(</w:t>
        </w:r>
        <w:proofErr w:type="spellStart"/>
        <w:r>
          <w:rPr>
            <w:w w:val="105"/>
          </w:rPr>
          <w:t>Boesen</w:t>
        </w:r>
        <w:proofErr w:type="spellEnd"/>
        <w:r>
          <w:rPr>
            <w:w w:val="105"/>
          </w:rPr>
          <w:t>,</w:t>
        </w:r>
      </w:hyperlink>
      <w:r>
        <w:rPr>
          <w:spacing w:val="20"/>
          <w:w w:val="105"/>
        </w:rPr>
        <w:t xml:space="preserve"> </w:t>
      </w:r>
      <w:hyperlink w:anchor="_bookmark31" w:history="1">
        <w:r>
          <w:rPr>
            <w:w w:val="105"/>
          </w:rPr>
          <w:t>2021).</w:t>
        </w:r>
      </w:hyperlink>
      <w:r>
        <w:rPr>
          <w:spacing w:val="40"/>
          <w:w w:val="105"/>
        </w:rPr>
        <w:t xml:space="preserve"> </w:t>
      </w:r>
      <w:r>
        <w:rPr>
          <w:w w:val="105"/>
        </w:rPr>
        <w:t>The</w:t>
      </w:r>
      <w:r>
        <w:rPr>
          <w:spacing w:val="20"/>
          <w:w w:val="105"/>
        </w:rPr>
        <w:t xml:space="preserve"> </w:t>
      </w:r>
      <w:r>
        <w:rPr>
          <w:w w:val="105"/>
        </w:rPr>
        <w:t>Ohio</w:t>
      </w:r>
      <w:r>
        <w:rPr>
          <w:spacing w:val="20"/>
          <w:w w:val="105"/>
        </w:rPr>
        <w:t xml:space="preserve"> </w:t>
      </w:r>
      <w:r>
        <w:rPr>
          <w:w w:val="105"/>
        </w:rPr>
        <w:t>Department</w:t>
      </w:r>
      <w:r>
        <w:rPr>
          <w:spacing w:val="21"/>
          <w:w w:val="105"/>
        </w:rPr>
        <w:t xml:space="preserve"> </w:t>
      </w:r>
      <w:r>
        <w:rPr>
          <w:w w:val="105"/>
        </w:rPr>
        <w:t>of</w:t>
      </w:r>
      <w:r>
        <w:rPr>
          <w:spacing w:val="20"/>
          <w:w w:val="105"/>
        </w:rPr>
        <w:t xml:space="preserve"> </w:t>
      </w:r>
      <w:r>
        <w:rPr>
          <w:w w:val="105"/>
        </w:rPr>
        <w:t>Transportation</w:t>
      </w:r>
      <w:del w:id="50" w:author="Brasington, David (brasindd)" w:date="2025-03-02T13:23:00Z">
        <w:r w:rsidDel="00BD59EA">
          <w:rPr>
            <w:spacing w:val="21"/>
            <w:w w:val="105"/>
          </w:rPr>
          <w:delText xml:space="preserve"> </w:delText>
        </w:r>
        <w:r w:rsidDel="00BD59EA">
          <w:rPr>
            <w:w w:val="105"/>
          </w:rPr>
          <w:delText>(ODOT)</w:delText>
        </w:r>
      </w:del>
      <w:r>
        <w:rPr>
          <w:w w:val="105"/>
        </w:rPr>
        <w:t xml:space="preserve"> is responsible for the allocation of state funds, which are used for both maintenance and new construction.</w:t>
      </w:r>
      <w:r>
        <w:rPr>
          <w:spacing w:val="40"/>
          <w:w w:val="105"/>
        </w:rPr>
        <w:t xml:space="preserve"> </w:t>
      </w:r>
      <w:r>
        <w:rPr>
          <w:w w:val="105"/>
        </w:rPr>
        <w:t>However, about 70% of funds go to new highway construction, 2% is given to local governments as grants and only 4% of state funds is directed towards road maintenance</w:t>
      </w:r>
      <w:r>
        <w:rPr>
          <w:spacing w:val="33"/>
          <w:w w:val="105"/>
        </w:rPr>
        <w:t xml:space="preserve"> </w:t>
      </w:r>
      <w:hyperlink w:anchor="_bookmark55" w:history="1">
        <w:r>
          <w:rPr>
            <w:w w:val="105"/>
          </w:rPr>
          <w:t>(Ohio</w:t>
        </w:r>
        <w:r>
          <w:rPr>
            <w:spacing w:val="33"/>
            <w:w w:val="105"/>
          </w:rPr>
          <w:t xml:space="preserve"> </w:t>
        </w:r>
        <w:r>
          <w:rPr>
            <w:w w:val="105"/>
          </w:rPr>
          <w:t>Department</w:t>
        </w:r>
        <w:r>
          <w:rPr>
            <w:spacing w:val="33"/>
            <w:w w:val="105"/>
          </w:rPr>
          <w:t xml:space="preserve"> </w:t>
        </w:r>
        <w:r>
          <w:rPr>
            <w:w w:val="105"/>
          </w:rPr>
          <w:t>of</w:t>
        </w:r>
        <w:r>
          <w:rPr>
            <w:spacing w:val="33"/>
            <w:w w:val="105"/>
          </w:rPr>
          <w:t xml:space="preserve"> </w:t>
        </w:r>
        <w:r>
          <w:rPr>
            <w:w w:val="105"/>
          </w:rPr>
          <w:t>Transportation,</w:t>
        </w:r>
      </w:hyperlink>
      <w:r>
        <w:rPr>
          <w:spacing w:val="33"/>
          <w:w w:val="105"/>
        </w:rPr>
        <w:t xml:space="preserve"> </w:t>
      </w:r>
      <w:hyperlink w:anchor="_bookmark55" w:history="1">
        <w:r>
          <w:rPr>
            <w:w w:val="105"/>
          </w:rPr>
          <w:t>2023).</w:t>
        </w:r>
      </w:hyperlink>
      <w:r>
        <w:rPr>
          <w:spacing w:val="80"/>
          <w:w w:val="105"/>
        </w:rPr>
        <w:t xml:space="preserve"> </w:t>
      </w:r>
      <w:r>
        <w:rPr>
          <w:w w:val="105"/>
        </w:rPr>
        <w:t>The</w:t>
      </w:r>
      <w:r>
        <w:rPr>
          <w:spacing w:val="33"/>
          <w:w w:val="105"/>
        </w:rPr>
        <w:t xml:space="preserve"> </w:t>
      </w:r>
      <w:r>
        <w:rPr>
          <w:w w:val="105"/>
        </w:rPr>
        <w:t>remaining</w:t>
      </w:r>
      <w:r>
        <w:rPr>
          <w:spacing w:val="33"/>
          <w:w w:val="105"/>
        </w:rPr>
        <w:t xml:space="preserve"> </w:t>
      </w:r>
      <w:r>
        <w:rPr>
          <w:w w:val="105"/>
        </w:rPr>
        <w:t>funds</w:t>
      </w:r>
      <w:r>
        <w:rPr>
          <w:spacing w:val="33"/>
          <w:w w:val="105"/>
        </w:rPr>
        <w:t xml:space="preserve"> </w:t>
      </w:r>
      <w:r>
        <w:rPr>
          <w:w w:val="105"/>
        </w:rPr>
        <w:t>are</w:t>
      </w:r>
      <w:r>
        <w:rPr>
          <w:spacing w:val="33"/>
          <w:w w:val="105"/>
        </w:rPr>
        <w:t xml:space="preserve"> </w:t>
      </w:r>
      <w:r>
        <w:rPr>
          <w:w w:val="105"/>
        </w:rPr>
        <w:t>part of payroll &amp; operating expenses, and other miscellaneous expenses.</w:t>
      </w:r>
      <w:r>
        <w:rPr>
          <w:spacing w:val="40"/>
          <w:w w:val="105"/>
        </w:rPr>
        <w:t xml:space="preserve"> </w:t>
      </w:r>
      <w:r>
        <w:rPr>
          <w:w w:val="105"/>
        </w:rPr>
        <w:t xml:space="preserve">Hence, most of the road maintenance funding for local, neighborhood-specific roads in Ohio comes from local </w:t>
      </w:r>
      <w:r>
        <w:rPr>
          <w:spacing w:val="-2"/>
          <w:w w:val="105"/>
        </w:rPr>
        <w:t>governments.</w:t>
      </w:r>
    </w:p>
    <w:p w14:paraId="1ECE58E5" w14:textId="6E11AE38" w:rsidR="00C96556" w:rsidRDefault="00F61671">
      <w:pPr>
        <w:pStyle w:val="BodyText"/>
        <w:spacing w:before="5" w:line="391" w:lineRule="auto"/>
        <w:ind w:left="-1" w:right="1076" w:firstLine="351"/>
        <w:jc w:val="both"/>
      </w:pPr>
      <w:r>
        <w:rPr>
          <w:b/>
          <w:w w:val="105"/>
        </w:rPr>
        <w:t xml:space="preserve">Local Funding. </w:t>
      </w:r>
      <w:r>
        <w:rPr>
          <w:w w:val="105"/>
        </w:rPr>
        <w:t>Local governments in Ohio fund roads mainly through property taxes, although the extent of this funding varies across different localities.</w:t>
      </w:r>
      <w:r>
        <w:rPr>
          <w:spacing w:val="40"/>
          <w:w w:val="105"/>
        </w:rPr>
        <w:t xml:space="preserve"> </w:t>
      </w:r>
      <w:r>
        <w:rPr>
          <w:w w:val="105"/>
        </w:rPr>
        <w:t>These municipalities have the authority to levy property taxes specifically for road maintenance, providing a crucial source of funding for the upkeep of local infrastructure.</w:t>
      </w:r>
      <w:r>
        <w:rPr>
          <w:spacing w:val="40"/>
          <w:w w:val="105"/>
        </w:rPr>
        <w:t xml:space="preserve"> </w:t>
      </w:r>
      <w:r>
        <w:rPr>
          <w:w w:val="105"/>
        </w:rPr>
        <w:t xml:space="preserve">For instance, as per our </w:t>
      </w:r>
      <w:del w:id="51" w:author="Brasington, David (brasindd)" w:date="2025-03-02T13:24:00Z">
        <w:r w:rsidDel="00BD59EA">
          <w:delText>correspondance</w:delText>
        </w:r>
      </w:del>
      <w:ins w:id="52" w:author="Brasington, David (brasindd)" w:date="2025-03-02T13:24:00Z">
        <w:r w:rsidR="00BD59EA">
          <w:t>correspondence</w:t>
        </w:r>
      </w:ins>
      <w:r>
        <w:t xml:space="preserve"> with </w:t>
      </w:r>
      <w:del w:id="53" w:author="Brasington, David (brasindd)" w:date="2025-03-02T13:24:00Z">
        <w:r w:rsidDel="00BD59EA">
          <w:delText xml:space="preserve">the </w:delText>
        </w:r>
      </w:del>
      <w:r>
        <w:t xml:space="preserve">Beavercreek Township, 61% of </w:t>
      </w:r>
      <w:del w:id="54" w:author="Brasington, David (brasindd)" w:date="2025-03-02T13:24:00Z">
        <w:r w:rsidDel="00BD59EA">
          <w:delText xml:space="preserve">their </w:delText>
        </w:r>
      </w:del>
      <w:ins w:id="55" w:author="Brasington, David (brasindd)" w:date="2025-03-02T13:24:00Z">
        <w:r w:rsidR="00BD59EA">
          <w:t>its</w:t>
        </w:r>
        <w:r w:rsidR="00BD59EA">
          <w:t xml:space="preserve"> </w:t>
        </w:r>
      </w:ins>
      <w:r>
        <w:t xml:space="preserve">road funds come from property </w:t>
      </w:r>
      <w:r>
        <w:rPr>
          <w:w w:val="105"/>
        </w:rPr>
        <w:t>taxes, and only 8% from gas taxes.</w:t>
      </w:r>
      <w:r>
        <w:rPr>
          <w:spacing w:val="40"/>
          <w:w w:val="105"/>
        </w:rPr>
        <w:t xml:space="preserve"> </w:t>
      </w:r>
      <w:r>
        <w:rPr>
          <w:w w:val="105"/>
        </w:rPr>
        <w:t xml:space="preserve">Moreover, 77% of funding for roads in Beavercreek </w:t>
      </w:r>
      <w:ins w:id="56" w:author="Brasington, David (brasindd)" w:date="2025-03-02T13:24:00Z">
        <w:r w:rsidR="00BD59EA">
          <w:rPr>
            <w:w w:val="105"/>
          </w:rPr>
          <w:t>T</w:t>
        </w:r>
      </w:ins>
      <w:del w:id="57" w:author="Brasington, David (brasindd)" w:date="2025-03-02T13:24:00Z">
        <w:r w:rsidDel="00BD59EA">
          <w:rPr>
            <w:w w:val="105"/>
          </w:rPr>
          <w:delText>t</w:delText>
        </w:r>
      </w:del>
      <w:r>
        <w:rPr>
          <w:w w:val="105"/>
        </w:rPr>
        <w:t xml:space="preserve">ownship is provided by the local government and 11% of overall local government budget is allocated to roadway maintenance </w:t>
      </w:r>
      <w:hyperlink w:anchor="_bookmark57" w:history="1">
        <w:r>
          <w:rPr>
            <w:w w:val="105"/>
          </w:rPr>
          <w:t>(Public Service Department of Beavercreek Township,</w:t>
        </w:r>
      </w:hyperlink>
      <w:r>
        <w:rPr>
          <w:w w:val="105"/>
        </w:rPr>
        <w:t xml:space="preserve"> </w:t>
      </w:r>
      <w:hyperlink w:anchor="_bookmark57" w:history="1">
        <w:r>
          <w:rPr>
            <w:w w:val="105"/>
          </w:rPr>
          <w:t>2025).</w:t>
        </w:r>
      </w:hyperlink>
      <w:r>
        <w:rPr>
          <w:spacing w:val="18"/>
          <w:w w:val="105"/>
        </w:rPr>
        <w:t xml:space="preserve"> </w:t>
      </w:r>
      <w:r>
        <w:rPr>
          <w:w w:val="105"/>
        </w:rPr>
        <w:t>We</w:t>
      </w:r>
      <w:r>
        <w:rPr>
          <w:spacing w:val="-3"/>
          <w:w w:val="105"/>
        </w:rPr>
        <w:t xml:space="preserve"> </w:t>
      </w:r>
      <w:r>
        <w:rPr>
          <w:w w:val="105"/>
        </w:rPr>
        <w:t>can</w:t>
      </w:r>
      <w:r>
        <w:rPr>
          <w:spacing w:val="-3"/>
          <w:w w:val="105"/>
        </w:rPr>
        <w:t xml:space="preserve"> </w:t>
      </w:r>
      <w:r>
        <w:rPr>
          <w:w w:val="105"/>
        </w:rPr>
        <w:t>see</w:t>
      </w:r>
      <w:r>
        <w:rPr>
          <w:spacing w:val="-3"/>
          <w:w w:val="105"/>
        </w:rPr>
        <w:t xml:space="preserve"> </w:t>
      </w:r>
      <w:r>
        <w:rPr>
          <w:w w:val="105"/>
        </w:rPr>
        <w:t>that</w:t>
      </w:r>
      <w:r>
        <w:rPr>
          <w:spacing w:val="-3"/>
          <w:w w:val="105"/>
        </w:rPr>
        <w:t xml:space="preserve"> </w:t>
      </w:r>
      <w:r>
        <w:rPr>
          <w:w w:val="105"/>
        </w:rPr>
        <w:t>these</w:t>
      </w:r>
      <w:r>
        <w:rPr>
          <w:spacing w:val="-3"/>
          <w:w w:val="105"/>
        </w:rPr>
        <w:t xml:space="preserve"> </w:t>
      </w:r>
      <w:r>
        <w:rPr>
          <w:w w:val="105"/>
        </w:rPr>
        <w:t>local</w:t>
      </w:r>
      <w:r>
        <w:rPr>
          <w:spacing w:val="-3"/>
          <w:w w:val="105"/>
        </w:rPr>
        <w:t xml:space="preserve"> </w:t>
      </w:r>
      <w:r>
        <w:rPr>
          <w:w w:val="105"/>
        </w:rPr>
        <w:t>roads</w:t>
      </w:r>
      <w:r>
        <w:rPr>
          <w:spacing w:val="-3"/>
          <w:w w:val="105"/>
        </w:rPr>
        <w:t xml:space="preserve"> </w:t>
      </w:r>
      <w:r>
        <w:rPr>
          <w:w w:val="105"/>
        </w:rPr>
        <w:t>are</w:t>
      </w:r>
      <w:r>
        <w:rPr>
          <w:spacing w:val="-3"/>
          <w:w w:val="105"/>
        </w:rPr>
        <w:t xml:space="preserve"> </w:t>
      </w:r>
      <w:r>
        <w:rPr>
          <w:w w:val="105"/>
        </w:rPr>
        <w:t>primarily</w:t>
      </w:r>
      <w:r>
        <w:rPr>
          <w:spacing w:val="-3"/>
          <w:w w:val="105"/>
        </w:rPr>
        <w:t xml:space="preserve"> </w:t>
      </w:r>
      <w:r>
        <w:rPr>
          <w:w w:val="105"/>
        </w:rPr>
        <w:t>funded</w:t>
      </w:r>
      <w:r>
        <w:rPr>
          <w:spacing w:val="-3"/>
          <w:w w:val="105"/>
        </w:rPr>
        <w:t xml:space="preserve"> </w:t>
      </w:r>
      <w:r>
        <w:rPr>
          <w:w w:val="105"/>
        </w:rPr>
        <w:t>by</w:t>
      </w:r>
      <w:r>
        <w:rPr>
          <w:spacing w:val="-3"/>
          <w:w w:val="105"/>
        </w:rPr>
        <w:t xml:space="preserve"> </w:t>
      </w:r>
      <w:r>
        <w:rPr>
          <w:w w:val="105"/>
        </w:rPr>
        <w:t>local</w:t>
      </w:r>
      <w:r>
        <w:rPr>
          <w:spacing w:val="-3"/>
          <w:w w:val="105"/>
        </w:rPr>
        <w:t xml:space="preserve"> </w:t>
      </w:r>
      <w:r>
        <w:rPr>
          <w:w w:val="105"/>
        </w:rPr>
        <w:t>governments</w:t>
      </w:r>
      <w:r>
        <w:rPr>
          <w:spacing w:val="-3"/>
          <w:w w:val="105"/>
        </w:rPr>
        <w:t xml:space="preserve"> </w:t>
      </w:r>
      <w:r>
        <w:rPr>
          <w:w w:val="105"/>
        </w:rPr>
        <w:t>in</w:t>
      </w:r>
      <w:r>
        <w:rPr>
          <w:spacing w:val="-3"/>
          <w:w w:val="105"/>
        </w:rPr>
        <w:t xml:space="preserve"> </w:t>
      </w:r>
      <w:r>
        <w:rPr>
          <w:w w:val="105"/>
        </w:rPr>
        <w:t>Ohio and road maintenance funding is a significant part of the local government’s budget.</w:t>
      </w:r>
    </w:p>
    <w:p w14:paraId="6D3500DC" w14:textId="77777777" w:rsidR="00C96556" w:rsidRDefault="00C96556">
      <w:pPr>
        <w:pStyle w:val="BodyText"/>
        <w:spacing w:before="125"/>
      </w:pPr>
    </w:p>
    <w:p w14:paraId="256EF68D" w14:textId="77777777" w:rsidR="00C96556" w:rsidRDefault="00F61671">
      <w:pPr>
        <w:pStyle w:val="Heading2"/>
        <w:numPr>
          <w:ilvl w:val="1"/>
          <w:numId w:val="3"/>
        </w:numPr>
        <w:tabs>
          <w:tab w:val="left" w:pos="735"/>
        </w:tabs>
      </w:pPr>
      <w:bookmarkStart w:id="58" w:name="Local_Taxation_in_Ohio"/>
      <w:bookmarkEnd w:id="58"/>
      <w:r>
        <w:rPr>
          <w:w w:val="125"/>
        </w:rPr>
        <w:t>Local</w:t>
      </w:r>
      <w:r>
        <w:rPr>
          <w:spacing w:val="17"/>
          <w:w w:val="125"/>
        </w:rPr>
        <w:t xml:space="preserve"> </w:t>
      </w:r>
      <w:r>
        <w:rPr>
          <w:w w:val="125"/>
        </w:rPr>
        <w:t>Taxation</w:t>
      </w:r>
      <w:r>
        <w:rPr>
          <w:spacing w:val="18"/>
          <w:w w:val="125"/>
        </w:rPr>
        <w:t xml:space="preserve"> </w:t>
      </w:r>
      <w:r>
        <w:rPr>
          <w:w w:val="125"/>
        </w:rPr>
        <w:t>in</w:t>
      </w:r>
      <w:r>
        <w:rPr>
          <w:spacing w:val="17"/>
          <w:w w:val="125"/>
        </w:rPr>
        <w:t xml:space="preserve"> </w:t>
      </w:r>
      <w:r>
        <w:rPr>
          <w:spacing w:val="-4"/>
          <w:w w:val="125"/>
        </w:rPr>
        <w:t>Ohio</w:t>
      </w:r>
    </w:p>
    <w:p w14:paraId="2CF5582A" w14:textId="77777777" w:rsidR="00C96556" w:rsidRDefault="00F61671">
      <w:pPr>
        <w:pStyle w:val="BodyText"/>
        <w:spacing w:before="329" w:line="391" w:lineRule="auto"/>
        <w:ind w:right="893"/>
      </w:pPr>
      <w:r>
        <w:rPr>
          <w:b/>
          <w:w w:val="105"/>
        </w:rPr>
        <w:t>Background.</w:t>
      </w:r>
      <w:r>
        <w:rPr>
          <w:b/>
          <w:spacing w:val="4"/>
          <w:w w:val="105"/>
        </w:rPr>
        <w:t xml:space="preserve"> </w:t>
      </w:r>
      <w:r>
        <w:rPr>
          <w:w w:val="105"/>
        </w:rPr>
        <w:t>Ohio</w:t>
      </w:r>
      <w:r>
        <w:rPr>
          <w:spacing w:val="-14"/>
          <w:w w:val="105"/>
        </w:rPr>
        <w:t xml:space="preserve"> </w:t>
      </w:r>
      <w:r>
        <w:rPr>
          <w:w w:val="105"/>
        </w:rPr>
        <w:t>consists</w:t>
      </w:r>
      <w:r>
        <w:rPr>
          <w:spacing w:val="-14"/>
          <w:w w:val="105"/>
        </w:rPr>
        <w:t xml:space="preserve"> </w:t>
      </w:r>
      <w:r>
        <w:rPr>
          <w:w w:val="105"/>
        </w:rPr>
        <w:t>of</w:t>
      </w:r>
      <w:r>
        <w:rPr>
          <w:spacing w:val="-14"/>
          <w:w w:val="105"/>
        </w:rPr>
        <w:t xml:space="preserve"> </w:t>
      </w:r>
      <w:r>
        <w:rPr>
          <w:w w:val="105"/>
        </w:rPr>
        <w:t>88</w:t>
      </w:r>
      <w:r>
        <w:rPr>
          <w:spacing w:val="-15"/>
          <w:w w:val="105"/>
        </w:rPr>
        <w:t xml:space="preserve"> </w:t>
      </w:r>
      <w:r>
        <w:rPr>
          <w:w w:val="105"/>
        </w:rPr>
        <w:t>counties,</w:t>
      </w:r>
      <w:r>
        <w:rPr>
          <w:spacing w:val="-14"/>
          <w:w w:val="105"/>
        </w:rPr>
        <w:t xml:space="preserve"> </w:t>
      </w:r>
      <w:r>
        <w:rPr>
          <w:w w:val="105"/>
        </w:rPr>
        <w:t>each</w:t>
      </w:r>
      <w:r>
        <w:rPr>
          <w:spacing w:val="-14"/>
          <w:w w:val="105"/>
        </w:rPr>
        <w:t xml:space="preserve"> </w:t>
      </w:r>
      <w:r>
        <w:rPr>
          <w:w w:val="105"/>
        </w:rPr>
        <w:t>covering</w:t>
      </w:r>
      <w:r>
        <w:rPr>
          <w:spacing w:val="-14"/>
          <w:w w:val="105"/>
        </w:rPr>
        <w:t xml:space="preserve"> </w:t>
      </w:r>
      <w:r>
        <w:rPr>
          <w:w w:val="105"/>
        </w:rPr>
        <w:t>about</w:t>
      </w:r>
      <w:r>
        <w:rPr>
          <w:spacing w:val="-14"/>
          <w:w w:val="105"/>
        </w:rPr>
        <w:t xml:space="preserve"> </w:t>
      </w:r>
      <w:r>
        <w:rPr>
          <w:w w:val="105"/>
        </w:rPr>
        <w:t>464</w:t>
      </w:r>
      <w:r>
        <w:rPr>
          <w:spacing w:val="-15"/>
          <w:w w:val="105"/>
        </w:rPr>
        <w:t xml:space="preserve"> </w:t>
      </w:r>
      <w:r>
        <w:rPr>
          <w:w w:val="105"/>
        </w:rPr>
        <w:t>miles</w:t>
      </w:r>
      <w:r>
        <w:rPr>
          <w:w w:val="105"/>
          <w:vertAlign w:val="superscript"/>
        </w:rPr>
        <w:t>2</w:t>
      </w:r>
      <w:r>
        <w:rPr>
          <w:spacing w:val="-11"/>
          <w:w w:val="105"/>
        </w:rPr>
        <w:t xml:space="preserve"> </w:t>
      </w:r>
      <w:r>
        <w:rPr>
          <w:w w:val="105"/>
        </w:rPr>
        <w:t>(1,200</w:t>
      </w:r>
      <w:r>
        <w:rPr>
          <w:spacing w:val="-14"/>
          <w:w w:val="105"/>
        </w:rPr>
        <w:t xml:space="preserve"> </w:t>
      </w:r>
      <w:r>
        <w:rPr>
          <w:w w:val="105"/>
        </w:rPr>
        <w:t>kilometers</w:t>
      </w:r>
      <w:r>
        <w:rPr>
          <w:w w:val="105"/>
          <w:vertAlign w:val="superscript"/>
        </w:rPr>
        <w:t>2</w:t>
      </w:r>
      <w:r>
        <w:rPr>
          <w:w w:val="105"/>
        </w:rPr>
        <w:t>). Each</w:t>
      </w:r>
      <w:r>
        <w:rPr>
          <w:spacing w:val="34"/>
          <w:w w:val="105"/>
        </w:rPr>
        <w:t xml:space="preserve"> </w:t>
      </w:r>
      <w:r>
        <w:rPr>
          <w:w w:val="105"/>
        </w:rPr>
        <w:t>county</w:t>
      </w:r>
      <w:r>
        <w:rPr>
          <w:spacing w:val="34"/>
          <w:w w:val="105"/>
        </w:rPr>
        <w:t xml:space="preserve"> </w:t>
      </w:r>
      <w:r>
        <w:rPr>
          <w:w w:val="105"/>
        </w:rPr>
        <w:t>was</w:t>
      </w:r>
      <w:r>
        <w:rPr>
          <w:spacing w:val="33"/>
          <w:w w:val="105"/>
        </w:rPr>
        <w:t xml:space="preserve"> </w:t>
      </w:r>
      <w:r>
        <w:rPr>
          <w:w w:val="105"/>
        </w:rPr>
        <w:t>historically</w:t>
      </w:r>
      <w:r>
        <w:rPr>
          <w:spacing w:val="34"/>
          <w:w w:val="105"/>
        </w:rPr>
        <w:t xml:space="preserve"> </w:t>
      </w:r>
      <w:r>
        <w:rPr>
          <w:w w:val="105"/>
        </w:rPr>
        <w:t>divided</w:t>
      </w:r>
      <w:r>
        <w:rPr>
          <w:spacing w:val="34"/>
          <w:w w:val="105"/>
        </w:rPr>
        <w:t xml:space="preserve"> </w:t>
      </w:r>
      <w:r>
        <w:rPr>
          <w:w w:val="105"/>
        </w:rPr>
        <w:t>into</w:t>
      </w:r>
      <w:r>
        <w:rPr>
          <w:spacing w:val="34"/>
          <w:w w:val="105"/>
        </w:rPr>
        <w:t xml:space="preserve"> </w:t>
      </w:r>
      <w:r>
        <w:rPr>
          <w:w w:val="105"/>
        </w:rPr>
        <w:t>about</w:t>
      </w:r>
      <w:r>
        <w:rPr>
          <w:spacing w:val="34"/>
          <w:w w:val="105"/>
        </w:rPr>
        <w:t xml:space="preserve"> </w:t>
      </w:r>
      <w:r>
        <w:rPr>
          <w:w w:val="105"/>
        </w:rPr>
        <w:t>15</w:t>
      </w:r>
      <w:r>
        <w:rPr>
          <w:spacing w:val="34"/>
          <w:w w:val="105"/>
        </w:rPr>
        <w:t xml:space="preserve"> </w:t>
      </w:r>
      <w:r>
        <w:rPr>
          <w:w w:val="105"/>
        </w:rPr>
        <w:t>equally-sized</w:t>
      </w:r>
      <w:r>
        <w:rPr>
          <w:spacing w:val="34"/>
          <w:w w:val="105"/>
        </w:rPr>
        <w:t xml:space="preserve"> </w:t>
      </w:r>
      <w:r>
        <w:rPr>
          <w:w w:val="105"/>
        </w:rPr>
        <w:t>townships,</w:t>
      </w:r>
      <w:r>
        <w:rPr>
          <w:spacing w:val="38"/>
          <w:w w:val="105"/>
        </w:rPr>
        <w:t xml:space="preserve"> </w:t>
      </w:r>
      <w:r>
        <w:rPr>
          <w:w w:val="105"/>
        </w:rPr>
        <w:t>which</w:t>
      </w:r>
      <w:r>
        <w:rPr>
          <w:spacing w:val="34"/>
          <w:w w:val="105"/>
        </w:rPr>
        <w:t xml:space="preserve"> </w:t>
      </w:r>
      <w:r>
        <w:rPr>
          <w:w w:val="105"/>
        </w:rPr>
        <w:t>do</w:t>
      </w:r>
      <w:r>
        <w:rPr>
          <w:spacing w:val="34"/>
          <w:w w:val="105"/>
        </w:rPr>
        <w:t xml:space="preserve"> </w:t>
      </w:r>
      <w:r>
        <w:rPr>
          <w:w w:val="105"/>
        </w:rPr>
        <w:t>not cross</w:t>
      </w:r>
      <w:r>
        <w:rPr>
          <w:spacing w:val="31"/>
          <w:w w:val="105"/>
        </w:rPr>
        <w:t xml:space="preserve"> </w:t>
      </w:r>
      <w:r>
        <w:rPr>
          <w:w w:val="105"/>
        </w:rPr>
        <w:t>county</w:t>
      </w:r>
      <w:r>
        <w:rPr>
          <w:spacing w:val="31"/>
          <w:w w:val="105"/>
        </w:rPr>
        <w:t xml:space="preserve"> </w:t>
      </w:r>
      <w:r>
        <w:rPr>
          <w:w w:val="105"/>
        </w:rPr>
        <w:t>lines.</w:t>
      </w:r>
      <w:r>
        <w:rPr>
          <w:spacing w:val="80"/>
          <w:w w:val="105"/>
        </w:rPr>
        <w:t xml:space="preserve"> </w:t>
      </w:r>
      <w:r>
        <w:rPr>
          <w:w w:val="105"/>
        </w:rPr>
        <w:t>Citizens</w:t>
      </w:r>
      <w:r>
        <w:rPr>
          <w:spacing w:val="31"/>
          <w:w w:val="105"/>
        </w:rPr>
        <w:t xml:space="preserve"> </w:t>
      </w:r>
      <w:r>
        <w:rPr>
          <w:w w:val="105"/>
        </w:rPr>
        <w:t>can</w:t>
      </w:r>
      <w:r>
        <w:rPr>
          <w:spacing w:val="31"/>
          <w:w w:val="105"/>
        </w:rPr>
        <w:t xml:space="preserve"> </w:t>
      </w:r>
      <w:r>
        <w:rPr>
          <w:w w:val="105"/>
        </w:rPr>
        <w:t>petition</w:t>
      </w:r>
      <w:r>
        <w:rPr>
          <w:spacing w:val="31"/>
          <w:w w:val="105"/>
        </w:rPr>
        <w:t xml:space="preserve"> </w:t>
      </w:r>
      <w:r>
        <w:rPr>
          <w:w w:val="105"/>
        </w:rPr>
        <w:t>to</w:t>
      </w:r>
      <w:r>
        <w:rPr>
          <w:spacing w:val="31"/>
          <w:w w:val="105"/>
        </w:rPr>
        <w:t xml:space="preserve"> </w:t>
      </w:r>
      <w:r>
        <w:rPr>
          <w:w w:val="105"/>
        </w:rPr>
        <w:t>incorporate</w:t>
      </w:r>
      <w:r>
        <w:rPr>
          <w:spacing w:val="31"/>
          <w:w w:val="105"/>
        </w:rPr>
        <w:t xml:space="preserve"> </w:t>
      </w:r>
      <w:r>
        <w:rPr>
          <w:w w:val="105"/>
        </w:rPr>
        <w:t>as</w:t>
      </w:r>
      <w:r>
        <w:rPr>
          <w:spacing w:val="31"/>
          <w:w w:val="105"/>
        </w:rPr>
        <w:t xml:space="preserve"> </w:t>
      </w:r>
      <w:r>
        <w:rPr>
          <w:w w:val="105"/>
        </w:rPr>
        <w:t>a</w:t>
      </w:r>
      <w:r>
        <w:rPr>
          <w:spacing w:val="31"/>
          <w:w w:val="105"/>
        </w:rPr>
        <w:t xml:space="preserve"> </w:t>
      </w:r>
      <w:r>
        <w:rPr>
          <w:w w:val="105"/>
        </w:rPr>
        <w:t>village,</w:t>
      </w:r>
      <w:r>
        <w:rPr>
          <w:spacing w:val="35"/>
          <w:w w:val="105"/>
        </w:rPr>
        <w:t xml:space="preserve"> </w:t>
      </w:r>
      <w:r>
        <w:rPr>
          <w:w w:val="105"/>
        </w:rPr>
        <w:t>which</w:t>
      </w:r>
      <w:r>
        <w:rPr>
          <w:spacing w:val="31"/>
          <w:w w:val="105"/>
        </w:rPr>
        <w:t xml:space="preserve"> </w:t>
      </w:r>
      <w:r>
        <w:rPr>
          <w:w w:val="105"/>
        </w:rPr>
        <w:t>has</w:t>
      </w:r>
      <w:r>
        <w:rPr>
          <w:spacing w:val="31"/>
          <w:w w:val="105"/>
        </w:rPr>
        <w:t xml:space="preserve"> </w:t>
      </w:r>
      <w:r>
        <w:rPr>
          <w:w w:val="105"/>
        </w:rPr>
        <w:t>a</w:t>
      </w:r>
      <w:r>
        <w:rPr>
          <w:spacing w:val="31"/>
          <w:w w:val="105"/>
        </w:rPr>
        <w:t xml:space="preserve"> </w:t>
      </w:r>
      <w:r>
        <w:rPr>
          <w:w w:val="105"/>
        </w:rPr>
        <w:t>different type of government structure than a township and the ability to levy both income and prop-</w:t>
      </w:r>
    </w:p>
    <w:p w14:paraId="5B440E09" w14:textId="77777777" w:rsidR="00C96556" w:rsidRDefault="00C96556">
      <w:pPr>
        <w:pStyle w:val="BodyText"/>
        <w:spacing w:line="391" w:lineRule="auto"/>
        <w:sectPr w:rsidR="00C96556">
          <w:pgSz w:w="12240" w:h="15840"/>
          <w:pgMar w:top="1400" w:right="360" w:bottom="1020" w:left="1440" w:header="0" w:footer="749" w:gutter="0"/>
          <w:cols w:space="720"/>
        </w:sectPr>
      </w:pPr>
    </w:p>
    <w:p w14:paraId="5CDB53BF" w14:textId="77777777" w:rsidR="00C96556" w:rsidRDefault="00F61671">
      <w:pPr>
        <w:pStyle w:val="BodyText"/>
        <w:spacing w:before="30" w:line="391" w:lineRule="auto"/>
        <w:ind w:left="-1" w:right="1076"/>
        <w:jc w:val="both"/>
      </w:pPr>
      <w:proofErr w:type="spellStart"/>
      <w:r>
        <w:lastRenderedPageBreak/>
        <w:t>erty</w:t>
      </w:r>
      <w:proofErr w:type="spellEnd"/>
      <w:r>
        <w:t xml:space="preserve"> taxes, whereas townships may only levy property taxes.</w:t>
      </w:r>
      <w:r>
        <w:rPr>
          <w:spacing w:val="40"/>
        </w:rPr>
        <w:t xml:space="preserve"> </w:t>
      </w:r>
      <w:r>
        <w:t>When a village exceeds 5,000 population</w:t>
      </w:r>
      <w:r>
        <w:rPr>
          <w:spacing w:val="40"/>
        </w:rPr>
        <w:t xml:space="preserve"> </w:t>
      </w:r>
      <w:r>
        <w:t>in</w:t>
      </w:r>
      <w:r>
        <w:rPr>
          <w:spacing w:val="40"/>
        </w:rPr>
        <w:t xml:space="preserve"> </w:t>
      </w:r>
      <w:r>
        <w:t>Ohio,</w:t>
      </w:r>
      <w:r>
        <w:rPr>
          <w:spacing w:val="40"/>
        </w:rPr>
        <w:t xml:space="preserve"> </w:t>
      </w:r>
      <w:r>
        <w:t>it</w:t>
      </w:r>
      <w:r>
        <w:rPr>
          <w:spacing w:val="40"/>
        </w:rPr>
        <w:t xml:space="preserve"> </w:t>
      </w:r>
      <w:r>
        <w:t>is</w:t>
      </w:r>
      <w:r>
        <w:rPr>
          <w:spacing w:val="40"/>
        </w:rPr>
        <w:t xml:space="preserve"> </w:t>
      </w:r>
      <w:r>
        <w:t>reclassified</w:t>
      </w:r>
      <w:r>
        <w:rPr>
          <w:spacing w:val="40"/>
        </w:rPr>
        <w:t xml:space="preserve"> </w:t>
      </w:r>
      <w:r>
        <w:t>as</w:t>
      </w:r>
      <w:r>
        <w:rPr>
          <w:spacing w:val="40"/>
        </w:rPr>
        <w:t xml:space="preserve"> </w:t>
      </w:r>
      <w:r>
        <w:t>a</w:t>
      </w:r>
      <w:r>
        <w:rPr>
          <w:spacing w:val="40"/>
        </w:rPr>
        <w:t xml:space="preserve"> </w:t>
      </w:r>
      <w:r>
        <w:t>city.</w:t>
      </w:r>
      <w:r>
        <w:rPr>
          <w:spacing w:val="40"/>
        </w:rPr>
        <w:t xml:space="preserve"> </w:t>
      </w:r>
      <w:r>
        <w:t>Villages</w:t>
      </w:r>
      <w:r>
        <w:rPr>
          <w:spacing w:val="40"/>
        </w:rPr>
        <w:t xml:space="preserve"> </w:t>
      </w:r>
      <w:r>
        <w:t>and</w:t>
      </w:r>
      <w:r>
        <w:rPr>
          <w:spacing w:val="40"/>
        </w:rPr>
        <w:t xml:space="preserve"> </w:t>
      </w:r>
      <w:r>
        <w:t>cities</w:t>
      </w:r>
      <w:r>
        <w:rPr>
          <w:spacing w:val="40"/>
        </w:rPr>
        <w:t xml:space="preserve"> </w:t>
      </w:r>
      <w:r>
        <w:t>may</w:t>
      </w:r>
      <w:r>
        <w:rPr>
          <w:spacing w:val="40"/>
        </w:rPr>
        <w:t xml:space="preserve"> </w:t>
      </w:r>
      <w:r>
        <w:t>cross</w:t>
      </w:r>
      <w:r>
        <w:rPr>
          <w:spacing w:val="40"/>
        </w:rPr>
        <w:t xml:space="preserve"> </w:t>
      </w:r>
      <w:r>
        <w:t>township</w:t>
      </w:r>
      <w:r>
        <w:rPr>
          <w:spacing w:val="40"/>
        </w:rPr>
        <w:t xml:space="preserve"> </w:t>
      </w:r>
      <w:r>
        <w:t>and county lines, dissolve, or annex parts of contiguous townships.</w:t>
      </w:r>
      <w:r>
        <w:rPr>
          <w:spacing w:val="40"/>
        </w:rPr>
        <w:t xml:space="preserve"> </w:t>
      </w:r>
      <w:r>
        <w:t>Villages, cities and townships, which we call “cities” for brevity, are the most local governmental unit in Ohio.</w:t>
      </w:r>
      <w:r>
        <w:rPr>
          <w:spacing w:val="40"/>
        </w:rPr>
        <w:t xml:space="preserve"> </w:t>
      </w:r>
      <w:r>
        <w:t>Each local government</w:t>
      </w:r>
      <w:r>
        <w:rPr>
          <w:spacing w:val="40"/>
        </w:rPr>
        <w:t xml:space="preserve"> </w:t>
      </w:r>
      <w:r>
        <w:t>covers</w:t>
      </w:r>
      <w:r>
        <w:rPr>
          <w:spacing w:val="40"/>
        </w:rPr>
        <w:t xml:space="preserve"> </w:t>
      </w:r>
      <w:r>
        <w:t>about</w:t>
      </w:r>
      <w:r>
        <w:rPr>
          <w:spacing w:val="40"/>
        </w:rPr>
        <w:t xml:space="preserve"> </w:t>
      </w:r>
      <w:r>
        <w:t>18.2</w:t>
      </w:r>
      <w:r>
        <w:rPr>
          <w:spacing w:val="40"/>
        </w:rPr>
        <w:t xml:space="preserve"> </w:t>
      </w:r>
      <w:r>
        <w:t>miles</w:t>
      </w:r>
      <w:r>
        <w:rPr>
          <w:vertAlign w:val="superscript"/>
        </w:rPr>
        <w:t>2</w:t>
      </w:r>
      <w:r>
        <w:rPr>
          <w:spacing w:val="40"/>
        </w:rPr>
        <w:t xml:space="preserve"> </w:t>
      </w:r>
      <w:r>
        <w:t>(47.1</w:t>
      </w:r>
      <w:r>
        <w:rPr>
          <w:spacing w:val="40"/>
        </w:rPr>
        <w:t xml:space="preserve"> </w:t>
      </w:r>
      <w:r>
        <w:t>km</w:t>
      </w:r>
      <w:r>
        <w:rPr>
          <w:vertAlign w:val="superscript"/>
        </w:rPr>
        <w:t>2</w:t>
      </w:r>
      <w:r>
        <w:t>)</w:t>
      </w:r>
      <w:r>
        <w:rPr>
          <w:spacing w:val="40"/>
        </w:rPr>
        <w:t xml:space="preserve"> </w:t>
      </w:r>
      <w:r>
        <w:t>on</w:t>
      </w:r>
      <w:r>
        <w:rPr>
          <w:spacing w:val="40"/>
        </w:rPr>
        <w:t xml:space="preserve"> </w:t>
      </w:r>
      <w:r>
        <w:t>average.</w:t>
      </w:r>
      <w:r>
        <w:rPr>
          <w:spacing w:val="80"/>
        </w:rPr>
        <w:t xml:space="preserve"> </w:t>
      </w:r>
      <w:r>
        <w:t>The</w:t>
      </w:r>
      <w:r>
        <w:rPr>
          <w:spacing w:val="40"/>
        </w:rPr>
        <w:t xml:space="preserve"> </w:t>
      </w:r>
      <w:r>
        <w:t>Ohio</w:t>
      </w:r>
      <w:r>
        <w:rPr>
          <w:spacing w:val="40"/>
        </w:rPr>
        <w:t xml:space="preserve"> </w:t>
      </w:r>
      <w:r>
        <w:t>Revised</w:t>
      </w:r>
      <w:r>
        <w:rPr>
          <w:spacing w:val="40"/>
        </w:rPr>
        <w:t xml:space="preserve"> </w:t>
      </w:r>
      <w:r>
        <w:t>Code</w:t>
      </w:r>
      <w:r>
        <w:rPr>
          <w:spacing w:val="40"/>
        </w:rPr>
        <w:t xml:space="preserve"> </w:t>
      </w:r>
      <w:r>
        <w:t>lets local governments collect a small amount of tax without a vote.</w:t>
      </w:r>
      <w:r>
        <w:rPr>
          <w:spacing w:val="40"/>
        </w:rPr>
        <w:t xml:space="preserve"> </w:t>
      </w:r>
      <w:r>
        <w:t>Beyond this limited amount local governments put tax levies on the ballot to ask for additional money from voters.</w:t>
      </w:r>
      <w:r>
        <w:rPr>
          <w:spacing w:val="40"/>
        </w:rPr>
        <w:t xml:space="preserve"> </w:t>
      </w:r>
      <w:r>
        <w:t>Ohio</w:t>
      </w:r>
      <w:r>
        <w:rPr>
          <w:spacing w:val="40"/>
        </w:rPr>
        <w:t xml:space="preserve"> </w:t>
      </w:r>
      <w:r>
        <w:t>has</w:t>
      </w:r>
      <w:r>
        <w:rPr>
          <w:spacing w:val="40"/>
        </w:rPr>
        <w:t xml:space="preserve"> </w:t>
      </w:r>
      <w:r>
        <w:t>3,939</w:t>
      </w:r>
      <w:r>
        <w:rPr>
          <w:spacing w:val="40"/>
        </w:rPr>
        <w:t xml:space="preserve"> </w:t>
      </w:r>
      <w:r>
        <w:t>local</w:t>
      </w:r>
      <w:r>
        <w:rPr>
          <w:spacing w:val="40"/>
        </w:rPr>
        <w:t xml:space="preserve"> </w:t>
      </w:r>
      <w:r>
        <w:t>governments</w:t>
      </w:r>
      <w:r>
        <w:rPr>
          <w:spacing w:val="40"/>
        </w:rPr>
        <w:t xml:space="preserve"> </w:t>
      </w:r>
      <w:r>
        <w:t>in</w:t>
      </w:r>
      <w:r>
        <w:rPr>
          <w:spacing w:val="40"/>
        </w:rPr>
        <w:t xml:space="preserve"> </w:t>
      </w:r>
      <w:r>
        <w:t>total</w:t>
      </w:r>
      <w:r>
        <w:rPr>
          <w:spacing w:val="40"/>
        </w:rPr>
        <w:t xml:space="preserve"> </w:t>
      </w:r>
      <w:r>
        <w:t>as</w:t>
      </w:r>
      <w:r>
        <w:rPr>
          <w:spacing w:val="40"/>
        </w:rPr>
        <w:t xml:space="preserve"> </w:t>
      </w:r>
      <w:r>
        <w:t>of</w:t>
      </w:r>
      <w:r>
        <w:rPr>
          <w:spacing w:val="40"/>
        </w:rPr>
        <w:t xml:space="preserve"> </w:t>
      </w:r>
      <w:r>
        <w:t>2022</w:t>
      </w:r>
      <w:r>
        <w:rPr>
          <w:spacing w:val="40"/>
        </w:rPr>
        <w:t xml:space="preserve"> </w:t>
      </w:r>
      <w:r>
        <w:t>(F</w:t>
      </w:r>
      <w:hyperlink w:anchor="_bookmark42" w:history="1">
        <w:r>
          <w:t>ederal</w:t>
        </w:r>
        <w:r>
          <w:rPr>
            <w:spacing w:val="40"/>
          </w:rPr>
          <w:t xml:space="preserve"> </w:t>
        </w:r>
        <w:r>
          <w:t>Reserve</w:t>
        </w:r>
        <w:r>
          <w:rPr>
            <w:spacing w:val="40"/>
          </w:rPr>
          <w:t xml:space="preserve"> </w:t>
        </w:r>
        <w:r>
          <w:t>Bank</w:t>
        </w:r>
        <w:r>
          <w:rPr>
            <w:spacing w:val="40"/>
          </w:rPr>
          <w:t xml:space="preserve"> </w:t>
        </w:r>
        <w:r>
          <w:t>of</w:t>
        </w:r>
        <w:r>
          <w:rPr>
            <w:spacing w:val="40"/>
          </w:rPr>
          <w:t xml:space="preserve"> </w:t>
        </w:r>
        <w:r>
          <w:t>St.</w:t>
        </w:r>
        <w:r>
          <w:rPr>
            <w:spacing w:val="74"/>
          </w:rPr>
          <w:t xml:space="preserve"> </w:t>
        </w:r>
        <w:r>
          <w:t>Louis,</w:t>
        </w:r>
      </w:hyperlink>
      <w:r>
        <w:rPr>
          <w:spacing w:val="40"/>
        </w:rPr>
        <w:t xml:space="preserve"> </w:t>
      </w:r>
      <w:hyperlink w:anchor="_bookmark42" w:history="1">
        <w:r>
          <w:t>2024).</w:t>
        </w:r>
      </w:hyperlink>
    </w:p>
    <w:p w14:paraId="6528B67A" w14:textId="12F106D3" w:rsidR="00C96556" w:rsidRDefault="00F61671">
      <w:pPr>
        <w:pStyle w:val="BodyText"/>
        <w:spacing w:before="5" w:line="391" w:lineRule="auto"/>
        <w:ind w:left="-1" w:right="1075" w:firstLine="351"/>
        <w:jc w:val="both"/>
      </w:pPr>
      <w:r>
        <w:rPr>
          <w:w w:val="105"/>
        </w:rPr>
        <w:t>The type of tax levy we study is for the renewal of road tax</w:t>
      </w:r>
      <w:ins w:id="59" w:author="Brasington, David (brasindd)" w:date="2025-03-02T13:25:00Z">
        <w:r w:rsidR="00BD59EA">
          <w:rPr>
            <w:w w:val="105"/>
          </w:rPr>
          <w:t>es</w:t>
        </w:r>
      </w:ins>
      <w:del w:id="60" w:author="Brasington, David (brasindd)" w:date="2025-03-02T13:25:00Z">
        <w:r w:rsidDel="00BD59EA">
          <w:rPr>
            <w:w w:val="105"/>
          </w:rPr>
          <w:delText xml:space="preserve"> levy</w:delText>
        </w:r>
      </w:del>
      <w:r>
        <w:rPr>
          <w:w w:val="105"/>
        </w:rPr>
        <w:t>, which covers a broad range</w:t>
      </w:r>
      <w:r>
        <w:rPr>
          <w:spacing w:val="-14"/>
          <w:w w:val="105"/>
        </w:rPr>
        <w:t xml:space="preserve"> </w:t>
      </w:r>
      <w:r>
        <w:rPr>
          <w:w w:val="105"/>
        </w:rPr>
        <w:t>of</w:t>
      </w:r>
      <w:r>
        <w:rPr>
          <w:spacing w:val="-14"/>
          <w:w w:val="105"/>
        </w:rPr>
        <w:t xml:space="preserve"> </w:t>
      </w:r>
      <w:r>
        <w:rPr>
          <w:w w:val="105"/>
        </w:rPr>
        <w:t>activities.</w:t>
      </w:r>
      <w:r>
        <w:rPr>
          <w:spacing w:val="6"/>
          <w:w w:val="105"/>
        </w:rPr>
        <w:t xml:space="preserve"> </w:t>
      </w:r>
      <w:r>
        <w:rPr>
          <w:w w:val="105"/>
        </w:rPr>
        <w:t>Most</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renewal</w:t>
      </w:r>
      <w:r>
        <w:rPr>
          <w:spacing w:val="-14"/>
          <w:w w:val="105"/>
        </w:rPr>
        <w:t xml:space="preserve"> </w:t>
      </w:r>
      <w:r>
        <w:rPr>
          <w:w w:val="105"/>
        </w:rPr>
        <w:t>taxes</w:t>
      </w:r>
      <w:r>
        <w:rPr>
          <w:spacing w:val="-14"/>
          <w:w w:val="105"/>
        </w:rPr>
        <w:t xml:space="preserve"> </w:t>
      </w:r>
      <w:r>
        <w:rPr>
          <w:w w:val="105"/>
        </w:rPr>
        <w:t>we</w:t>
      </w:r>
      <w:r>
        <w:rPr>
          <w:spacing w:val="-14"/>
          <w:w w:val="105"/>
        </w:rPr>
        <w:t xml:space="preserve"> </w:t>
      </w:r>
      <w:r>
        <w:rPr>
          <w:w w:val="105"/>
        </w:rPr>
        <w:t>consider</w:t>
      </w:r>
      <w:r>
        <w:rPr>
          <w:spacing w:val="-14"/>
          <w:w w:val="105"/>
        </w:rPr>
        <w:t xml:space="preserve"> </w:t>
      </w:r>
      <w:r>
        <w:rPr>
          <w:w w:val="105"/>
        </w:rPr>
        <w:t>have</w:t>
      </w:r>
      <w:r>
        <w:rPr>
          <w:spacing w:val="-14"/>
          <w:w w:val="105"/>
        </w:rPr>
        <w:t xml:space="preserve"> </w:t>
      </w:r>
      <w:r>
        <w:rPr>
          <w:w w:val="105"/>
        </w:rPr>
        <w:t>stated</w:t>
      </w:r>
      <w:r>
        <w:rPr>
          <w:spacing w:val="-14"/>
          <w:w w:val="105"/>
        </w:rPr>
        <w:t xml:space="preserve"> </w:t>
      </w:r>
      <w:r>
        <w:rPr>
          <w:w w:val="105"/>
        </w:rPr>
        <w:t>purposes</w:t>
      </w:r>
      <w:r>
        <w:rPr>
          <w:spacing w:val="-14"/>
          <w:w w:val="105"/>
        </w:rPr>
        <w:t xml:space="preserve"> </w:t>
      </w:r>
      <w:r>
        <w:rPr>
          <w:w w:val="105"/>
        </w:rPr>
        <w:t>of</w:t>
      </w:r>
      <w:r>
        <w:rPr>
          <w:spacing w:val="-14"/>
          <w:w w:val="105"/>
        </w:rPr>
        <w:t xml:space="preserve"> </w:t>
      </w:r>
      <w:r>
        <w:rPr>
          <w:w w:val="105"/>
        </w:rPr>
        <w:t>“road</w:t>
      </w:r>
      <w:r>
        <w:rPr>
          <w:spacing w:val="-14"/>
          <w:w w:val="105"/>
        </w:rPr>
        <w:t xml:space="preserve"> </w:t>
      </w:r>
      <w:r>
        <w:rPr>
          <w:w w:val="105"/>
        </w:rPr>
        <w:t>and bridges</w:t>
      </w:r>
      <w:r>
        <w:rPr>
          <w:spacing w:val="-11"/>
          <w:w w:val="105"/>
        </w:rPr>
        <w:t xml:space="preserve"> </w:t>
      </w:r>
      <w:r>
        <w:rPr>
          <w:w w:val="105"/>
        </w:rPr>
        <w:t>repair”,</w:t>
      </w:r>
      <w:r>
        <w:rPr>
          <w:spacing w:val="-9"/>
          <w:w w:val="105"/>
        </w:rPr>
        <w:t xml:space="preserve"> </w:t>
      </w:r>
      <w:r>
        <w:rPr>
          <w:w w:val="105"/>
        </w:rPr>
        <w:t>“road</w:t>
      </w:r>
      <w:r>
        <w:rPr>
          <w:spacing w:val="-11"/>
          <w:w w:val="105"/>
        </w:rPr>
        <w:t xml:space="preserve"> </w:t>
      </w:r>
      <w:r>
        <w:rPr>
          <w:w w:val="105"/>
        </w:rPr>
        <w:t>repair”,</w:t>
      </w:r>
      <w:r>
        <w:rPr>
          <w:spacing w:val="-9"/>
          <w:w w:val="105"/>
        </w:rPr>
        <w:t xml:space="preserve"> </w:t>
      </w:r>
      <w:r>
        <w:rPr>
          <w:w w:val="105"/>
        </w:rPr>
        <w:t>“street</w:t>
      </w:r>
      <w:r>
        <w:rPr>
          <w:spacing w:val="-11"/>
          <w:w w:val="105"/>
        </w:rPr>
        <w:t xml:space="preserve"> </w:t>
      </w:r>
      <w:r>
        <w:rPr>
          <w:w w:val="105"/>
        </w:rPr>
        <w:t>fund”,</w:t>
      </w:r>
      <w:r>
        <w:rPr>
          <w:spacing w:val="-9"/>
          <w:w w:val="105"/>
        </w:rPr>
        <w:t xml:space="preserve"> </w:t>
      </w:r>
      <w:r>
        <w:rPr>
          <w:w w:val="105"/>
        </w:rPr>
        <w:t>and</w:t>
      </w:r>
      <w:r>
        <w:rPr>
          <w:spacing w:val="-11"/>
          <w:w w:val="105"/>
        </w:rPr>
        <w:t xml:space="preserve"> </w:t>
      </w:r>
      <w:r>
        <w:rPr>
          <w:w w:val="105"/>
        </w:rPr>
        <w:t>“street</w:t>
      </w:r>
      <w:r>
        <w:rPr>
          <w:spacing w:val="-11"/>
          <w:w w:val="105"/>
        </w:rPr>
        <w:t xml:space="preserve"> </w:t>
      </w:r>
      <w:r>
        <w:rPr>
          <w:w w:val="105"/>
        </w:rPr>
        <w:t>improvements”,</w:t>
      </w:r>
      <w:r>
        <w:rPr>
          <w:spacing w:val="-9"/>
          <w:w w:val="105"/>
        </w:rPr>
        <w:t xml:space="preserve"> </w:t>
      </w:r>
      <w:r>
        <w:rPr>
          <w:w w:val="105"/>
        </w:rPr>
        <w:t>although</w:t>
      </w:r>
      <w:r>
        <w:rPr>
          <w:spacing w:val="-11"/>
          <w:w w:val="105"/>
        </w:rPr>
        <w:t xml:space="preserve"> </w:t>
      </w:r>
      <w:r>
        <w:rPr>
          <w:w w:val="105"/>
        </w:rPr>
        <w:t>there</w:t>
      </w:r>
      <w:r>
        <w:rPr>
          <w:spacing w:val="-11"/>
          <w:w w:val="105"/>
        </w:rPr>
        <w:t xml:space="preserve"> </w:t>
      </w:r>
      <w:r>
        <w:rPr>
          <w:w w:val="105"/>
        </w:rPr>
        <w:t xml:space="preserve">are </w:t>
      </w:r>
      <w:r>
        <w:t xml:space="preserve">less common stated purposes like “repair and maintenance of streets and sewers system” and </w:t>
      </w:r>
      <w:r>
        <w:rPr>
          <w:w w:val="105"/>
        </w:rPr>
        <w:t>“resurfacing and rehabilitation of city streets.” The construction of new roads and bridges, in contrast,</w:t>
      </w:r>
      <w:r>
        <w:rPr>
          <w:spacing w:val="15"/>
          <w:w w:val="105"/>
        </w:rPr>
        <w:t xml:space="preserve"> </w:t>
      </w:r>
      <w:r>
        <w:rPr>
          <w:w w:val="105"/>
        </w:rPr>
        <w:t>would be funded with a tax levy for additional money,</w:t>
      </w:r>
      <w:r>
        <w:rPr>
          <w:spacing w:val="15"/>
          <w:w w:val="105"/>
        </w:rPr>
        <w:t xml:space="preserve"> </w:t>
      </w:r>
      <w:r>
        <w:rPr>
          <w:w w:val="105"/>
        </w:rPr>
        <w:t>not a renewal tax;</w:t>
      </w:r>
      <w:r>
        <w:rPr>
          <w:spacing w:val="16"/>
          <w:w w:val="105"/>
        </w:rPr>
        <w:t xml:space="preserve"> </w:t>
      </w:r>
      <w:r>
        <w:rPr>
          <w:w w:val="105"/>
        </w:rPr>
        <w:t>and</w:t>
      </w:r>
      <w:r>
        <w:rPr>
          <w:spacing w:val="80"/>
          <w:w w:val="105"/>
        </w:rPr>
        <w:t xml:space="preserve"> </w:t>
      </w:r>
      <w:r>
        <w:rPr>
          <w:w w:val="105"/>
        </w:rPr>
        <w:t>it would likely be funded by a bond levy lasting 20 or 30 years.</w:t>
      </w:r>
      <w:r>
        <w:rPr>
          <w:spacing w:val="40"/>
          <w:w w:val="105"/>
        </w:rPr>
        <w:t xml:space="preserve"> </w:t>
      </w:r>
      <w:r>
        <w:rPr>
          <w:w w:val="105"/>
        </w:rPr>
        <w:t>We eliminate from our dataset stated purposes that might suggest new road construction like a 30-year 1.9-mill new</w:t>
      </w:r>
      <w:r>
        <w:rPr>
          <w:spacing w:val="-9"/>
          <w:w w:val="105"/>
        </w:rPr>
        <w:t xml:space="preserve"> </w:t>
      </w:r>
      <w:r>
        <w:rPr>
          <w:w w:val="105"/>
        </w:rPr>
        <w:t>tax</w:t>
      </w:r>
      <w:r>
        <w:rPr>
          <w:spacing w:val="-9"/>
          <w:w w:val="105"/>
        </w:rPr>
        <w:t xml:space="preserve"> </w:t>
      </w:r>
      <w:r>
        <w:rPr>
          <w:w w:val="105"/>
        </w:rPr>
        <w:t>in</w:t>
      </w:r>
      <w:r>
        <w:rPr>
          <w:spacing w:val="-9"/>
          <w:w w:val="105"/>
        </w:rPr>
        <w:t xml:space="preserve"> </w:t>
      </w:r>
      <w:r>
        <w:rPr>
          <w:w w:val="105"/>
        </w:rPr>
        <w:t>Moscow</w:t>
      </w:r>
      <w:r>
        <w:rPr>
          <w:spacing w:val="-9"/>
          <w:w w:val="105"/>
        </w:rPr>
        <w:t xml:space="preserve"> </w:t>
      </w:r>
      <w:r>
        <w:rPr>
          <w:w w:val="105"/>
        </w:rPr>
        <w:t>Village</w:t>
      </w:r>
      <w:r>
        <w:rPr>
          <w:spacing w:val="-9"/>
          <w:w w:val="105"/>
        </w:rPr>
        <w:t xml:space="preserve"> </w:t>
      </w:r>
      <w:r>
        <w:rPr>
          <w:w w:val="105"/>
        </w:rPr>
        <w:t>for</w:t>
      </w:r>
      <w:r>
        <w:rPr>
          <w:spacing w:val="-9"/>
          <w:w w:val="105"/>
        </w:rPr>
        <w:t xml:space="preserve"> </w:t>
      </w:r>
      <w:r>
        <w:rPr>
          <w:w w:val="105"/>
        </w:rPr>
        <w:t>“permanent</w:t>
      </w:r>
      <w:r>
        <w:rPr>
          <w:spacing w:val="-9"/>
          <w:w w:val="105"/>
        </w:rPr>
        <w:t xml:space="preserve"> </w:t>
      </w:r>
      <w:r>
        <w:rPr>
          <w:w w:val="105"/>
        </w:rPr>
        <w:t>improvements”</w:t>
      </w:r>
      <w:r>
        <w:rPr>
          <w:spacing w:val="-9"/>
          <w:w w:val="105"/>
        </w:rPr>
        <w:t xml:space="preserve"> </w:t>
      </w:r>
      <w:r>
        <w:rPr>
          <w:w w:val="105"/>
        </w:rPr>
        <w:t>and</w:t>
      </w:r>
      <w:r>
        <w:rPr>
          <w:spacing w:val="-9"/>
          <w:w w:val="105"/>
        </w:rPr>
        <w:t xml:space="preserve"> </w:t>
      </w:r>
      <w:r>
        <w:rPr>
          <w:w w:val="105"/>
        </w:rPr>
        <w:t>0.5-mill</w:t>
      </w:r>
      <w:r>
        <w:rPr>
          <w:spacing w:val="-9"/>
          <w:w w:val="105"/>
        </w:rPr>
        <w:t xml:space="preserve"> </w:t>
      </w:r>
      <w:r>
        <w:rPr>
          <w:w w:val="105"/>
        </w:rPr>
        <w:t>new</w:t>
      </w:r>
      <w:r>
        <w:rPr>
          <w:spacing w:val="-9"/>
          <w:w w:val="105"/>
        </w:rPr>
        <w:t xml:space="preserve"> </w:t>
      </w:r>
      <w:r>
        <w:rPr>
          <w:w w:val="105"/>
        </w:rPr>
        <w:t>tax</w:t>
      </w:r>
      <w:r>
        <w:rPr>
          <w:spacing w:val="-9"/>
          <w:w w:val="105"/>
        </w:rPr>
        <w:t xml:space="preserve"> </w:t>
      </w:r>
      <w:r>
        <w:rPr>
          <w:w w:val="105"/>
        </w:rPr>
        <w:t>for</w:t>
      </w:r>
      <w:r>
        <w:rPr>
          <w:spacing w:val="-9"/>
          <w:w w:val="105"/>
        </w:rPr>
        <w:t xml:space="preserve"> </w:t>
      </w:r>
      <w:r>
        <w:rPr>
          <w:w w:val="105"/>
        </w:rPr>
        <w:t>20</w:t>
      </w:r>
      <w:r>
        <w:rPr>
          <w:spacing w:val="-9"/>
          <w:w w:val="105"/>
        </w:rPr>
        <w:t xml:space="preserve"> </w:t>
      </w:r>
      <w:r>
        <w:rPr>
          <w:w w:val="105"/>
        </w:rPr>
        <w:t>years in</w:t>
      </w:r>
      <w:r>
        <w:rPr>
          <w:spacing w:val="-4"/>
          <w:w w:val="105"/>
        </w:rPr>
        <w:t xml:space="preserve"> </w:t>
      </w:r>
      <w:r>
        <w:rPr>
          <w:w w:val="105"/>
        </w:rPr>
        <w:t>Shawnee</w:t>
      </w:r>
      <w:r>
        <w:rPr>
          <w:spacing w:val="-4"/>
          <w:w w:val="105"/>
        </w:rPr>
        <w:t xml:space="preserve"> </w:t>
      </w:r>
      <w:r>
        <w:rPr>
          <w:w w:val="105"/>
        </w:rPr>
        <w:t>Hills</w:t>
      </w:r>
      <w:r>
        <w:rPr>
          <w:spacing w:val="-4"/>
          <w:w w:val="105"/>
        </w:rPr>
        <w:t xml:space="preserve"> </w:t>
      </w:r>
      <w:r>
        <w:rPr>
          <w:w w:val="105"/>
        </w:rPr>
        <w:t>Village</w:t>
      </w:r>
      <w:r>
        <w:rPr>
          <w:spacing w:val="-4"/>
          <w:w w:val="105"/>
        </w:rPr>
        <w:t xml:space="preserve"> </w:t>
      </w:r>
      <w:r>
        <w:rPr>
          <w:w w:val="105"/>
        </w:rPr>
        <w:t>for</w:t>
      </w:r>
      <w:r>
        <w:rPr>
          <w:spacing w:val="-4"/>
          <w:w w:val="105"/>
        </w:rPr>
        <w:t xml:space="preserve"> </w:t>
      </w:r>
      <w:r>
        <w:rPr>
          <w:w w:val="105"/>
        </w:rPr>
        <w:t>“general</w:t>
      </w:r>
      <w:r>
        <w:rPr>
          <w:spacing w:val="-4"/>
          <w:w w:val="105"/>
        </w:rPr>
        <w:t xml:space="preserve"> </w:t>
      </w:r>
      <w:r>
        <w:rPr>
          <w:w w:val="105"/>
        </w:rPr>
        <w:t>construction</w:t>
      </w:r>
      <w:r>
        <w:rPr>
          <w:spacing w:val="-4"/>
          <w:w w:val="105"/>
        </w:rPr>
        <w:t xml:space="preserve"> </w:t>
      </w:r>
      <w:r>
        <w:rPr>
          <w:w w:val="105"/>
        </w:rPr>
        <w:t>and</w:t>
      </w:r>
      <w:r>
        <w:rPr>
          <w:spacing w:val="-4"/>
          <w:w w:val="105"/>
        </w:rPr>
        <w:t xml:space="preserve"> </w:t>
      </w:r>
      <w:r>
        <w:rPr>
          <w:w w:val="105"/>
        </w:rPr>
        <w:t>road</w:t>
      </w:r>
      <w:r>
        <w:rPr>
          <w:spacing w:val="-4"/>
          <w:w w:val="105"/>
        </w:rPr>
        <w:t xml:space="preserve"> </w:t>
      </w:r>
      <w:r>
        <w:rPr>
          <w:w w:val="105"/>
        </w:rPr>
        <w:t>and</w:t>
      </w:r>
      <w:r>
        <w:rPr>
          <w:spacing w:val="-4"/>
          <w:w w:val="105"/>
        </w:rPr>
        <w:t xml:space="preserve"> </w:t>
      </w:r>
      <w:r>
        <w:rPr>
          <w:w w:val="105"/>
        </w:rPr>
        <w:t>bridges</w:t>
      </w:r>
      <w:r>
        <w:rPr>
          <w:spacing w:val="-4"/>
          <w:w w:val="105"/>
        </w:rPr>
        <w:t xml:space="preserve"> </w:t>
      </w:r>
      <w:r>
        <w:rPr>
          <w:w w:val="105"/>
        </w:rPr>
        <w:t>repair.”</w:t>
      </w:r>
      <w:r>
        <w:rPr>
          <w:spacing w:val="-4"/>
          <w:w w:val="105"/>
        </w:rPr>
        <w:t xml:space="preserve"> </w:t>
      </w:r>
      <w:r>
        <w:rPr>
          <w:w w:val="105"/>
        </w:rPr>
        <w:t>Our</w:t>
      </w:r>
      <w:r>
        <w:rPr>
          <w:spacing w:val="-4"/>
          <w:w w:val="105"/>
        </w:rPr>
        <w:t xml:space="preserve"> </w:t>
      </w:r>
      <w:r>
        <w:rPr>
          <w:w w:val="105"/>
        </w:rPr>
        <w:t>dataset includes</w:t>
      </w:r>
      <w:r>
        <w:rPr>
          <w:spacing w:val="-1"/>
          <w:w w:val="105"/>
        </w:rPr>
        <w:t xml:space="preserve"> </w:t>
      </w:r>
      <w:r>
        <w:rPr>
          <w:w w:val="105"/>
        </w:rPr>
        <w:t>tax</w:t>
      </w:r>
      <w:r>
        <w:rPr>
          <w:spacing w:val="-1"/>
          <w:w w:val="105"/>
        </w:rPr>
        <w:t xml:space="preserve"> </w:t>
      </w:r>
      <w:r>
        <w:rPr>
          <w:w w:val="105"/>
        </w:rPr>
        <w:t>levies</w:t>
      </w:r>
      <w:r>
        <w:rPr>
          <w:spacing w:val="-1"/>
          <w:w w:val="105"/>
        </w:rPr>
        <w:t xml:space="preserve"> </w:t>
      </w:r>
      <w:r>
        <w:rPr>
          <w:w w:val="105"/>
        </w:rPr>
        <w:t>such as</w:t>
      </w:r>
      <w:r>
        <w:rPr>
          <w:spacing w:val="-1"/>
          <w:w w:val="105"/>
        </w:rPr>
        <w:t xml:space="preserve"> </w:t>
      </w:r>
      <w:r>
        <w:rPr>
          <w:w w:val="105"/>
        </w:rPr>
        <w:t>a</w:t>
      </w:r>
      <w:r>
        <w:rPr>
          <w:spacing w:val="-1"/>
          <w:w w:val="105"/>
        </w:rPr>
        <w:t xml:space="preserve"> </w:t>
      </w:r>
      <w:r>
        <w:rPr>
          <w:w w:val="105"/>
        </w:rPr>
        <w:t>2-mill, 5-year</w:t>
      </w:r>
      <w:r>
        <w:rPr>
          <w:spacing w:val="-1"/>
          <w:w w:val="105"/>
        </w:rPr>
        <w:t xml:space="preserve"> </w:t>
      </w:r>
      <w:r>
        <w:rPr>
          <w:w w:val="105"/>
        </w:rPr>
        <w:t>renewal</w:t>
      </w:r>
      <w:r>
        <w:rPr>
          <w:spacing w:val="-1"/>
          <w:w w:val="105"/>
        </w:rPr>
        <w:t xml:space="preserve"> </w:t>
      </w:r>
      <w:r>
        <w:rPr>
          <w:w w:val="105"/>
        </w:rPr>
        <w:t>in Adams</w:t>
      </w:r>
      <w:r>
        <w:rPr>
          <w:spacing w:val="-1"/>
          <w:w w:val="105"/>
        </w:rPr>
        <w:t xml:space="preserve"> </w:t>
      </w:r>
      <w:r>
        <w:rPr>
          <w:w w:val="105"/>
        </w:rPr>
        <w:t>Township</w:t>
      </w:r>
      <w:r>
        <w:rPr>
          <w:spacing w:val="-1"/>
          <w:w w:val="105"/>
        </w:rPr>
        <w:t xml:space="preserve"> </w:t>
      </w:r>
      <w:r>
        <w:rPr>
          <w:w w:val="105"/>
        </w:rPr>
        <w:t>(Champaign</w:t>
      </w:r>
      <w:r>
        <w:rPr>
          <w:spacing w:val="-1"/>
          <w:w w:val="105"/>
        </w:rPr>
        <w:t xml:space="preserve"> </w:t>
      </w:r>
      <w:r>
        <w:rPr>
          <w:w w:val="105"/>
        </w:rPr>
        <w:t>County) in 1995; a 3-mill, 5-year renewal in Lore City Village in 2016; and a 2.5-mill, 5-year renewal in Pataskala City in 2007.</w:t>
      </w:r>
    </w:p>
    <w:p w14:paraId="65ED5C55" w14:textId="7DD05407" w:rsidR="00C96556" w:rsidRDefault="00BD59EA">
      <w:pPr>
        <w:pStyle w:val="BodyText"/>
        <w:spacing w:before="8" w:line="391" w:lineRule="auto"/>
        <w:ind w:left="-1" w:right="1076"/>
        <w:jc w:val="both"/>
      </w:pPr>
      <w:ins w:id="61" w:author="Brasington, David (brasindd)" w:date="2025-03-02T13:26:00Z">
        <w:r>
          <w:tab/>
          <w:t xml:space="preserve">(insert paragraph indentation </w:t>
        </w:r>
        <w:proofErr w:type="gramStart"/>
        <w:r>
          <w:t>here)</w:t>
        </w:r>
      </w:ins>
      <w:r w:rsidR="00F61671">
        <w:t>Levies</w:t>
      </w:r>
      <w:proofErr w:type="gramEnd"/>
      <w:r w:rsidR="00F61671">
        <w:rPr>
          <w:spacing w:val="36"/>
        </w:rPr>
        <w:t xml:space="preserve"> </w:t>
      </w:r>
      <w:r w:rsidR="00F61671">
        <w:t>that</w:t>
      </w:r>
      <w:r w:rsidR="00F61671">
        <w:rPr>
          <w:spacing w:val="36"/>
        </w:rPr>
        <w:t xml:space="preserve"> </w:t>
      </w:r>
      <w:r w:rsidR="00F61671">
        <w:t>had</w:t>
      </w:r>
      <w:r w:rsidR="00F61671">
        <w:rPr>
          <w:spacing w:val="36"/>
        </w:rPr>
        <w:t xml:space="preserve"> </w:t>
      </w:r>
      <w:r w:rsidR="00F61671">
        <w:t>originally</w:t>
      </w:r>
      <w:r w:rsidR="00F61671">
        <w:rPr>
          <w:spacing w:val="36"/>
        </w:rPr>
        <w:t xml:space="preserve"> </w:t>
      </w:r>
      <w:r w:rsidR="00F61671">
        <w:t>passed</w:t>
      </w:r>
      <w:r w:rsidR="00F61671">
        <w:rPr>
          <w:spacing w:val="36"/>
        </w:rPr>
        <w:t xml:space="preserve"> </w:t>
      </w:r>
      <w:r w:rsidR="00F61671">
        <w:t>typically</w:t>
      </w:r>
      <w:r w:rsidR="00F61671">
        <w:rPr>
          <w:spacing w:val="36"/>
        </w:rPr>
        <w:t xml:space="preserve"> </w:t>
      </w:r>
      <w:r w:rsidR="00F61671">
        <w:t>expire,</w:t>
      </w:r>
      <w:r w:rsidR="00F61671">
        <w:rPr>
          <w:spacing w:val="39"/>
        </w:rPr>
        <w:t xml:space="preserve"> </w:t>
      </w:r>
      <w:r w:rsidR="00F61671">
        <w:t>and</w:t>
      </w:r>
      <w:r w:rsidR="00F61671">
        <w:rPr>
          <w:spacing w:val="36"/>
        </w:rPr>
        <w:t xml:space="preserve"> </w:t>
      </w:r>
      <w:r w:rsidR="00F61671">
        <w:t>the</w:t>
      </w:r>
      <w:r w:rsidR="00F61671">
        <w:rPr>
          <w:spacing w:val="36"/>
        </w:rPr>
        <w:t xml:space="preserve"> </w:t>
      </w:r>
      <w:r w:rsidR="00F61671">
        <w:t>most</w:t>
      </w:r>
      <w:r w:rsidR="00F61671">
        <w:rPr>
          <w:spacing w:val="36"/>
        </w:rPr>
        <w:t xml:space="preserve"> </w:t>
      </w:r>
      <w:r w:rsidR="00F61671">
        <w:t>common</w:t>
      </w:r>
      <w:r w:rsidR="00F61671">
        <w:rPr>
          <w:spacing w:val="36"/>
        </w:rPr>
        <w:t xml:space="preserve"> </w:t>
      </w:r>
      <w:r w:rsidR="00F61671">
        <w:t>duration</w:t>
      </w:r>
      <w:r w:rsidR="00F61671">
        <w:rPr>
          <w:spacing w:val="36"/>
        </w:rPr>
        <w:t xml:space="preserve"> </w:t>
      </w:r>
      <w:r w:rsidR="00F61671">
        <w:t>to</w:t>
      </w:r>
      <w:r w:rsidR="00F61671">
        <w:rPr>
          <w:spacing w:val="36"/>
        </w:rPr>
        <w:t xml:space="preserve"> </w:t>
      </w:r>
      <w:r w:rsidR="00F61671">
        <w:t>collect a</w:t>
      </w:r>
      <w:r w:rsidR="00F61671">
        <w:rPr>
          <w:spacing w:val="40"/>
        </w:rPr>
        <w:t xml:space="preserve"> </w:t>
      </w:r>
      <w:r w:rsidR="00F61671">
        <w:t>levy</w:t>
      </w:r>
      <w:r w:rsidR="00F61671">
        <w:rPr>
          <w:spacing w:val="40"/>
        </w:rPr>
        <w:t xml:space="preserve"> </w:t>
      </w:r>
      <w:r w:rsidR="00F61671">
        <w:t>is</w:t>
      </w:r>
      <w:r w:rsidR="00F61671">
        <w:rPr>
          <w:spacing w:val="40"/>
        </w:rPr>
        <w:t xml:space="preserve"> </w:t>
      </w:r>
      <w:r w:rsidR="00F61671">
        <w:t>five</w:t>
      </w:r>
      <w:r w:rsidR="00F61671">
        <w:rPr>
          <w:spacing w:val="40"/>
        </w:rPr>
        <w:t xml:space="preserve"> </w:t>
      </w:r>
      <w:r w:rsidR="00F61671">
        <w:t>years,</w:t>
      </w:r>
      <w:r w:rsidR="00F61671">
        <w:rPr>
          <w:spacing w:val="40"/>
        </w:rPr>
        <w:t xml:space="preserve"> </w:t>
      </w:r>
      <w:r w:rsidR="00F61671">
        <w:t>representing</w:t>
      </w:r>
      <w:r w:rsidR="00F61671">
        <w:rPr>
          <w:spacing w:val="40"/>
        </w:rPr>
        <w:t xml:space="preserve"> </w:t>
      </w:r>
      <w:r w:rsidR="00F61671">
        <w:t>about</w:t>
      </w:r>
      <w:r w:rsidR="00F61671">
        <w:rPr>
          <w:spacing w:val="40"/>
        </w:rPr>
        <w:t xml:space="preserve"> </w:t>
      </w:r>
      <w:r w:rsidR="00F61671">
        <w:t>90%</w:t>
      </w:r>
      <w:r w:rsidR="00F61671">
        <w:rPr>
          <w:spacing w:val="40"/>
        </w:rPr>
        <w:t xml:space="preserve"> </w:t>
      </w:r>
      <w:r w:rsidR="00F61671">
        <w:t>of</w:t>
      </w:r>
      <w:r w:rsidR="00F61671">
        <w:rPr>
          <w:spacing w:val="40"/>
        </w:rPr>
        <w:t xml:space="preserve"> </w:t>
      </w:r>
      <w:r w:rsidR="00F61671">
        <w:t>the</w:t>
      </w:r>
      <w:r w:rsidR="00F61671">
        <w:rPr>
          <w:spacing w:val="40"/>
        </w:rPr>
        <w:t xml:space="preserve"> </w:t>
      </w:r>
      <w:r w:rsidR="00F61671">
        <w:t>road</w:t>
      </w:r>
      <w:r w:rsidR="00F61671">
        <w:rPr>
          <w:spacing w:val="40"/>
        </w:rPr>
        <w:t xml:space="preserve"> </w:t>
      </w:r>
      <w:r w:rsidR="00F61671">
        <w:t>tax</w:t>
      </w:r>
      <w:r w:rsidR="00F61671">
        <w:rPr>
          <w:spacing w:val="40"/>
        </w:rPr>
        <w:t xml:space="preserve"> </w:t>
      </w:r>
      <w:r w:rsidR="00F61671">
        <w:t>levies</w:t>
      </w:r>
      <w:r w:rsidR="00F61671">
        <w:rPr>
          <w:spacing w:val="40"/>
        </w:rPr>
        <w:t xml:space="preserve"> </w:t>
      </w:r>
      <w:r w:rsidR="00F61671">
        <w:t>in</w:t>
      </w:r>
      <w:r w:rsidR="00F61671">
        <w:rPr>
          <w:spacing w:val="40"/>
        </w:rPr>
        <w:t xml:space="preserve"> </w:t>
      </w:r>
      <w:r w:rsidR="00F61671">
        <w:t>our</w:t>
      </w:r>
      <w:r w:rsidR="00F61671">
        <w:rPr>
          <w:spacing w:val="40"/>
        </w:rPr>
        <w:t xml:space="preserve"> </w:t>
      </w:r>
      <w:r w:rsidR="00F61671">
        <w:t>sample.</w:t>
      </w:r>
      <w:r w:rsidR="00F61671">
        <w:rPr>
          <w:spacing w:val="80"/>
        </w:rPr>
        <w:t xml:space="preserve"> </w:t>
      </w:r>
      <w:r w:rsidR="00F61671">
        <w:t>If</w:t>
      </w:r>
      <w:r w:rsidR="00F61671">
        <w:rPr>
          <w:spacing w:val="40"/>
        </w:rPr>
        <w:t xml:space="preserve"> </w:t>
      </w:r>
      <w:r w:rsidR="00F61671">
        <w:t>a</w:t>
      </w:r>
      <w:r w:rsidR="00F61671">
        <w:rPr>
          <w:spacing w:val="40"/>
        </w:rPr>
        <w:t xml:space="preserve"> </w:t>
      </w:r>
      <w:r w:rsidR="00F61671">
        <w:t>tax levy is renewed, taxes and funding continue.</w:t>
      </w:r>
      <w:r w:rsidR="00F61671">
        <w:rPr>
          <w:spacing w:val="40"/>
        </w:rPr>
        <w:t xml:space="preserve"> </w:t>
      </w:r>
      <w:r w:rsidR="00F61671">
        <w:t>If 50% or fewer votes approve the levy, it fails. When</w:t>
      </w:r>
      <w:r w:rsidR="00F61671">
        <w:rPr>
          <w:spacing w:val="40"/>
        </w:rPr>
        <w:t xml:space="preserve"> </w:t>
      </w:r>
      <w:r w:rsidR="00F61671">
        <w:t>a</w:t>
      </w:r>
      <w:r w:rsidR="00F61671">
        <w:rPr>
          <w:spacing w:val="40"/>
        </w:rPr>
        <w:t xml:space="preserve"> </w:t>
      </w:r>
      <w:r w:rsidR="00F61671">
        <w:t>tax</w:t>
      </w:r>
      <w:r w:rsidR="00F61671">
        <w:rPr>
          <w:spacing w:val="40"/>
        </w:rPr>
        <w:t xml:space="preserve"> </w:t>
      </w:r>
      <w:r w:rsidR="00F61671">
        <w:t>levy</w:t>
      </w:r>
      <w:r w:rsidR="00F61671">
        <w:rPr>
          <w:spacing w:val="40"/>
        </w:rPr>
        <w:t xml:space="preserve"> </w:t>
      </w:r>
      <w:r w:rsidR="00F61671">
        <w:t>for</w:t>
      </w:r>
      <w:r w:rsidR="00F61671">
        <w:rPr>
          <w:spacing w:val="40"/>
        </w:rPr>
        <w:t xml:space="preserve"> </w:t>
      </w:r>
      <w:r w:rsidR="00F61671">
        <w:t>additional</w:t>
      </w:r>
      <w:r w:rsidR="00F61671">
        <w:rPr>
          <w:spacing w:val="40"/>
        </w:rPr>
        <w:t xml:space="preserve"> </w:t>
      </w:r>
      <w:r w:rsidR="00F61671">
        <w:t>funding</w:t>
      </w:r>
      <w:r w:rsidR="00F61671">
        <w:rPr>
          <w:spacing w:val="40"/>
        </w:rPr>
        <w:t xml:space="preserve"> </w:t>
      </w:r>
      <w:r w:rsidR="00F61671">
        <w:t>fails,</w:t>
      </w:r>
      <w:r w:rsidR="00F61671">
        <w:rPr>
          <w:spacing w:val="40"/>
        </w:rPr>
        <w:t xml:space="preserve"> </w:t>
      </w:r>
      <w:r w:rsidR="00F61671">
        <w:t>there</w:t>
      </w:r>
      <w:r w:rsidR="00F61671">
        <w:rPr>
          <w:spacing w:val="40"/>
        </w:rPr>
        <w:t xml:space="preserve"> </w:t>
      </w:r>
      <w:r w:rsidR="00F61671">
        <w:t>is</w:t>
      </w:r>
      <w:r w:rsidR="00F61671">
        <w:rPr>
          <w:spacing w:val="40"/>
        </w:rPr>
        <w:t xml:space="preserve"> </w:t>
      </w:r>
      <w:r w:rsidR="00F61671">
        <w:t>no</w:t>
      </w:r>
      <w:r w:rsidR="00F61671">
        <w:rPr>
          <w:spacing w:val="40"/>
        </w:rPr>
        <w:t xml:space="preserve"> </w:t>
      </w:r>
      <w:r w:rsidR="00F61671">
        <w:t>increase</w:t>
      </w:r>
      <w:r w:rsidR="00F61671">
        <w:rPr>
          <w:spacing w:val="40"/>
        </w:rPr>
        <w:t xml:space="preserve"> </w:t>
      </w:r>
      <w:r w:rsidR="00F61671">
        <w:t>in</w:t>
      </w:r>
      <w:r w:rsidR="00F61671">
        <w:rPr>
          <w:spacing w:val="40"/>
        </w:rPr>
        <w:t xml:space="preserve"> </w:t>
      </w:r>
      <w:r w:rsidR="00F61671">
        <w:t>funding,</w:t>
      </w:r>
      <w:r w:rsidR="00F61671">
        <w:rPr>
          <w:spacing w:val="40"/>
        </w:rPr>
        <w:t xml:space="preserve"> </w:t>
      </w:r>
      <w:r w:rsidR="00F61671">
        <w:t>but</w:t>
      </w:r>
      <w:r w:rsidR="00F61671">
        <w:rPr>
          <w:spacing w:val="40"/>
        </w:rPr>
        <w:t xml:space="preserve"> </w:t>
      </w:r>
      <w:r w:rsidR="00F61671">
        <w:t>existing funding</w:t>
      </w:r>
      <w:r w:rsidR="00F61671">
        <w:rPr>
          <w:spacing w:val="40"/>
        </w:rPr>
        <w:t xml:space="preserve"> </w:t>
      </w:r>
      <w:r w:rsidR="00F61671">
        <w:t>from</w:t>
      </w:r>
      <w:r w:rsidR="00F61671">
        <w:rPr>
          <w:spacing w:val="40"/>
        </w:rPr>
        <w:t xml:space="preserve"> </w:t>
      </w:r>
      <w:r w:rsidR="00F61671">
        <w:t>other</w:t>
      </w:r>
      <w:r w:rsidR="00F61671">
        <w:rPr>
          <w:spacing w:val="40"/>
        </w:rPr>
        <w:t xml:space="preserve"> </w:t>
      </w:r>
      <w:r w:rsidR="00F61671">
        <w:t>tax</w:t>
      </w:r>
      <w:r w:rsidR="00F61671">
        <w:rPr>
          <w:spacing w:val="40"/>
        </w:rPr>
        <w:t xml:space="preserve"> </w:t>
      </w:r>
      <w:r w:rsidR="00F61671">
        <w:t>levies</w:t>
      </w:r>
      <w:r w:rsidR="00F61671">
        <w:rPr>
          <w:spacing w:val="40"/>
        </w:rPr>
        <w:t xml:space="preserve"> </w:t>
      </w:r>
      <w:r w:rsidR="00F61671">
        <w:t>continues</w:t>
      </w:r>
      <w:r w:rsidR="00F61671">
        <w:rPr>
          <w:spacing w:val="40"/>
        </w:rPr>
        <w:t xml:space="preserve"> </w:t>
      </w:r>
      <w:r w:rsidR="00F61671">
        <w:t>as</w:t>
      </w:r>
      <w:r w:rsidR="00F61671">
        <w:rPr>
          <w:spacing w:val="40"/>
        </w:rPr>
        <w:t xml:space="preserve"> </w:t>
      </w:r>
      <w:r w:rsidR="00F61671">
        <w:t>normal.</w:t>
      </w:r>
      <w:r w:rsidR="00F61671">
        <w:rPr>
          <w:spacing w:val="40"/>
        </w:rPr>
        <w:t xml:space="preserve"> </w:t>
      </w:r>
      <w:r w:rsidR="00F61671">
        <w:t>When</w:t>
      </w:r>
      <w:r w:rsidR="00F61671">
        <w:rPr>
          <w:spacing w:val="40"/>
        </w:rPr>
        <w:t xml:space="preserve"> </w:t>
      </w:r>
      <w:r w:rsidR="00F61671">
        <w:t>a</w:t>
      </w:r>
      <w:r w:rsidR="00F61671">
        <w:rPr>
          <w:spacing w:val="40"/>
        </w:rPr>
        <w:t xml:space="preserve"> </w:t>
      </w:r>
      <w:r w:rsidR="00F61671">
        <w:t>renewal</w:t>
      </w:r>
      <w:r w:rsidR="00F61671">
        <w:rPr>
          <w:spacing w:val="40"/>
        </w:rPr>
        <w:t xml:space="preserve"> </w:t>
      </w:r>
      <w:r w:rsidR="00F61671">
        <w:t>tax</w:t>
      </w:r>
      <w:r w:rsidR="00F61671">
        <w:rPr>
          <w:spacing w:val="40"/>
        </w:rPr>
        <w:t xml:space="preserve"> </w:t>
      </w:r>
      <w:r w:rsidR="00F61671">
        <w:t>levy</w:t>
      </w:r>
      <w:r w:rsidR="00F61671">
        <w:rPr>
          <w:spacing w:val="40"/>
        </w:rPr>
        <w:t xml:space="preserve"> </w:t>
      </w:r>
      <w:r w:rsidR="00F61671">
        <w:t>fails,</w:t>
      </w:r>
      <w:r w:rsidR="00F61671">
        <w:rPr>
          <w:spacing w:val="40"/>
        </w:rPr>
        <w:t xml:space="preserve"> </w:t>
      </w:r>
      <w:r w:rsidR="00F61671">
        <w:t>funding from</w:t>
      </w:r>
      <w:r w:rsidR="00F61671">
        <w:rPr>
          <w:spacing w:val="38"/>
        </w:rPr>
        <w:t xml:space="preserve"> </w:t>
      </w:r>
      <w:r w:rsidR="00F61671">
        <w:t>that</w:t>
      </w:r>
      <w:r w:rsidR="00F61671">
        <w:rPr>
          <w:spacing w:val="39"/>
        </w:rPr>
        <w:t xml:space="preserve"> </w:t>
      </w:r>
      <w:r w:rsidR="00F61671">
        <w:t>tax</w:t>
      </w:r>
      <w:r w:rsidR="00F61671">
        <w:rPr>
          <w:spacing w:val="38"/>
        </w:rPr>
        <w:t xml:space="preserve"> </w:t>
      </w:r>
      <w:r w:rsidR="00F61671">
        <w:t>levy</w:t>
      </w:r>
      <w:r w:rsidR="00F61671">
        <w:rPr>
          <w:spacing w:val="39"/>
        </w:rPr>
        <w:t xml:space="preserve"> </w:t>
      </w:r>
      <w:r w:rsidR="00F61671">
        <w:t>stops.</w:t>
      </w:r>
      <w:r w:rsidR="00F61671">
        <w:rPr>
          <w:spacing w:val="57"/>
          <w:w w:val="150"/>
        </w:rPr>
        <w:t xml:space="preserve"> </w:t>
      </w:r>
      <w:r w:rsidR="00F61671">
        <w:t>99%</w:t>
      </w:r>
      <w:r w:rsidR="00F61671">
        <w:rPr>
          <w:spacing w:val="38"/>
        </w:rPr>
        <w:t xml:space="preserve"> </w:t>
      </w:r>
      <w:r w:rsidR="00F61671">
        <w:t>of</w:t>
      </w:r>
      <w:r w:rsidR="00F61671">
        <w:rPr>
          <w:spacing w:val="39"/>
        </w:rPr>
        <w:t xml:space="preserve"> </w:t>
      </w:r>
      <w:r w:rsidR="00F61671">
        <w:t>the</w:t>
      </w:r>
      <w:r w:rsidR="00F61671">
        <w:rPr>
          <w:spacing w:val="38"/>
        </w:rPr>
        <w:t xml:space="preserve"> </w:t>
      </w:r>
      <w:r w:rsidR="00F61671">
        <w:t>road</w:t>
      </w:r>
      <w:r w:rsidR="00F61671">
        <w:rPr>
          <w:spacing w:val="39"/>
        </w:rPr>
        <w:t xml:space="preserve"> </w:t>
      </w:r>
      <w:r w:rsidR="00F61671">
        <w:t>tax</w:t>
      </w:r>
      <w:r w:rsidR="00F61671">
        <w:rPr>
          <w:spacing w:val="38"/>
        </w:rPr>
        <w:t xml:space="preserve"> </w:t>
      </w:r>
      <w:r w:rsidR="00F61671">
        <w:t>levies</w:t>
      </w:r>
      <w:r w:rsidR="00F61671">
        <w:rPr>
          <w:spacing w:val="39"/>
        </w:rPr>
        <w:t xml:space="preserve"> </w:t>
      </w:r>
      <w:r w:rsidR="00F61671">
        <w:t>in</w:t>
      </w:r>
      <w:r w:rsidR="00F61671">
        <w:rPr>
          <w:spacing w:val="38"/>
        </w:rPr>
        <w:t xml:space="preserve"> </w:t>
      </w:r>
      <w:r w:rsidR="00F61671">
        <w:t>our</w:t>
      </w:r>
      <w:r w:rsidR="00F61671">
        <w:rPr>
          <w:spacing w:val="39"/>
        </w:rPr>
        <w:t xml:space="preserve"> </w:t>
      </w:r>
      <w:r w:rsidR="00F61671">
        <w:t>sample</w:t>
      </w:r>
      <w:r w:rsidR="00F61671">
        <w:rPr>
          <w:spacing w:val="38"/>
        </w:rPr>
        <w:t xml:space="preserve"> </w:t>
      </w:r>
      <w:r w:rsidR="00F61671">
        <w:t>are</w:t>
      </w:r>
      <w:r w:rsidR="00F61671">
        <w:rPr>
          <w:spacing w:val="39"/>
        </w:rPr>
        <w:t xml:space="preserve"> </w:t>
      </w:r>
      <w:r w:rsidR="00F61671">
        <w:t>property</w:t>
      </w:r>
      <w:r w:rsidR="00F61671">
        <w:rPr>
          <w:spacing w:val="38"/>
        </w:rPr>
        <w:t xml:space="preserve"> </w:t>
      </w:r>
      <w:r w:rsidR="00F61671">
        <w:t>taxes</w:t>
      </w:r>
      <w:r w:rsidR="00F61671">
        <w:rPr>
          <w:spacing w:val="39"/>
        </w:rPr>
        <w:t xml:space="preserve"> </w:t>
      </w:r>
      <w:r w:rsidR="00F61671">
        <w:rPr>
          <w:spacing w:val="-5"/>
        </w:rPr>
        <w:t>and</w:t>
      </w:r>
    </w:p>
    <w:p w14:paraId="5DFC05F0"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287CB8F5" w14:textId="77777777" w:rsidR="00C96556" w:rsidRDefault="00F61671">
      <w:pPr>
        <w:pStyle w:val="BodyText"/>
        <w:spacing w:before="30"/>
        <w:jc w:val="both"/>
      </w:pPr>
      <w:r>
        <w:lastRenderedPageBreak/>
        <w:t>1%</w:t>
      </w:r>
      <w:r>
        <w:rPr>
          <w:spacing w:val="24"/>
        </w:rPr>
        <w:t xml:space="preserve"> </w:t>
      </w:r>
      <w:r>
        <w:t>are</w:t>
      </w:r>
      <w:r>
        <w:rPr>
          <w:spacing w:val="24"/>
        </w:rPr>
        <w:t xml:space="preserve"> </w:t>
      </w:r>
      <w:r>
        <w:t>income</w:t>
      </w:r>
      <w:r>
        <w:rPr>
          <w:spacing w:val="25"/>
        </w:rPr>
        <w:t xml:space="preserve"> </w:t>
      </w:r>
      <w:r>
        <w:rPr>
          <w:spacing w:val="-2"/>
        </w:rPr>
        <w:t>taxes.</w:t>
      </w:r>
    </w:p>
    <w:p w14:paraId="53D050A4" w14:textId="77777777" w:rsidR="00C96556" w:rsidRDefault="00F61671">
      <w:pPr>
        <w:pStyle w:val="BodyText"/>
        <w:spacing w:before="185" w:line="391" w:lineRule="auto"/>
        <w:ind w:right="1076" w:firstLine="351"/>
        <w:jc w:val="both"/>
      </w:pPr>
      <w:r>
        <w:rPr>
          <w:b/>
        </w:rPr>
        <w:t>Renewal</w:t>
      </w:r>
      <w:r>
        <w:rPr>
          <w:b/>
          <w:spacing w:val="40"/>
        </w:rPr>
        <w:t xml:space="preserve"> </w:t>
      </w:r>
      <w:r>
        <w:rPr>
          <w:b/>
        </w:rPr>
        <w:t>levies.</w:t>
      </w:r>
      <w:r>
        <w:rPr>
          <w:b/>
          <w:spacing w:val="80"/>
        </w:rPr>
        <w:t xml:space="preserve"> </w:t>
      </w:r>
      <w:r>
        <w:t>Most</w:t>
      </w:r>
      <w:r>
        <w:rPr>
          <w:spacing w:val="40"/>
        </w:rPr>
        <w:t xml:space="preserve"> </w:t>
      </w:r>
      <w:r>
        <w:t>regression</w:t>
      </w:r>
      <w:r>
        <w:rPr>
          <w:spacing w:val="40"/>
        </w:rPr>
        <w:t xml:space="preserve"> </w:t>
      </w:r>
      <w:r>
        <w:t>discontinuity</w:t>
      </w:r>
      <w:r>
        <w:rPr>
          <w:spacing w:val="40"/>
        </w:rPr>
        <w:t xml:space="preserve"> </w:t>
      </w:r>
      <w:r>
        <w:t>studies</w:t>
      </w:r>
      <w:r>
        <w:rPr>
          <w:spacing w:val="40"/>
        </w:rPr>
        <w:t xml:space="preserve"> </w:t>
      </w:r>
      <w:r>
        <w:t>that</w:t>
      </w:r>
      <w:r>
        <w:rPr>
          <w:spacing w:val="40"/>
        </w:rPr>
        <w:t xml:space="preserve"> </w:t>
      </w:r>
      <w:r>
        <w:t>use</w:t>
      </w:r>
      <w:r>
        <w:rPr>
          <w:spacing w:val="40"/>
        </w:rPr>
        <w:t xml:space="preserve"> </w:t>
      </w:r>
      <w:r>
        <w:t>voting</w:t>
      </w:r>
      <w:r>
        <w:rPr>
          <w:spacing w:val="40"/>
        </w:rPr>
        <w:t xml:space="preserve"> </w:t>
      </w:r>
      <w:r>
        <w:t>data</w:t>
      </w:r>
      <w:r>
        <w:rPr>
          <w:spacing w:val="40"/>
        </w:rPr>
        <w:t xml:space="preserve"> </w:t>
      </w:r>
      <w:r>
        <w:t>to</w:t>
      </w:r>
      <w:r>
        <w:rPr>
          <w:spacing w:val="40"/>
        </w:rPr>
        <w:t xml:space="preserve"> </w:t>
      </w:r>
      <w:r>
        <w:t>look</w:t>
      </w:r>
      <w:r>
        <w:rPr>
          <w:spacing w:val="40"/>
        </w:rPr>
        <w:t xml:space="preserve"> </w:t>
      </w:r>
      <w:r>
        <w:t>at the impact of funding changes examine new tax levies for additional funding.</w:t>
      </w:r>
      <w:r>
        <w:rPr>
          <w:spacing w:val="40"/>
        </w:rPr>
        <w:t xml:space="preserve"> </w:t>
      </w:r>
      <w:hyperlink w:anchor="_bookmark38" w:history="1">
        <w:r>
          <w:t>Cellini, Ferreira</w:t>
        </w:r>
      </w:hyperlink>
      <w:r>
        <w:t xml:space="preserve"> </w:t>
      </w:r>
      <w:hyperlink w:anchor="_bookmark38" w:history="1">
        <w:r>
          <w:t>and Rothstein</w:t>
        </w:r>
      </w:hyperlink>
      <w:r>
        <w:t xml:space="preserve"> </w:t>
      </w:r>
      <w:hyperlink w:anchor="_bookmark38" w:history="1">
        <w:r>
          <w:t>(2010)</w:t>
        </w:r>
      </w:hyperlink>
      <w:r>
        <w:t xml:space="preserve"> observes that votes for additional tax money may not be statistically independent; a vote may be proposed until it passes.</w:t>
      </w:r>
      <w:r>
        <w:rPr>
          <w:spacing w:val="40"/>
        </w:rPr>
        <w:t xml:space="preserve"> </w:t>
      </w:r>
      <w:r>
        <w:t>We minimize this source of endogeneity of new votes by only considering renewal votes (</w:t>
      </w:r>
      <w:hyperlink w:anchor="_bookmark32" w:history="1">
        <w:r>
          <w:t>Brasington,</w:t>
        </w:r>
      </w:hyperlink>
      <w:r>
        <w:t xml:space="preserve"> </w:t>
      </w:r>
      <w:hyperlink w:anchor="_bookmark32" w:history="1">
        <w:r>
          <w:t>2017).</w:t>
        </w:r>
      </w:hyperlink>
      <w:r>
        <w:rPr>
          <w:spacing w:val="40"/>
        </w:rPr>
        <w:t xml:space="preserve"> </w:t>
      </w:r>
      <w:r>
        <w:t>While a government may choose</w:t>
      </w:r>
      <w:r>
        <w:rPr>
          <w:spacing w:val="26"/>
        </w:rPr>
        <w:t xml:space="preserve"> </w:t>
      </w:r>
      <w:r>
        <w:t>when</w:t>
      </w:r>
      <w:r>
        <w:rPr>
          <w:spacing w:val="26"/>
        </w:rPr>
        <w:t xml:space="preserve"> </w:t>
      </w:r>
      <w:r>
        <w:t>to</w:t>
      </w:r>
      <w:r>
        <w:rPr>
          <w:spacing w:val="26"/>
        </w:rPr>
        <w:t xml:space="preserve"> </w:t>
      </w:r>
      <w:r>
        <w:t>put</w:t>
      </w:r>
      <w:r>
        <w:rPr>
          <w:spacing w:val="26"/>
        </w:rPr>
        <w:t xml:space="preserve"> </w:t>
      </w:r>
      <w:r>
        <w:t>a</w:t>
      </w:r>
      <w:r>
        <w:rPr>
          <w:spacing w:val="26"/>
        </w:rPr>
        <w:t xml:space="preserve"> </w:t>
      </w:r>
      <w:r>
        <w:t>vote</w:t>
      </w:r>
      <w:r>
        <w:rPr>
          <w:spacing w:val="26"/>
        </w:rPr>
        <w:t xml:space="preserve"> </w:t>
      </w:r>
      <w:r>
        <w:t>for</w:t>
      </w:r>
      <w:r>
        <w:rPr>
          <w:spacing w:val="26"/>
        </w:rPr>
        <w:t xml:space="preserve"> </w:t>
      </w:r>
      <w:r>
        <w:t>additional</w:t>
      </w:r>
      <w:r>
        <w:rPr>
          <w:spacing w:val="26"/>
        </w:rPr>
        <w:t xml:space="preserve"> </w:t>
      </w:r>
      <w:r>
        <w:t>funding</w:t>
      </w:r>
      <w:r>
        <w:rPr>
          <w:spacing w:val="26"/>
        </w:rPr>
        <w:t xml:space="preserve"> </w:t>
      </w:r>
      <w:r>
        <w:t>on</w:t>
      </w:r>
      <w:r>
        <w:rPr>
          <w:spacing w:val="26"/>
        </w:rPr>
        <w:t xml:space="preserve"> </w:t>
      </w:r>
      <w:r>
        <w:t>the</w:t>
      </w:r>
      <w:r>
        <w:rPr>
          <w:spacing w:val="26"/>
        </w:rPr>
        <w:t xml:space="preserve"> </w:t>
      </w:r>
      <w:r>
        <w:t>ballot</w:t>
      </w:r>
      <w:r>
        <w:rPr>
          <w:spacing w:val="26"/>
        </w:rPr>
        <w:t xml:space="preserve"> </w:t>
      </w:r>
      <w:r>
        <w:t>and</w:t>
      </w:r>
      <w:r>
        <w:rPr>
          <w:spacing w:val="26"/>
        </w:rPr>
        <w:t xml:space="preserve"> </w:t>
      </w:r>
      <w:r>
        <w:t>keep</w:t>
      </w:r>
      <w:r>
        <w:rPr>
          <w:spacing w:val="26"/>
        </w:rPr>
        <w:t xml:space="preserve"> </w:t>
      </w:r>
      <w:r>
        <w:t>proposing</w:t>
      </w:r>
      <w:r>
        <w:rPr>
          <w:spacing w:val="26"/>
        </w:rPr>
        <w:t xml:space="preserve"> </w:t>
      </w:r>
      <w:r>
        <w:t>the</w:t>
      </w:r>
      <w:r>
        <w:rPr>
          <w:spacing w:val="26"/>
        </w:rPr>
        <w:t xml:space="preserve"> </w:t>
      </w:r>
      <w:r>
        <w:t>new tax until it is passed, when a vote passes it has an expiration date.</w:t>
      </w:r>
      <w:r>
        <w:rPr>
          <w:spacing w:val="40"/>
        </w:rPr>
        <w:t xml:space="preserve"> </w:t>
      </w:r>
      <w:proofErr w:type="gramStart"/>
      <w:r>
        <w:t>So</w:t>
      </w:r>
      <w:proofErr w:type="gramEnd"/>
      <w:r>
        <w:t xml:space="preserve"> if a road tax levy for additional funding passes in 2007 to last five years, in 2012 voters will have the chance to</w:t>
      </w:r>
      <w:r>
        <w:rPr>
          <w:spacing w:val="40"/>
        </w:rPr>
        <w:t xml:space="preserve"> </w:t>
      </w:r>
      <w:r>
        <w:t>renew</w:t>
      </w:r>
      <w:r>
        <w:rPr>
          <w:spacing w:val="29"/>
        </w:rPr>
        <w:t xml:space="preserve"> </w:t>
      </w:r>
      <w:r>
        <w:t>or</w:t>
      </w:r>
      <w:r>
        <w:rPr>
          <w:spacing w:val="29"/>
        </w:rPr>
        <w:t xml:space="preserve"> </w:t>
      </w:r>
      <w:r>
        <w:t>reject</w:t>
      </w:r>
      <w:r>
        <w:rPr>
          <w:spacing w:val="29"/>
        </w:rPr>
        <w:t xml:space="preserve"> </w:t>
      </w:r>
      <w:r>
        <w:t>the</w:t>
      </w:r>
      <w:r>
        <w:rPr>
          <w:spacing w:val="29"/>
        </w:rPr>
        <w:t xml:space="preserve"> </w:t>
      </w:r>
      <w:r>
        <w:t>tax.</w:t>
      </w:r>
      <w:r>
        <w:rPr>
          <w:spacing w:val="63"/>
        </w:rPr>
        <w:t xml:space="preserve"> </w:t>
      </w:r>
      <w:r>
        <w:t>The</w:t>
      </w:r>
      <w:r>
        <w:rPr>
          <w:spacing w:val="29"/>
        </w:rPr>
        <w:t xml:space="preserve"> </w:t>
      </w:r>
      <w:r>
        <w:t>timing</w:t>
      </w:r>
      <w:r>
        <w:rPr>
          <w:spacing w:val="29"/>
        </w:rPr>
        <w:t xml:space="preserve"> </w:t>
      </w:r>
      <w:r>
        <w:t>of</w:t>
      </w:r>
      <w:r>
        <w:rPr>
          <w:spacing w:val="29"/>
        </w:rPr>
        <w:t xml:space="preserve"> </w:t>
      </w:r>
      <w:r>
        <w:t>the</w:t>
      </w:r>
      <w:r>
        <w:rPr>
          <w:spacing w:val="29"/>
        </w:rPr>
        <w:t xml:space="preserve"> </w:t>
      </w:r>
      <w:r>
        <w:t>vote</w:t>
      </w:r>
      <w:r>
        <w:rPr>
          <w:spacing w:val="29"/>
        </w:rPr>
        <w:t xml:space="preserve"> </w:t>
      </w:r>
      <w:r>
        <w:t>in</w:t>
      </w:r>
      <w:r>
        <w:rPr>
          <w:spacing w:val="29"/>
        </w:rPr>
        <w:t xml:space="preserve"> </w:t>
      </w:r>
      <w:r>
        <w:t>2012</w:t>
      </w:r>
      <w:r>
        <w:rPr>
          <w:spacing w:val="29"/>
        </w:rPr>
        <w:t xml:space="preserve"> </w:t>
      </w:r>
      <w:r>
        <w:t>is</w:t>
      </w:r>
      <w:r>
        <w:rPr>
          <w:spacing w:val="29"/>
        </w:rPr>
        <w:t xml:space="preserve"> </w:t>
      </w:r>
      <w:r>
        <w:t>not</w:t>
      </w:r>
      <w:r>
        <w:rPr>
          <w:spacing w:val="29"/>
        </w:rPr>
        <w:t xml:space="preserve"> </w:t>
      </w:r>
      <w:r>
        <w:t>endogenous,</w:t>
      </w:r>
      <w:r>
        <w:rPr>
          <w:spacing w:val="30"/>
        </w:rPr>
        <w:t xml:space="preserve"> </w:t>
      </w:r>
      <w:r>
        <w:t>having</w:t>
      </w:r>
      <w:r>
        <w:rPr>
          <w:spacing w:val="29"/>
        </w:rPr>
        <w:t xml:space="preserve"> </w:t>
      </w:r>
      <w:r>
        <w:t>been</w:t>
      </w:r>
      <w:r>
        <w:rPr>
          <w:spacing w:val="29"/>
        </w:rPr>
        <w:t xml:space="preserve"> </w:t>
      </w:r>
      <w:r>
        <w:t>set in</w:t>
      </w:r>
      <w:r>
        <w:rPr>
          <w:spacing w:val="36"/>
        </w:rPr>
        <w:t xml:space="preserve"> </w:t>
      </w:r>
      <w:r>
        <w:t>2007.</w:t>
      </w:r>
      <w:r>
        <w:rPr>
          <w:spacing w:val="40"/>
        </w:rPr>
        <w:t xml:space="preserve"> </w:t>
      </w:r>
      <w:r>
        <w:t>If</w:t>
      </w:r>
      <w:r>
        <w:rPr>
          <w:spacing w:val="36"/>
        </w:rPr>
        <w:t xml:space="preserve"> </w:t>
      </w:r>
      <w:r>
        <w:t>voters</w:t>
      </w:r>
      <w:r>
        <w:rPr>
          <w:spacing w:val="36"/>
        </w:rPr>
        <w:t xml:space="preserve"> </w:t>
      </w:r>
      <w:r>
        <w:t>renew</w:t>
      </w:r>
      <w:r>
        <w:rPr>
          <w:spacing w:val="36"/>
        </w:rPr>
        <w:t xml:space="preserve"> </w:t>
      </w:r>
      <w:r>
        <w:t>it</w:t>
      </w:r>
      <w:r>
        <w:rPr>
          <w:spacing w:val="37"/>
        </w:rPr>
        <w:t xml:space="preserve"> </w:t>
      </w:r>
      <w:r>
        <w:t>in</w:t>
      </w:r>
      <w:r>
        <w:rPr>
          <w:spacing w:val="36"/>
        </w:rPr>
        <w:t xml:space="preserve"> </w:t>
      </w:r>
      <w:r>
        <w:t>2012,</w:t>
      </w:r>
      <w:r>
        <w:rPr>
          <w:spacing w:val="36"/>
        </w:rPr>
        <w:t xml:space="preserve"> </w:t>
      </w:r>
      <w:r>
        <w:t>it</w:t>
      </w:r>
      <w:r>
        <w:rPr>
          <w:spacing w:val="37"/>
        </w:rPr>
        <w:t xml:space="preserve"> </w:t>
      </w:r>
      <w:r>
        <w:t>will</w:t>
      </w:r>
      <w:r>
        <w:rPr>
          <w:spacing w:val="37"/>
        </w:rPr>
        <w:t xml:space="preserve"> </w:t>
      </w:r>
      <w:r>
        <w:t>be</w:t>
      </w:r>
      <w:r>
        <w:rPr>
          <w:spacing w:val="36"/>
        </w:rPr>
        <w:t xml:space="preserve"> </w:t>
      </w:r>
      <w:r>
        <w:t>up</w:t>
      </w:r>
      <w:r>
        <w:rPr>
          <w:spacing w:val="37"/>
        </w:rPr>
        <w:t xml:space="preserve"> </w:t>
      </w:r>
      <w:r>
        <w:t>for</w:t>
      </w:r>
      <w:r>
        <w:rPr>
          <w:spacing w:val="36"/>
        </w:rPr>
        <w:t xml:space="preserve"> </w:t>
      </w:r>
      <w:r>
        <w:t>renewal</w:t>
      </w:r>
      <w:r>
        <w:rPr>
          <w:spacing w:val="36"/>
        </w:rPr>
        <w:t xml:space="preserve"> </w:t>
      </w:r>
      <w:r>
        <w:t>again</w:t>
      </w:r>
      <w:r>
        <w:rPr>
          <w:spacing w:val="36"/>
        </w:rPr>
        <w:t xml:space="preserve"> </w:t>
      </w:r>
      <w:r>
        <w:t>in</w:t>
      </w:r>
      <w:r>
        <w:rPr>
          <w:spacing w:val="37"/>
        </w:rPr>
        <w:t xml:space="preserve"> </w:t>
      </w:r>
      <w:r>
        <w:t>2017.</w:t>
      </w:r>
    </w:p>
    <w:p w14:paraId="79B281E9" w14:textId="537E9669" w:rsidR="00C96556" w:rsidRDefault="00F61671">
      <w:pPr>
        <w:pStyle w:val="BodyText"/>
        <w:spacing w:before="7" w:line="391" w:lineRule="auto"/>
        <w:ind w:left="-1" w:right="1075" w:firstLine="351"/>
        <w:jc w:val="both"/>
      </w:pPr>
      <w:r>
        <w:rPr>
          <w:b/>
        </w:rPr>
        <w:t>Spending</w:t>
      </w:r>
      <w:r>
        <w:rPr>
          <w:b/>
          <w:spacing w:val="80"/>
        </w:rPr>
        <w:t xml:space="preserve"> </w:t>
      </w:r>
      <w:r>
        <w:rPr>
          <w:b/>
        </w:rPr>
        <w:t>impact</w:t>
      </w:r>
      <w:r>
        <w:rPr>
          <w:b/>
          <w:spacing w:val="80"/>
        </w:rPr>
        <w:t xml:space="preserve"> </w:t>
      </w:r>
      <w:r>
        <w:rPr>
          <w:b/>
        </w:rPr>
        <w:t>of</w:t>
      </w:r>
      <w:r>
        <w:rPr>
          <w:b/>
          <w:spacing w:val="80"/>
        </w:rPr>
        <w:t xml:space="preserve"> </w:t>
      </w:r>
      <w:r>
        <w:rPr>
          <w:b/>
        </w:rPr>
        <w:t>failing</w:t>
      </w:r>
      <w:r>
        <w:rPr>
          <w:b/>
          <w:spacing w:val="80"/>
        </w:rPr>
        <w:t xml:space="preserve"> </w:t>
      </w:r>
      <w:r>
        <w:rPr>
          <w:b/>
        </w:rPr>
        <w:t>to</w:t>
      </w:r>
      <w:r>
        <w:rPr>
          <w:b/>
          <w:spacing w:val="80"/>
        </w:rPr>
        <w:t xml:space="preserve"> </w:t>
      </w:r>
      <w:r>
        <w:rPr>
          <w:b/>
        </w:rPr>
        <w:t>renew</w:t>
      </w:r>
      <w:r>
        <w:rPr>
          <w:b/>
          <w:spacing w:val="80"/>
        </w:rPr>
        <w:t xml:space="preserve"> </w:t>
      </w:r>
      <w:r>
        <w:rPr>
          <w:b/>
        </w:rPr>
        <w:t>a</w:t>
      </w:r>
      <w:r>
        <w:rPr>
          <w:b/>
          <w:spacing w:val="80"/>
        </w:rPr>
        <w:t xml:space="preserve"> </w:t>
      </w:r>
      <w:r>
        <w:rPr>
          <w:b/>
        </w:rPr>
        <w:t>levy.</w:t>
      </w:r>
      <w:r>
        <w:rPr>
          <w:b/>
          <w:spacing w:val="40"/>
        </w:rPr>
        <w:t xml:space="preserve">  </w:t>
      </w:r>
      <w:r>
        <w:t>When</w:t>
      </w:r>
      <w:r>
        <w:rPr>
          <w:spacing w:val="80"/>
        </w:rPr>
        <w:t xml:space="preserve"> </w:t>
      </w:r>
      <w:r>
        <w:t>a</w:t>
      </w:r>
      <w:r>
        <w:rPr>
          <w:spacing w:val="80"/>
        </w:rPr>
        <w:t xml:space="preserve"> </w:t>
      </w:r>
      <w:r>
        <w:t>renewal</w:t>
      </w:r>
      <w:r>
        <w:rPr>
          <w:spacing w:val="80"/>
        </w:rPr>
        <w:t xml:space="preserve"> </w:t>
      </w:r>
      <w:r>
        <w:t>tax</w:t>
      </w:r>
      <w:r>
        <w:rPr>
          <w:spacing w:val="80"/>
        </w:rPr>
        <w:t xml:space="preserve"> </w:t>
      </w:r>
      <w:r>
        <w:t>levy</w:t>
      </w:r>
      <w:r>
        <w:rPr>
          <w:spacing w:val="80"/>
        </w:rPr>
        <w:t xml:space="preserve"> </w:t>
      </w:r>
      <w:r>
        <w:t>fails,</w:t>
      </w:r>
      <w:r>
        <w:rPr>
          <w:spacing w:val="80"/>
        </w:rPr>
        <w:t xml:space="preserve"> </w:t>
      </w:r>
      <w:r>
        <w:t>the local</w:t>
      </w:r>
      <w:r>
        <w:rPr>
          <w:spacing w:val="40"/>
        </w:rPr>
        <w:t xml:space="preserve"> </w:t>
      </w:r>
      <w:r>
        <w:t>government</w:t>
      </w:r>
      <w:r>
        <w:rPr>
          <w:spacing w:val="40"/>
        </w:rPr>
        <w:t xml:space="preserve"> </w:t>
      </w:r>
      <w:r>
        <w:t>loses</w:t>
      </w:r>
      <w:r>
        <w:rPr>
          <w:spacing w:val="40"/>
        </w:rPr>
        <w:t xml:space="preserve"> </w:t>
      </w:r>
      <w:r>
        <w:t>the</w:t>
      </w:r>
      <w:r>
        <w:rPr>
          <w:spacing w:val="40"/>
        </w:rPr>
        <w:t xml:space="preserve"> </w:t>
      </w:r>
      <w:r>
        <w:t>funding</w:t>
      </w:r>
      <w:r>
        <w:rPr>
          <w:spacing w:val="40"/>
        </w:rPr>
        <w:t xml:space="preserve"> </w:t>
      </w:r>
      <w:r>
        <w:t>from</w:t>
      </w:r>
      <w:r>
        <w:rPr>
          <w:spacing w:val="40"/>
        </w:rPr>
        <w:t xml:space="preserve"> </w:t>
      </w:r>
      <w:r>
        <w:t>that</w:t>
      </w:r>
      <w:r>
        <w:rPr>
          <w:spacing w:val="40"/>
        </w:rPr>
        <w:t xml:space="preserve"> </w:t>
      </w:r>
      <w:r>
        <w:t>tax</w:t>
      </w:r>
      <w:r>
        <w:rPr>
          <w:spacing w:val="40"/>
        </w:rPr>
        <w:t xml:space="preserve"> </w:t>
      </w:r>
      <w:r>
        <w:t>levy.</w:t>
      </w:r>
      <w:r>
        <w:rPr>
          <w:spacing w:val="80"/>
          <w:w w:val="150"/>
        </w:rPr>
        <w:t xml:space="preserve"> </w:t>
      </w:r>
      <w:r>
        <w:t>The</w:t>
      </w:r>
      <w:r>
        <w:rPr>
          <w:spacing w:val="40"/>
        </w:rPr>
        <w:t xml:space="preserve"> </w:t>
      </w:r>
      <w:r>
        <w:t>local</w:t>
      </w:r>
      <w:r>
        <w:rPr>
          <w:spacing w:val="40"/>
        </w:rPr>
        <w:t xml:space="preserve"> </w:t>
      </w:r>
      <w:r>
        <w:t>government</w:t>
      </w:r>
      <w:r>
        <w:rPr>
          <w:spacing w:val="40"/>
        </w:rPr>
        <w:t xml:space="preserve"> </w:t>
      </w:r>
      <w:r>
        <w:t>may</w:t>
      </w:r>
      <w:r>
        <w:rPr>
          <w:spacing w:val="40"/>
        </w:rPr>
        <w:t xml:space="preserve"> </w:t>
      </w:r>
      <w:r>
        <w:t>still have</w:t>
      </w:r>
      <w:r>
        <w:rPr>
          <w:spacing w:val="40"/>
        </w:rPr>
        <w:t xml:space="preserve"> </w:t>
      </w:r>
      <w:r>
        <w:t>tax</w:t>
      </w:r>
      <w:r>
        <w:rPr>
          <w:spacing w:val="40"/>
        </w:rPr>
        <w:t xml:space="preserve"> </w:t>
      </w:r>
      <w:r>
        <w:t>levies</w:t>
      </w:r>
      <w:r>
        <w:rPr>
          <w:spacing w:val="40"/>
        </w:rPr>
        <w:t xml:space="preserve"> </w:t>
      </w:r>
      <w:r>
        <w:t>for</w:t>
      </w:r>
      <w:r>
        <w:rPr>
          <w:spacing w:val="40"/>
        </w:rPr>
        <w:t xml:space="preserve"> </w:t>
      </w:r>
      <w:r>
        <w:t>other</w:t>
      </w:r>
      <w:r>
        <w:rPr>
          <w:spacing w:val="40"/>
        </w:rPr>
        <w:t xml:space="preserve"> </w:t>
      </w:r>
      <w:r>
        <w:t>purposes</w:t>
      </w:r>
      <w:r>
        <w:rPr>
          <w:spacing w:val="40"/>
        </w:rPr>
        <w:t xml:space="preserve"> </w:t>
      </w:r>
      <w:r>
        <w:t>in</w:t>
      </w:r>
      <w:r>
        <w:rPr>
          <w:spacing w:val="40"/>
        </w:rPr>
        <w:t xml:space="preserve"> </w:t>
      </w:r>
      <w:r>
        <w:t>effect,</w:t>
      </w:r>
      <w:r>
        <w:rPr>
          <w:spacing w:val="40"/>
        </w:rPr>
        <w:t xml:space="preserve"> </w:t>
      </w:r>
      <w:r>
        <w:t>but</w:t>
      </w:r>
      <w:r>
        <w:rPr>
          <w:spacing w:val="40"/>
        </w:rPr>
        <w:t xml:space="preserve"> </w:t>
      </w:r>
      <w:r>
        <w:t>the</w:t>
      </w:r>
      <w:r>
        <w:rPr>
          <w:spacing w:val="40"/>
        </w:rPr>
        <w:t xml:space="preserve"> </w:t>
      </w:r>
      <w:r>
        <w:t>road</w:t>
      </w:r>
      <w:r>
        <w:rPr>
          <w:spacing w:val="40"/>
        </w:rPr>
        <w:t xml:space="preserve"> </w:t>
      </w:r>
      <w:r>
        <w:t>tax</w:t>
      </w:r>
      <w:r>
        <w:rPr>
          <w:spacing w:val="40"/>
        </w:rPr>
        <w:t xml:space="preserve"> </w:t>
      </w:r>
      <w:r>
        <w:t>levy</w:t>
      </w:r>
      <w:r>
        <w:rPr>
          <w:spacing w:val="40"/>
        </w:rPr>
        <w:t xml:space="preserve"> </w:t>
      </w:r>
      <w:r>
        <w:t>that</w:t>
      </w:r>
      <w:r>
        <w:rPr>
          <w:spacing w:val="40"/>
        </w:rPr>
        <w:t xml:space="preserve"> </w:t>
      </w:r>
      <w:r>
        <w:t>failed</w:t>
      </w:r>
      <w:r>
        <w:rPr>
          <w:spacing w:val="40"/>
        </w:rPr>
        <w:t xml:space="preserve"> </w:t>
      </w:r>
      <w:r>
        <w:t>to</w:t>
      </w:r>
      <w:r>
        <w:rPr>
          <w:spacing w:val="40"/>
        </w:rPr>
        <w:t xml:space="preserve"> </w:t>
      </w:r>
      <w:r>
        <w:t>renew</w:t>
      </w:r>
      <w:r>
        <w:rPr>
          <w:spacing w:val="40"/>
        </w:rPr>
        <w:t xml:space="preserve"> </w:t>
      </w:r>
      <w:r>
        <w:t>is no longer collected.</w:t>
      </w:r>
      <w:r>
        <w:rPr>
          <w:spacing w:val="40"/>
        </w:rPr>
        <w:t xml:space="preserve"> </w:t>
      </w:r>
      <w:r>
        <w:t>To investigate the amount of loss in road maintenance funds after a</w:t>
      </w:r>
      <w:r>
        <w:rPr>
          <w:spacing w:val="80"/>
          <w:w w:val="150"/>
        </w:rPr>
        <w:t xml:space="preserve"> </w:t>
      </w:r>
      <w:r>
        <w:t>failure to renew road tax levy, we use information from the levy database, along with home prices</w:t>
      </w:r>
      <w:r>
        <w:rPr>
          <w:spacing w:val="40"/>
        </w:rPr>
        <w:t xml:space="preserve"> </w:t>
      </w:r>
      <w:r>
        <w:t>and</w:t>
      </w:r>
      <w:r>
        <w:rPr>
          <w:spacing w:val="40"/>
        </w:rPr>
        <w:t xml:space="preserve"> </w:t>
      </w:r>
      <w:r>
        <w:t>demographics</w:t>
      </w:r>
      <w:r>
        <w:rPr>
          <w:spacing w:val="40"/>
        </w:rPr>
        <w:t xml:space="preserve"> </w:t>
      </w:r>
      <w:r>
        <w:t>information.</w:t>
      </w:r>
      <w:r>
        <w:rPr>
          <w:spacing w:val="80"/>
        </w:rPr>
        <w:t xml:space="preserve"> </w:t>
      </w:r>
      <w:r>
        <w:t>We</w:t>
      </w:r>
      <w:r>
        <w:rPr>
          <w:spacing w:val="40"/>
        </w:rPr>
        <w:t xml:space="preserve"> </w:t>
      </w:r>
      <w:r>
        <w:t>use</w:t>
      </w:r>
      <w:r>
        <w:rPr>
          <w:spacing w:val="40"/>
        </w:rPr>
        <w:t xml:space="preserve"> </w:t>
      </w:r>
      <w:r>
        <w:t>these</w:t>
      </w:r>
      <w:r>
        <w:rPr>
          <w:spacing w:val="40"/>
        </w:rPr>
        <w:t xml:space="preserve"> </w:t>
      </w:r>
      <w:r>
        <w:t>data</w:t>
      </w:r>
      <w:r>
        <w:rPr>
          <w:spacing w:val="40"/>
        </w:rPr>
        <w:t xml:space="preserve"> </w:t>
      </w:r>
      <w:r>
        <w:t>to</w:t>
      </w:r>
      <w:r>
        <w:rPr>
          <w:spacing w:val="40"/>
        </w:rPr>
        <w:t xml:space="preserve"> </w:t>
      </w:r>
      <w:r>
        <w:t>determine</w:t>
      </w:r>
      <w:r>
        <w:rPr>
          <w:spacing w:val="40"/>
        </w:rPr>
        <w:t xml:space="preserve"> </w:t>
      </w:r>
      <w:r>
        <w:t>the</w:t>
      </w:r>
      <w:r>
        <w:rPr>
          <w:spacing w:val="40"/>
        </w:rPr>
        <w:t xml:space="preserve"> </w:t>
      </w:r>
      <w:r>
        <w:t>dollar</w:t>
      </w:r>
      <w:r>
        <w:rPr>
          <w:spacing w:val="40"/>
        </w:rPr>
        <w:t xml:space="preserve"> </w:t>
      </w:r>
      <w:r>
        <w:t>amount in</w:t>
      </w:r>
      <w:r>
        <w:rPr>
          <w:spacing w:val="40"/>
        </w:rPr>
        <w:t xml:space="preserve"> </w:t>
      </w:r>
      <w:r>
        <w:t>consideration</w:t>
      </w:r>
      <w:r>
        <w:rPr>
          <w:spacing w:val="40"/>
        </w:rPr>
        <w:t xml:space="preserve"> </w:t>
      </w:r>
      <w:r>
        <w:t>when</w:t>
      </w:r>
      <w:r>
        <w:rPr>
          <w:spacing w:val="40"/>
        </w:rPr>
        <w:t xml:space="preserve"> </w:t>
      </w:r>
      <w:r>
        <w:t>a</w:t>
      </w:r>
      <w:r>
        <w:rPr>
          <w:spacing w:val="40"/>
        </w:rPr>
        <w:t xml:space="preserve"> </w:t>
      </w:r>
      <w:r>
        <w:t>household</w:t>
      </w:r>
      <w:r>
        <w:rPr>
          <w:spacing w:val="40"/>
        </w:rPr>
        <w:t xml:space="preserve"> </w:t>
      </w:r>
      <w:r>
        <w:t>is</w:t>
      </w:r>
      <w:r>
        <w:rPr>
          <w:spacing w:val="40"/>
        </w:rPr>
        <w:t xml:space="preserve"> </w:t>
      </w:r>
      <w:r>
        <w:t>making</w:t>
      </w:r>
      <w:r>
        <w:rPr>
          <w:spacing w:val="40"/>
        </w:rPr>
        <w:t xml:space="preserve"> </w:t>
      </w:r>
      <w:r>
        <w:t>a</w:t>
      </w:r>
      <w:r>
        <w:rPr>
          <w:spacing w:val="40"/>
        </w:rPr>
        <w:t xml:space="preserve"> </w:t>
      </w:r>
      <w:r>
        <w:t>decision</w:t>
      </w:r>
      <w:r>
        <w:rPr>
          <w:spacing w:val="40"/>
        </w:rPr>
        <w:t xml:space="preserve"> </w:t>
      </w:r>
      <w:r>
        <w:t>on</w:t>
      </w:r>
      <w:r>
        <w:rPr>
          <w:spacing w:val="40"/>
        </w:rPr>
        <w:t xml:space="preserve"> </w:t>
      </w:r>
      <w:r>
        <w:t>whether</w:t>
      </w:r>
      <w:r>
        <w:rPr>
          <w:spacing w:val="40"/>
        </w:rPr>
        <w:t xml:space="preserve"> </w:t>
      </w:r>
      <w:r>
        <w:t>to</w:t>
      </w:r>
      <w:r>
        <w:rPr>
          <w:spacing w:val="40"/>
        </w:rPr>
        <w:t xml:space="preserve"> </w:t>
      </w:r>
      <w:r>
        <w:t>vote</w:t>
      </w:r>
      <w:r>
        <w:rPr>
          <w:spacing w:val="40"/>
        </w:rPr>
        <w:t xml:space="preserve"> </w:t>
      </w:r>
      <w:r>
        <w:t>for</w:t>
      </w:r>
      <w:r>
        <w:rPr>
          <w:spacing w:val="40"/>
        </w:rPr>
        <w:t xml:space="preserve"> </w:t>
      </w:r>
      <w:r>
        <w:t>or</w:t>
      </w:r>
      <w:r>
        <w:rPr>
          <w:spacing w:val="40"/>
        </w:rPr>
        <w:t xml:space="preserve"> </w:t>
      </w:r>
      <w:r>
        <w:t>against a renewal road tax levy, and we call it Average Road Tax per household, which is the tax</w:t>
      </w:r>
      <w:r>
        <w:rPr>
          <w:spacing w:val="40"/>
        </w:rPr>
        <w:t xml:space="preserve"> </w:t>
      </w:r>
      <w:r>
        <w:t>amount</w:t>
      </w:r>
      <w:r>
        <w:rPr>
          <w:spacing w:val="40"/>
        </w:rPr>
        <w:t xml:space="preserve"> </w:t>
      </w:r>
      <w:r>
        <w:t>that</w:t>
      </w:r>
      <w:r>
        <w:rPr>
          <w:spacing w:val="40"/>
        </w:rPr>
        <w:t xml:space="preserve"> </w:t>
      </w:r>
      <w:r>
        <w:t>a</w:t>
      </w:r>
      <w:r>
        <w:rPr>
          <w:spacing w:val="40"/>
        </w:rPr>
        <w:t xml:space="preserve"> </w:t>
      </w:r>
      <w:r>
        <w:t>household</w:t>
      </w:r>
      <w:r>
        <w:rPr>
          <w:spacing w:val="40"/>
        </w:rPr>
        <w:t xml:space="preserve"> </w:t>
      </w:r>
      <w:r>
        <w:t>will</w:t>
      </w:r>
      <w:r>
        <w:rPr>
          <w:spacing w:val="40"/>
        </w:rPr>
        <w:t xml:space="preserve"> </w:t>
      </w:r>
      <w:r>
        <w:t>be</w:t>
      </w:r>
      <w:r>
        <w:rPr>
          <w:spacing w:val="40"/>
        </w:rPr>
        <w:t xml:space="preserve"> </w:t>
      </w:r>
      <w:r>
        <w:t>paying</w:t>
      </w:r>
      <w:r>
        <w:rPr>
          <w:spacing w:val="40"/>
        </w:rPr>
        <w:t xml:space="preserve"> </w:t>
      </w:r>
      <w:r>
        <w:t>if</w:t>
      </w:r>
      <w:r>
        <w:rPr>
          <w:spacing w:val="40"/>
        </w:rPr>
        <w:t xml:space="preserve"> </w:t>
      </w:r>
      <w:r>
        <w:t>the</w:t>
      </w:r>
      <w:r>
        <w:rPr>
          <w:spacing w:val="40"/>
        </w:rPr>
        <w:t xml:space="preserve"> </w:t>
      </w:r>
      <w:r>
        <w:t>levy</w:t>
      </w:r>
      <w:r>
        <w:rPr>
          <w:spacing w:val="40"/>
        </w:rPr>
        <w:t xml:space="preserve"> </w:t>
      </w:r>
      <w:r>
        <w:t>is</w:t>
      </w:r>
      <w:r>
        <w:rPr>
          <w:spacing w:val="40"/>
        </w:rPr>
        <w:t xml:space="preserve"> </w:t>
      </w:r>
      <w:r>
        <w:t>successfully</w:t>
      </w:r>
      <w:r>
        <w:rPr>
          <w:spacing w:val="40"/>
        </w:rPr>
        <w:t xml:space="preserve"> </w:t>
      </w:r>
      <w:r>
        <w:t>renewed.</w:t>
      </w:r>
      <w:r>
        <w:rPr>
          <w:spacing w:val="80"/>
        </w:rPr>
        <w:t xml:space="preserve"> </w:t>
      </w:r>
      <w:r>
        <w:t>Average</w:t>
      </w:r>
      <w:r>
        <w:rPr>
          <w:spacing w:val="40"/>
        </w:rPr>
        <w:t xml:space="preserve"> </w:t>
      </w:r>
      <w:r>
        <w:t>Road Tax</w:t>
      </w:r>
      <w:r>
        <w:rPr>
          <w:spacing w:val="40"/>
        </w:rPr>
        <w:t xml:space="preserve"> </w:t>
      </w:r>
      <w:r>
        <w:t>per</w:t>
      </w:r>
      <w:r>
        <w:rPr>
          <w:spacing w:val="40"/>
        </w:rPr>
        <w:t xml:space="preserve"> </w:t>
      </w:r>
      <w:r>
        <w:t>household</w:t>
      </w:r>
      <w:r>
        <w:rPr>
          <w:spacing w:val="40"/>
        </w:rPr>
        <w:t xml:space="preserve"> </w:t>
      </w:r>
      <w:r>
        <w:t>is</w:t>
      </w:r>
      <w:r>
        <w:rPr>
          <w:spacing w:val="40"/>
        </w:rPr>
        <w:t xml:space="preserve"> </w:t>
      </w:r>
      <w:r>
        <w:t>computed</w:t>
      </w:r>
      <w:r>
        <w:rPr>
          <w:spacing w:val="40"/>
        </w:rPr>
        <w:t xml:space="preserve"> </w:t>
      </w:r>
      <w:r>
        <w:t>using</w:t>
      </w:r>
      <w:r>
        <w:rPr>
          <w:spacing w:val="40"/>
        </w:rPr>
        <w:t xml:space="preserve"> </w:t>
      </w:r>
      <w:r>
        <w:t>the</w:t>
      </w:r>
      <w:r>
        <w:rPr>
          <w:spacing w:val="40"/>
        </w:rPr>
        <w:t xml:space="preserve"> </w:t>
      </w:r>
      <w:r>
        <w:t>following</w:t>
      </w:r>
      <w:r>
        <w:rPr>
          <w:spacing w:val="40"/>
        </w:rPr>
        <w:t xml:space="preserve"> </w:t>
      </w:r>
      <w:r>
        <w:t>formula</w:t>
      </w:r>
      <w:ins w:id="62" w:author="Brasington, David (brasindd)" w:date="2025-03-02T13:28:00Z">
        <w:r w:rsidR="00F758D6">
          <w:t>:</w:t>
        </w:r>
      </w:ins>
      <w:del w:id="63" w:author="Brasington, David (brasindd)" w:date="2025-03-02T13:28:00Z">
        <w:r w:rsidDel="00F758D6">
          <w:rPr>
            <w:spacing w:val="40"/>
          </w:rPr>
          <w:delText xml:space="preserve"> </w:delText>
        </w:r>
        <w:r w:rsidDel="00F758D6">
          <w:delText>-</w:delText>
        </w:r>
      </w:del>
    </w:p>
    <w:p w14:paraId="502EBBC8" w14:textId="77777777" w:rsidR="00C96556" w:rsidRDefault="00C96556">
      <w:pPr>
        <w:pStyle w:val="BodyText"/>
        <w:spacing w:before="69"/>
      </w:pPr>
    </w:p>
    <w:p w14:paraId="2BE6D67A" w14:textId="77777777" w:rsidR="00C96556" w:rsidRDefault="00F61671">
      <w:pPr>
        <w:pStyle w:val="BodyText"/>
        <w:spacing w:line="840" w:lineRule="atLeast"/>
        <w:ind w:left="351" w:right="1077" w:firstLine="325"/>
        <w:jc w:val="both"/>
      </w:pPr>
      <w:r>
        <w:rPr>
          <w:w w:val="105"/>
        </w:rPr>
        <w:t>Average</w:t>
      </w:r>
      <w:r>
        <w:rPr>
          <w:spacing w:val="-7"/>
          <w:w w:val="105"/>
        </w:rPr>
        <w:t xml:space="preserve"> </w:t>
      </w:r>
      <w:r>
        <w:rPr>
          <w:w w:val="105"/>
        </w:rPr>
        <w:t>Road Tax per household</w:t>
      </w:r>
      <w:r>
        <w:rPr>
          <w:rFonts w:ascii="Verdana" w:hAnsi="Verdana"/>
          <w:i/>
          <w:w w:val="105"/>
          <w:position w:val="-5"/>
          <w:sz w:val="16"/>
        </w:rPr>
        <w:t xml:space="preserve">it </w:t>
      </w:r>
      <w:r>
        <w:rPr>
          <w:w w:val="125"/>
        </w:rPr>
        <w:t>=</w:t>
      </w:r>
      <w:r>
        <w:rPr>
          <w:spacing w:val="-9"/>
          <w:w w:val="125"/>
        </w:rPr>
        <w:t xml:space="preserve"> </w:t>
      </w:r>
      <w:r>
        <w:rPr>
          <w:w w:val="105"/>
        </w:rPr>
        <w:t>millage rate</w:t>
      </w:r>
      <w:r>
        <w:rPr>
          <w:rFonts w:ascii="Verdana" w:hAnsi="Verdana"/>
          <w:i/>
          <w:w w:val="105"/>
          <w:position w:val="-5"/>
          <w:sz w:val="16"/>
        </w:rPr>
        <w:t>it</w:t>
      </w:r>
      <w:r>
        <w:rPr>
          <w:rFonts w:ascii="Verdana" w:hAnsi="Verdana"/>
          <w:i/>
          <w:spacing w:val="-3"/>
          <w:w w:val="105"/>
          <w:position w:val="-5"/>
          <w:sz w:val="16"/>
        </w:rPr>
        <w:t xml:space="preserve"> </w:t>
      </w:r>
      <w:r>
        <w:rPr>
          <w:rFonts w:ascii="Verdana" w:hAnsi="Verdana"/>
          <w:i/>
          <w:w w:val="105"/>
        </w:rPr>
        <w:t>×</w:t>
      </w:r>
      <w:r>
        <w:rPr>
          <w:rFonts w:ascii="Verdana" w:hAnsi="Verdana"/>
          <w:i/>
          <w:spacing w:val="-23"/>
          <w:w w:val="105"/>
        </w:rPr>
        <w:t xml:space="preserve"> </w:t>
      </w:r>
      <w:r>
        <w:rPr>
          <w:w w:val="105"/>
        </w:rPr>
        <w:t xml:space="preserve">Average Assessed </w:t>
      </w:r>
      <w:proofErr w:type="gramStart"/>
      <w:r>
        <w:rPr>
          <w:w w:val="105"/>
        </w:rPr>
        <w:t>value</w:t>
      </w:r>
      <w:r>
        <w:rPr>
          <w:rFonts w:ascii="Verdana" w:hAnsi="Verdana"/>
          <w:i/>
          <w:w w:val="105"/>
          <w:position w:val="-5"/>
          <w:sz w:val="16"/>
        </w:rPr>
        <w:t>it</w:t>
      </w:r>
      <w:r>
        <w:rPr>
          <w:rFonts w:ascii="Verdana" w:hAnsi="Verdana"/>
          <w:i/>
          <w:spacing w:val="40"/>
          <w:w w:val="105"/>
          <w:position w:val="-5"/>
          <w:sz w:val="16"/>
        </w:rPr>
        <w:t xml:space="preserve">  </w:t>
      </w:r>
      <w:r>
        <w:rPr>
          <w:w w:val="105"/>
        </w:rPr>
        <w:t>(</w:t>
      </w:r>
      <w:proofErr w:type="gramEnd"/>
      <w:r>
        <w:rPr>
          <w:w w:val="105"/>
        </w:rPr>
        <w:t>1) where</w:t>
      </w:r>
      <w:r>
        <w:rPr>
          <w:spacing w:val="-8"/>
          <w:w w:val="125"/>
        </w:rPr>
        <w:t xml:space="preserve"> </w:t>
      </w:r>
      <w:proofErr w:type="spellStart"/>
      <w:r>
        <w:rPr>
          <w:i/>
          <w:w w:val="125"/>
        </w:rPr>
        <w:t>i</w:t>
      </w:r>
      <w:proofErr w:type="spellEnd"/>
      <w:r>
        <w:rPr>
          <w:i/>
          <w:spacing w:val="-8"/>
          <w:w w:val="125"/>
        </w:rPr>
        <w:t xml:space="preserve"> </w:t>
      </w:r>
      <w:r>
        <w:rPr>
          <w:w w:val="105"/>
        </w:rPr>
        <w:t>is</w:t>
      </w:r>
      <w:r>
        <w:rPr>
          <w:spacing w:val="3"/>
          <w:w w:val="105"/>
        </w:rPr>
        <w:t xml:space="preserve"> </w:t>
      </w:r>
      <w:r>
        <w:rPr>
          <w:w w:val="105"/>
        </w:rPr>
        <w:t>the</w:t>
      </w:r>
      <w:r>
        <w:rPr>
          <w:spacing w:val="3"/>
          <w:w w:val="105"/>
        </w:rPr>
        <w:t xml:space="preserve"> </w:t>
      </w:r>
      <w:r>
        <w:rPr>
          <w:w w:val="105"/>
        </w:rPr>
        <w:t>city,</w:t>
      </w:r>
      <w:r>
        <w:rPr>
          <w:spacing w:val="4"/>
          <w:w w:val="105"/>
        </w:rPr>
        <w:t xml:space="preserve"> </w:t>
      </w:r>
      <w:r>
        <w:rPr>
          <w:i/>
          <w:w w:val="105"/>
        </w:rPr>
        <w:t>t</w:t>
      </w:r>
      <w:r>
        <w:rPr>
          <w:i/>
          <w:spacing w:val="3"/>
          <w:w w:val="105"/>
        </w:rPr>
        <w:t xml:space="preserve"> </w:t>
      </w:r>
      <w:r>
        <w:rPr>
          <w:w w:val="105"/>
        </w:rPr>
        <w:t>is</w:t>
      </w:r>
      <w:r>
        <w:rPr>
          <w:spacing w:val="3"/>
          <w:w w:val="105"/>
        </w:rPr>
        <w:t xml:space="preserve"> </w:t>
      </w:r>
      <w:r>
        <w:rPr>
          <w:w w:val="105"/>
        </w:rPr>
        <w:t>the</w:t>
      </w:r>
      <w:r>
        <w:rPr>
          <w:spacing w:val="3"/>
          <w:w w:val="105"/>
        </w:rPr>
        <w:t xml:space="preserve"> </w:t>
      </w:r>
      <w:r>
        <w:rPr>
          <w:w w:val="105"/>
        </w:rPr>
        <w:t>year,</w:t>
      </w:r>
      <w:r>
        <w:rPr>
          <w:spacing w:val="3"/>
          <w:w w:val="105"/>
        </w:rPr>
        <w:t xml:space="preserve"> </w:t>
      </w:r>
      <w:r>
        <w:rPr>
          <w:w w:val="105"/>
        </w:rPr>
        <w:t>and</w:t>
      </w:r>
      <w:r>
        <w:rPr>
          <w:spacing w:val="3"/>
          <w:w w:val="105"/>
        </w:rPr>
        <w:t xml:space="preserve"> </w:t>
      </w:r>
      <w:r>
        <w:rPr>
          <w:w w:val="105"/>
        </w:rPr>
        <w:t>millage</w:t>
      </w:r>
      <w:r>
        <w:rPr>
          <w:spacing w:val="4"/>
          <w:w w:val="105"/>
        </w:rPr>
        <w:t xml:space="preserve"> </w:t>
      </w:r>
      <w:r>
        <w:rPr>
          <w:w w:val="105"/>
        </w:rPr>
        <w:t>rate</w:t>
      </w:r>
      <w:r>
        <w:rPr>
          <w:spacing w:val="4"/>
          <w:w w:val="105"/>
        </w:rPr>
        <w:t xml:space="preserve"> </w:t>
      </w:r>
      <w:hyperlink w:anchor="_bookmark1" w:history="1">
        <w:r>
          <w:rPr>
            <w:w w:val="105"/>
            <w:vertAlign w:val="superscript"/>
          </w:rPr>
          <w:t>1</w:t>
        </w:r>
      </w:hyperlink>
      <w:r>
        <w:rPr>
          <w:spacing w:val="11"/>
          <w:w w:val="105"/>
        </w:rPr>
        <w:t xml:space="preserve"> </w:t>
      </w:r>
      <w:r>
        <w:rPr>
          <w:w w:val="105"/>
        </w:rPr>
        <w:t>is</w:t>
      </w:r>
      <w:r>
        <w:rPr>
          <w:spacing w:val="3"/>
          <w:w w:val="105"/>
        </w:rPr>
        <w:t xml:space="preserve"> </w:t>
      </w:r>
      <w:r>
        <w:rPr>
          <w:w w:val="105"/>
        </w:rPr>
        <w:t>the</w:t>
      </w:r>
      <w:r>
        <w:rPr>
          <w:spacing w:val="3"/>
          <w:w w:val="105"/>
        </w:rPr>
        <w:t xml:space="preserve"> </w:t>
      </w:r>
      <w:r>
        <w:rPr>
          <w:w w:val="105"/>
        </w:rPr>
        <w:t>predetermined</w:t>
      </w:r>
      <w:r>
        <w:rPr>
          <w:spacing w:val="3"/>
          <w:w w:val="105"/>
        </w:rPr>
        <w:t xml:space="preserve"> </w:t>
      </w:r>
      <w:r>
        <w:rPr>
          <w:w w:val="105"/>
        </w:rPr>
        <w:t>millage</w:t>
      </w:r>
      <w:r>
        <w:rPr>
          <w:spacing w:val="4"/>
          <w:w w:val="105"/>
        </w:rPr>
        <w:t xml:space="preserve"> </w:t>
      </w:r>
      <w:r>
        <w:rPr>
          <w:spacing w:val="-2"/>
          <w:w w:val="105"/>
        </w:rPr>
        <w:t>amount</w:t>
      </w:r>
    </w:p>
    <w:p w14:paraId="51BED299" w14:textId="77777777" w:rsidR="00C96556" w:rsidRDefault="00F61671">
      <w:pPr>
        <w:pStyle w:val="BodyText"/>
        <w:rPr>
          <w:sz w:val="10"/>
        </w:rPr>
      </w:pPr>
      <w:r>
        <w:rPr>
          <w:noProof/>
          <w:sz w:val="10"/>
        </w:rPr>
        <mc:AlternateContent>
          <mc:Choice Requires="wps">
            <w:drawing>
              <wp:anchor distT="0" distB="0" distL="0" distR="0" simplePos="0" relativeHeight="487588352" behindDoc="1" locked="0" layoutInCell="1" allowOverlap="1" wp14:anchorId="5AD50D74" wp14:editId="3A71FAC0">
                <wp:simplePos x="0" y="0"/>
                <wp:positionH relativeFrom="page">
                  <wp:posOffset>914400</wp:posOffset>
                </wp:positionH>
                <wp:positionV relativeFrom="paragraph">
                  <wp:posOffset>92901</wp:posOffset>
                </wp:positionV>
                <wp:extent cx="237744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C5AC0C" id="Graphic 3" o:spid="_x0000_s1026" style="position:absolute;margin-left:1in;margin-top:7.3pt;width:187.2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" path="m,l2377401,e" filled="f" strokeweight=".14039mm">
                <v:path arrowok="t"/>
                <w10:wrap type="topAndBottom" anchorx="page"/>
              </v:shape>
            </w:pict>
          </mc:Fallback>
        </mc:AlternateContent>
      </w:r>
    </w:p>
    <w:p w14:paraId="20A20DFA" w14:textId="202AB857" w:rsidR="00C96556" w:rsidRDefault="00F61671">
      <w:pPr>
        <w:spacing w:before="23"/>
        <w:ind w:left="332"/>
        <w:rPr>
          <w:sz w:val="20"/>
        </w:rPr>
      </w:pPr>
      <w:r>
        <w:rPr>
          <w:rFonts w:ascii="Roboto"/>
          <w:w w:val="105"/>
          <w:sz w:val="20"/>
          <w:vertAlign w:val="superscript"/>
        </w:rPr>
        <w:t>1</w:t>
      </w:r>
      <w:bookmarkStart w:id="64" w:name="_bookmark1"/>
      <w:bookmarkEnd w:id="64"/>
      <w:r>
        <w:rPr>
          <w:w w:val="105"/>
          <w:sz w:val="20"/>
        </w:rPr>
        <w:t>Millage</w:t>
      </w:r>
      <w:r>
        <w:rPr>
          <w:spacing w:val="13"/>
          <w:w w:val="105"/>
          <w:sz w:val="20"/>
        </w:rPr>
        <w:t xml:space="preserve"> </w:t>
      </w:r>
      <w:r>
        <w:rPr>
          <w:w w:val="105"/>
          <w:sz w:val="20"/>
        </w:rPr>
        <w:t>is</w:t>
      </w:r>
      <w:r>
        <w:rPr>
          <w:spacing w:val="13"/>
          <w:w w:val="105"/>
          <w:sz w:val="20"/>
        </w:rPr>
        <w:t xml:space="preserve"> </w:t>
      </w:r>
      <w:r>
        <w:rPr>
          <w:w w:val="105"/>
          <w:sz w:val="20"/>
        </w:rPr>
        <w:t>property</w:t>
      </w:r>
      <w:r>
        <w:rPr>
          <w:spacing w:val="13"/>
          <w:w w:val="105"/>
          <w:sz w:val="20"/>
        </w:rPr>
        <w:t xml:space="preserve"> </w:t>
      </w:r>
      <w:r>
        <w:rPr>
          <w:w w:val="105"/>
          <w:sz w:val="20"/>
        </w:rPr>
        <w:t>tax</w:t>
      </w:r>
      <w:r>
        <w:rPr>
          <w:spacing w:val="14"/>
          <w:w w:val="105"/>
          <w:sz w:val="20"/>
        </w:rPr>
        <w:t xml:space="preserve"> </w:t>
      </w:r>
      <w:r>
        <w:rPr>
          <w:w w:val="105"/>
          <w:sz w:val="20"/>
        </w:rPr>
        <w:t>rate</w:t>
      </w:r>
      <w:r>
        <w:rPr>
          <w:spacing w:val="13"/>
          <w:w w:val="105"/>
          <w:sz w:val="20"/>
        </w:rPr>
        <w:t xml:space="preserve"> </w:t>
      </w:r>
      <w:r>
        <w:rPr>
          <w:w w:val="105"/>
          <w:sz w:val="20"/>
        </w:rPr>
        <w:t>expressed</w:t>
      </w:r>
      <w:r>
        <w:rPr>
          <w:spacing w:val="13"/>
          <w:w w:val="105"/>
          <w:sz w:val="20"/>
        </w:rPr>
        <w:t xml:space="preserve"> </w:t>
      </w:r>
      <w:r>
        <w:rPr>
          <w:w w:val="105"/>
          <w:sz w:val="20"/>
        </w:rPr>
        <w:t>in</w:t>
      </w:r>
      <w:r>
        <w:rPr>
          <w:spacing w:val="13"/>
          <w:w w:val="105"/>
          <w:sz w:val="20"/>
        </w:rPr>
        <w:t xml:space="preserve"> </w:t>
      </w:r>
      <w:r>
        <w:rPr>
          <w:w w:val="105"/>
          <w:sz w:val="20"/>
        </w:rPr>
        <w:t>mills</w:t>
      </w:r>
      <w:r>
        <w:rPr>
          <w:spacing w:val="14"/>
          <w:w w:val="105"/>
          <w:sz w:val="20"/>
        </w:rPr>
        <w:t xml:space="preserve"> </w:t>
      </w:r>
      <w:r>
        <w:rPr>
          <w:w w:val="105"/>
          <w:sz w:val="20"/>
        </w:rPr>
        <w:t>(tax</w:t>
      </w:r>
      <w:r>
        <w:rPr>
          <w:spacing w:val="13"/>
          <w:w w:val="105"/>
          <w:sz w:val="20"/>
        </w:rPr>
        <w:t xml:space="preserve"> </w:t>
      </w:r>
      <w:r>
        <w:rPr>
          <w:w w:val="105"/>
          <w:sz w:val="20"/>
        </w:rPr>
        <w:t>per</w:t>
      </w:r>
      <w:r>
        <w:rPr>
          <w:spacing w:val="13"/>
          <w:w w:val="105"/>
          <w:sz w:val="20"/>
        </w:rPr>
        <w:t xml:space="preserve"> </w:t>
      </w:r>
      <w:r>
        <w:rPr>
          <w:rFonts w:ascii="Times New Roman"/>
          <w:w w:val="105"/>
          <w:sz w:val="21"/>
        </w:rPr>
        <w:t>$</w:t>
      </w:r>
      <w:r>
        <w:rPr>
          <w:w w:val="105"/>
          <w:sz w:val="20"/>
        </w:rPr>
        <w:t>1</w:t>
      </w:r>
      <w:ins w:id="65" w:author="Brasington, David (brasindd)" w:date="2025-03-02T13:29:00Z">
        <w:r w:rsidR="00F758D6">
          <w:rPr>
            <w:w w:val="105"/>
            <w:sz w:val="20"/>
          </w:rPr>
          <w:t>,</w:t>
        </w:r>
      </w:ins>
      <w:r>
        <w:rPr>
          <w:w w:val="105"/>
          <w:sz w:val="20"/>
        </w:rPr>
        <w:t>000</w:t>
      </w:r>
      <w:r>
        <w:rPr>
          <w:spacing w:val="14"/>
          <w:w w:val="105"/>
          <w:sz w:val="20"/>
        </w:rPr>
        <w:t xml:space="preserve"> </w:t>
      </w:r>
      <w:r>
        <w:rPr>
          <w:w w:val="105"/>
          <w:sz w:val="20"/>
        </w:rPr>
        <w:t>of</w:t>
      </w:r>
      <w:r>
        <w:rPr>
          <w:spacing w:val="13"/>
          <w:w w:val="105"/>
          <w:sz w:val="20"/>
        </w:rPr>
        <w:t xml:space="preserve"> </w:t>
      </w:r>
      <w:r>
        <w:rPr>
          <w:w w:val="105"/>
          <w:sz w:val="20"/>
        </w:rPr>
        <w:t>assessed</w:t>
      </w:r>
      <w:r>
        <w:rPr>
          <w:spacing w:val="13"/>
          <w:w w:val="105"/>
          <w:sz w:val="20"/>
        </w:rPr>
        <w:t xml:space="preserve"> </w:t>
      </w:r>
      <w:r>
        <w:rPr>
          <w:spacing w:val="-2"/>
          <w:w w:val="105"/>
          <w:sz w:val="20"/>
        </w:rPr>
        <w:t>value)</w:t>
      </w:r>
      <w:ins w:id="66" w:author="Brasington, David (brasindd)" w:date="2025-03-02T13:29:00Z">
        <w:r w:rsidR="00F758D6">
          <w:rPr>
            <w:spacing w:val="-2"/>
            <w:w w:val="105"/>
            <w:sz w:val="20"/>
          </w:rPr>
          <w:t>.</w:t>
        </w:r>
      </w:ins>
    </w:p>
    <w:p w14:paraId="03FEF3DC" w14:textId="77777777" w:rsidR="00C96556" w:rsidRDefault="00C96556">
      <w:pPr>
        <w:rPr>
          <w:sz w:val="20"/>
        </w:rPr>
        <w:sectPr w:rsidR="00C96556">
          <w:pgSz w:w="12240" w:h="15840"/>
          <w:pgMar w:top="1420" w:right="360" w:bottom="1020" w:left="1440" w:header="0" w:footer="749" w:gutter="0"/>
          <w:cols w:space="720"/>
        </w:sectPr>
      </w:pPr>
    </w:p>
    <w:p w14:paraId="66DDEFB3" w14:textId="77777777" w:rsidR="00C96556" w:rsidRDefault="00F61671">
      <w:pPr>
        <w:pStyle w:val="BodyText"/>
        <w:spacing w:before="50" w:line="391" w:lineRule="auto"/>
        <w:ind w:right="1078"/>
        <w:jc w:val="both"/>
      </w:pPr>
      <w:r>
        <w:lastRenderedPageBreak/>
        <w:t>set for the road tax levy.</w:t>
      </w:r>
      <w:r>
        <w:rPr>
          <w:spacing w:val="40"/>
        </w:rPr>
        <w:t xml:space="preserve"> </w:t>
      </w:r>
      <w:r>
        <w:t>The average assessed value is 35% of the average appraisal value</w:t>
      </w:r>
      <w:hyperlink w:anchor="_bookmark3" w:history="1">
        <w:r>
          <w:rPr>
            <w:vertAlign w:val="superscript"/>
          </w:rPr>
          <w:t>2</w:t>
        </w:r>
      </w:hyperlink>
      <w:r>
        <w:t>, which</w:t>
      </w:r>
      <w:r>
        <w:rPr>
          <w:spacing w:val="37"/>
        </w:rPr>
        <w:t xml:space="preserve"> </w:t>
      </w:r>
      <w:r>
        <w:t>for</w:t>
      </w:r>
      <w:r>
        <w:rPr>
          <w:spacing w:val="36"/>
        </w:rPr>
        <w:t xml:space="preserve"> </w:t>
      </w:r>
      <w:r>
        <w:t>our</w:t>
      </w:r>
      <w:r>
        <w:rPr>
          <w:spacing w:val="36"/>
        </w:rPr>
        <w:t xml:space="preserve"> </w:t>
      </w:r>
      <w:r>
        <w:t>study</w:t>
      </w:r>
      <w:r>
        <w:rPr>
          <w:spacing w:val="36"/>
        </w:rPr>
        <w:t xml:space="preserve"> </w:t>
      </w:r>
      <w:r>
        <w:t>equals</w:t>
      </w:r>
      <w:r>
        <w:rPr>
          <w:spacing w:val="36"/>
        </w:rPr>
        <w:t xml:space="preserve"> </w:t>
      </w:r>
      <w:r>
        <w:t>the</w:t>
      </w:r>
      <w:r>
        <w:rPr>
          <w:spacing w:val="36"/>
        </w:rPr>
        <w:t xml:space="preserve"> </w:t>
      </w:r>
      <w:r>
        <w:t>average</w:t>
      </w:r>
      <w:r>
        <w:rPr>
          <w:spacing w:val="36"/>
        </w:rPr>
        <w:t xml:space="preserve"> </w:t>
      </w:r>
      <w:r>
        <w:t>sale</w:t>
      </w:r>
      <w:r>
        <w:rPr>
          <w:spacing w:val="36"/>
        </w:rPr>
        <w:t xml:space="preserve"> </w:t>
      </w:r>
      <w:r>
        <w:t>price</w:t>
      </w:r>
      <w:r>
        <w:rPr>
          <w:spacing w:val="36"/>
        </w:rPr>
        <w:t xml:space="preserve"> </w:t>
      </w:r>
      <w:r>
        <w:t>of</w:t>
      </w:r>
      <w:r>
        <w:rPr>
          <w:spacing w:val="36"/>
        </w:rPr>
        <w:t xml:space="preserve"> </w:t>
      </w:r>
      <w:r>
        <w:t>homes</w:t>
      </w:r>
      <w:r>
        <w:rPr>
          <w:spacing w:val="36"/>
        </w:rPr>
        <w:t xml:space="preserve"> </w:t>
      </w:r>
      <w:r>
        <w:t>in</w:t>
      </w:r>
      <w:r>
        <w:rPr>
          <w:spacing w:val="37"/>
        </w:rPr>
        <w:t xml:space="preserve"> </w:t>
      </w:r>
      <w:r>
        <w:t>the</w:t>
      </w:r>
      <w:r>
        <w:rPr>
          <w:spacing w:val="36"/>
        </w:rPr>
        <w:t xml:space="preserve"> </w:t>
      </w:r>
      <w:r>
        <w:t>city</w:t>
      </w:r>
      <w:r>
        <w:rPr>
          <w:spacing w:val="36"/>
        </w:rPr>
        <w:t xml:space="preserve"> </w:t>
      </w:r>
      <w:r>
        <w:t>for</w:t>
      </w:r>
      <w:r>
        <w:rPr>
          <w:spacing w:val="36"/>
        </w:rPr>
        <w:t xml:space="preserve"> </w:t>
      </w:r>
      <w:r>
        <w:t>that</w:t>
      </w:r>
      <w:r>
        <w:rPr>
          <w:spacing w:val="36"/>
        </w:rPr>
        <w:t xml:space="preserve"> </w:t>
      </w:r>
      <w:r>
        <w:t>year.</w:t>
      </w:r>
      <w:r>
        <w:rPr>
          <w:spacing w:val="80"/>
        </w:rPr>
        <w:t xml:space="preserve"> </w:t>
      </w:r>
      <w:r>
        <w:t>From this,</w:t>
      </w:r>
      <w:r>
        <w:rPr>
          <w:spacing w:val="28"/>
        </w:rPr>
        <w:t xml:space="preserve"> </w:t>
      </w:r>
      <w:r>
        <w:t>we</w:t>
      </w:r>
      <w:r>
        <w:rPr>
          <w:spacing w:val="27"/>
        </w:rPr>
        <w:t xml:space="preserve"> </w:t>
      </w:r>
      <w:r>
        <w:t>can</w:t>
      </w:r>
      <w:r>
        <w:rPr>
          <w:spacing w:val="27"/>
        </w:rPr>
        <w:t xml:space="preserve"> </w:t>
      </w:r>
      <w:r>
        <w:t>also</w:t>
      </w:r>
      <w:r>
        <w:rPr>
          <w:spacing w:val="27"/>
        </w:rPr>
        <w:t xml:space="preserve"> </w:t>
      </w:r>
      <w:r>
        <w:t>compute</w:t>
      </w:r>
      <w:r>
        <w:rPr>
          <w:spacing w:val="27"/>
        </w:rPr>
        <w:t xml:space="preserve"> </w:t>
      </w:r>
      <w:r>
        <w:t>the</w:t>
      </w:r>
      <w:r>
        <w:rPr>
          <w:spacing w:val="27"/>
        </w:rPr>
        <w:t xml:space="preserve"> </w:t>
      </w:r>
      <w:r>
        <w:t>average</w:t>
      </w:r>
      <w:r>
        <w:rPr>
          <w:spacing w:val="27"/>
        </w:rPr>
        <w:t xml:space="preserve"> </w:t>
      </w:r>
      <w:r>
        <w:t>road</w:t>
      </w:r>
      <w:r>
        <w:rPr>
          <w:spacing w:val="27"/>
        </w:rPr>
        <w:t xml:space="preserve"> </w:t>
      </w:r>
      <w:r>
        <w:t>tax</w:t>
      </w:r>
      <w:r>
        <w:rPr>
          <w:spacing w:val="27"/>
        </w:rPr>
        <w:t xml:space="preserve"> </w:t>
      </w:r>
      <w:r>
        <w:t>per</w:t>
      </w:r>
      <w:r>
        <w:rPr>
          <w:spacing w:val="27"/>
        </w:rPr>
        <w:t xml:space="preserve"> </w:t>
      </w:r>
      <w:r>
        <w:t>city</w:t>
      </w:r>
      <w:r>
        <w:rPr>
          <w:spacing w:val="27"/>
        </w:rPr>
        <w:t xml:space="preserve"> </w:t>
      </w:r>
      <w:r>
        <w:t>by</w:t>
      </w:r>
      <w:r>
        <w:rPr>
          <w:spacing w:val="27"/>
        </w:rPr>
        <w:t xml:space="preserve"> </w:t>
      </w:r>
      <w:r>
        <w:t>multiplying</w:t>
      </w:r>
      <w:r>
        <w:rPr>
          <w:spacing w:val="27"/>
        </w:rPr>
        <w:t xml:space="preserve"> </w:t>
      </w:r>
      <w:r>
        <w:t>the</w:t>
      </w:r>
      <w:r>
        <w:rPr>
          <w:spacing w:val="27"/>
        </w:rPr>
        <w:t xml:space="preserve"> </w:t>
      </w:r>
      <w:r>
        <w:t>average</w:t>
      </w:r>
      <w:r>
        <w:rPr>
          <w:spacing w:val="27"/>
        </w:rPr>
        <w:t xml:space="preserve"> </w:t>
      </w:r>
      <w:r>
        <w:t>road</w:t>
      </w:r>
      <w:r>
        <w:rPr>
          <w:spacing w:val="27"/>
        </w:rPr>
        <w:t xml:space="preserve"> </w:t>
      </w:r>
      <w:r>
        <w:t>tax per</w:t>
      </w:r>
      <w:r>
        <w:rPr>
          <w:spacing w:val="40"/>
        </w:rPr>
        <w:t xml:space="preserve"> </w:t>
      </w:r>
      <w:r>
        <w:t>household</w:t>
      </w:r>
      <w:r>
        <w:rPr>
          <w:spacing w:val="40"/>
        </w:rPr>
        <w:t xml:space="preserve"> </w:t>
      </w:r>
      <w:r>
        <w:t>with</w:t>
      </w:r>
      <w:r>
        <w:rPr>
          <w:spacing w:val="40"/>
        </w:rPr>
        <w:t xml:space="preserve"> </w:t>
      </w:r>
      <w:r>
        <w:t>the</w:t>
      </w:r>
      <w:r>
        <w:rPr>
          <w:spacing w:val="40"/>
        </w:rPr>
        <w:t xml:space="preserve"> </w:t>
      </w:r>
      <w:r>
        <w:t>number</w:t>
      </w:r>
      <w:r>
        <w:rPr>
          <w:spacing w:val="40"/>
        </w:rPr>
        <w:t xml:space="preserve"> </w:t>
      </w:r>
      <w:r>
        <w:t>of</w:t>
      </w:r>
      <w:r>
        <w:rPr>
          <w:spacing w:val="40"/>
        </w:rPr>
        <w:t xml:space="preserve"> </w:t>
      </w:r>
      <w:r>
        <w:t>households</w:t>
      </w:r>
      <w:r>
        <w:rPr>
          <w:spacing w:val="40"/>
        </w:rPr>
        <w:t xml:space="preserve"> </w:t>
      </w:r>
      <w:r>
        <w:t>in</w:t>
      </w:r>
      <w:r>
        <w:rPr>
          <w:spacing w:val="40"/>
        </w:rPr>
        <w:t xml:space="preserve"> </w:t>
      </w:r>
      <w:r>
        <w:t>the</w:t>
      </w:r>
      <w:r>
        <w:rPr>
          <w:spacing w:val="40"/>
        </w:rPr>
        <w:t xml:space="preserve"> </w:t>
      </w:r>
      <w:r>
        <w:t>city.</w:t>
      </w:r>
    </w:p>
    <w:p w14:paraId="6B418961" w14:textId="6466A135" w:rsidR="00C96556" w:rsidRDefault="00F61671">
      <w:pPr>
        <w:pStyle w:val="BodyText"/>
        <w:spacing w:before="3" w:line="384" w:lineRule="auto"/>
        <w:ind w:right="1077" w:firstLine="351"/>
        <w:jc w:val="both"/>
      </w:pPr>
      <w:r>
        <w:t>Although we acknowledge large variation in the appraisal value across neighborhoods and</w:t>
      </w:r>
      <w:r>
        <w:rPr>
          <w:spacing w:val="40"/>
        </w:rPr>
        <w:t xml:space="preserve"> </w:t>
      </w:r>
      <w:r>
        <w:t xml:space="preserve">in millage rates across referendums, we find that the average road tax per household is </w:t>
      </w:r>
      <w:r>
        <w:rPr>
          <w:rFonts w:ascii="Sitka Heading" w:hAnsi="Sitka Heading"/>
          <w:sz w:val="25"/>
        </w:rPr>
        <w:t>$</w:t>
      </w:r>
      <w:r>
        <w:t>76,</w:t>
      </w:r>
      <w:r>
        <w:rPr>
          <w:spacing w:val="40"/>
        </w:rPr>
        <w:t xml:space="preserve"> </w:t>
      </w:r>
      <w:r>
        <w:t xml:space="preserve">and the average road tax per city is </w:t>
      </w:r>
      <w:r>
        <w:rPr>
          <w:rFonts w:ascii="Sitka Heading" w:hAnsi="Sitka Heading"/>
          <w:sz w:val="25"/>
        </w:rPr>
        <w:t>$</w:t>
      </w:r>
      <w:r>
        <w:t xml:space="preserve">167,011 as shown in Table </w:t>
      </w:r>
      <w:hyperlink w:anchor="_bookmark2" w:history="1">
        <w:r>
          <w:t>1.</w:t>
        </w:r>
      </w:hyperlink>
      <w:r>
        <w:rPr>
          <w:spacing w:val="40"/>
        </w:rPr>
        <w:t xml:space="preserve"> </w:t>
      </w:r>
      <w:r>
        <w:t>We do not observe any significant</w:t>
      </w:r>
      <w:r>
        <w:rPr>
          <w:spacing w:val="37"/>
        </w:rPr>
        <w:t xml:space="preserve"> </w:t>
      </w:r>
      <w:r>
        <w:t>difference</w:t>
      </w:r>
      <w:r>
        <w:rPr>
          <w:spacing w:val="36"/>
        </w:rPr>
        <w:t xml:space="preserve"> </w:t>
      </w:r>
      <w:r>
        <w:t>in</w:t>
      </w:r>
      <w:r>
        <w:rPr>
          <w:spacing w:val="37"/>
        </w:rPr>
        <w:t xml:space="preserve"> </w:t>
      </w:r>
      <w:r>
        <w:t>the</w:t>
      </w:r>
      <w:r>
        <w:rPr>
          <w:spacing w:val="36"/>
        </w:rPr>
        <w:t xml:space="preserve"> </w:t>
      </w:r>
      <w:r>
        <w:t>average</w:t>
      </w:r>
      <w:r>
        <w:rPr>
          <w:spacing w:val="36"/>
        </w:rPr>
        <w:t xml:space="preserve"> </w:t>
      </w:r>
      <w:r>
        <w:t>road</w:t>
      </w:r>
      <w:r>
        <w:rPr>
          <w:spacing w:val="37"/>
        </w:rPr>
        <w:t xml:space="preserve"> </w:t>
      </w:r>
      <w:r>
        <w:t>tax</w:t>
      </w:r>
      <w:r>
        <w:rPr>
          <w:spacing w:val="37"/>
        </w:rPr>
        <w:t xml:space="preserve"> </w:t>
      </w:r>
      <w:r>
        <w:t>per</w:t>
      </w:r>
      <w:r>
        <w:rPr>
          <w:spacing w:val="37"/>
        </w:rPr>
        <w:t xml:space="preserve"> </w:t>
      </w:r>
      <w:r>
        <w:t>household</w:t>
      </w:r>
      <w:r>
        <w:rPr>
          <w:spacing w:val="37"/>
        </w:rPr>
        <w:t xml:space="preserve"> </w:t>
      </w:r>
      <w:r>
        <w:t>between</w:t>
      </w:r>
      <w:r>
        <w:rPr>
          <w:spacing w:val="37"/>
        </w:rPr>
        <w:t xml:space="preserve"> </w:t>
      </w:r>
      <w:r>
        <w:t>cities</w:t>
      </w:r>
      <w:r>
        <w:rPr>
          <w:spacing w:val="36"/>
        </w:rPr>
        <w:t xml:space="preserve"> </w:t>
      </w:r>
      <w:r>
        <w:t>that</w:t>
      </w:r>
      <w:r>
        <w:rPr>
          <w:spacing w:val="37"/>
        </w:rPr>
        <w:t xml:space="preserve"> </w:t>
      </w:r>
      <w:r>
        <w:t>renew</w:t>
      </w:r>
      <w:r>
        <w:rPr>
          <w:spacing w:val="36"/>
        </w:rPr>
        <w:t xml:space="preserve"> </w:t>
      </w:r>
      <w:r>
        <w:t xml:space="preserve">and cut road tax levies, which suggests the levies up for renewal </w:t>
      </w:r>
      <w:del w:id="67" w:author="Brasington, David (brasindd)" w:date="2025-03-02T13:30:00Z">
        <w:r w:rsidDel="00F758D6">
          <w:delText xml:space="preserve">were </w:delText>
        </w:r>
      </w:del>
      <w:ins w:id="68" w:author="Brasington, David (brasindd)" w:date="2025-03-02T13:30:00Z">
        <w:r w:rsidR="00F758D6">
          <w:t>are</w:t>
        </w:r>
        <w:r w:rsidR="00F758D6">
          <w:t xml:space="preserve"> </w:t>
        </w:r>
      </w:ins>
      <w:r>
        <w:t>not systematically different between areas that renewed and areas that failed to renew them.</w:t>
      </w:r>
      <w:r>
        <w:rPr>
          <w:spacing w:val="40"/>
        </w:rPr>
        <w:t xml:space="preserve"> </w:t>
      </w:r>
      <w:r>
        <w:t>Whenever a renewal tax</w:t>
      </w:r>
      <w:r>
        <w:rPr>
          <w:spacing w:val="40"/>
        </w:rPr>
        <w:t xml:space="preserve"> </w:t>
      </w:r>
      <w:r>
        <w:t>levy</w:t>
      </w:r>
      <w:r>
        <w:rPr>
          <w:spacing w:val="40"/>
        </w:rPr>
        <w:t xml:space="preserve"> </w:t>
      </w:r>
      <w:r>
        <w:t>fails,</w:t>
      </w:r>
      <w:r>
        <w:rPr>
          <w:spacing w:val="40"/>
        </w:rPr>
        <w:t xml:space="preserve"> </w:t>
      </w:r>
      <w:r>
        <w:t>the</w:t>
      </w:r>
      <w:r>
        <w:rPr>
          <w:spacing w:val="40"/>
        </w:rPr>
        <w:t xml:space="preserve"> </w:t>
      </w:r>
      <w:r>
        <w:t>local</w:t>
      </w:r>
      <w:r>
        <w:rPr>
          <w:spacing w:val="40"/>
        </w:rPr>
        <w:t xml:space="preserve"> </w:t>
      </w:r>
      <w:r>
        <w:t>government</w:t>
      </w:r>
      <w:r>
        <w:rPr>
          <w:spacing w:val="40"/>
        </w:rPr>
        <w:t xml:space="preserve"> </w:t>
      </w:r>
      <w:r>
        <w:t>loses</w:t>
      </w:r>
      <w:r>
        <w:rPr>
          <w:spacing w:val="40"/>
        </w:rPr>
        <w:t xml:space="preserve"> </w:t>
      </w:r>
      <w:r>
        <w:t>the</w:t>
      </w:r>
      <w:r>
        <w:rPr>
          <w:spacing w:val="40"/>
        </w:rPr>
        <w:t xml:space="preserve"> </w:t>
      </w:r>
      <w:r>
        <w:t>funding</w:t>
      </w:r>
      <w:r>
        <w:rPr>
          <w:spacing w:val="40"/>
        </w:rPr>
        <w:t xml:space="preserve"> </w:t>
      </w:r>
      <w:r>
        <w:t>from</w:t>
      </w:r>
      <w:r>
        <w:rPr>
          <w:spacing w:val="40"/>
        </w:rPr>
        <w:t xml:space="preserve"> </w:t>
      </w:r>
      <w:r>
        <w:t>that</w:t>
      </w:r>
      <w:r>
        <w:rPr>
          <w:spacing w:val="40"/>
        </w:rPr>
        <w:t xml:space="preserve"> </w:t>
      </w:r>
      <w:r>
        <w:t>tax</w:t>
      </w:r>
      <w:r>
        <w:rPr>
          <w:spacing w:val="40"/>
        </w:rPr>
        <w:t xml:space="preserve"> </w:t>
      </w:r>
      <w:r>
        <w:t>levy,</w:t>
      </w:r>
      <w:r>
        <w:rPr>
          <w:spacing w:val="40"/>
        </w:rPr>
        <w:t xml:space="preserve"> </w:t>
      </w:r>
      <w:r>
        <w:t>which</w:t>
      </w:r>
      <w:r>
        <w:rPr>
          <w:spacing w:val="40"/>
        </w:rPr>
        <w:t xml:space="preserve"> </w:t>
      </w:r>
      <w:r>
        <w:t>is</w:t>
      </w:r>
      <w:r>
        <w:rPr>
          <w:spacing w:val="40"/>
        </w:rPr>
        <w:t xml:space="preserve"> </w:t>
      </w:r>
      <w:r>
        <w:t>the</w:t>
      </w:r>
      <w:r>
        <w:rPr>
          <w:spacing w:val="40"/>
        </w:rPr>
        <w:t xml:space="preserve"> </w:t>
      </w:r>
      <w:r>
        <w:t>average road tax per city. This loss in funding directly impacts local government’s spending budget needed</w:t>
      </w:r>
      <w:r>
        <w:rPr>
          <w:spacing w:val="40"/>
        </w:rPr>
        <w:t xml:space="preserve"> </w:t>
      </w:r>
      <w:r>
        <w:t>to</w:t>
      </w:r>
      <w:r>
        <w:rPr>
          <w:spacing w:val="40"/>
        </w:rPr>
        <w:t xml:space="preserve"> </w:t>
      </w:r>
      <w:r>
        <w:t>maintain</w:t>
      </w:r>
      <w:r>
        <w:rPr>
          <w:spacing w:val="40"/>
        </w:rPr>
        <w:t xml:space="preserve"> </w:t>
      </w:r>
      <w:r>
        <w:t>local</w:t>
      </w:r>
      <w:r>
        <w:rPr>
          <w:spacing w:val="40"/>
        </w:rPr>
        <w:t xml:space="preserve"> </w:t>
      </w:r>
      <w:r>
        <w:t>roads</w:t>
      </w:r>
      <w:r>
        <w:rPr>
          <w:spacing w:val="40"/>
        </w:rPr>
        <w:t xml:space="preserve"> </w:t>
      </w:r>
      <w:r>
        <w:t>in</w:t>
      </w:r>
      <w:r>
        <w:rPr>
          <w:spacing w:val="40"/>
        </w:rPr>
        <w:t xml:space="preserve"> </w:t>
      </w:r>
      <w:r>
        <w:t>Ohio.</w:t>
      </w:r>
    </w:p>
    <w:p w14:paraId="4C4048E5" w14:textId="77777777" w:rsidR="00C96556" w:rsidRDefault="00F61671">
      <w:pPr>
        <w:pStyle w:val="BodyText"/>
        <w:spacing w:before="17"/>
        <w:ind w:left="1457"/>
        <w:jc w:val="both"/>
      </w:pPr>
      <w:bookmarkStart w:id="69" w:name="_bookmark2"/>
      <w:bookmarkEnd w:id="69"/>
      <w:r>
        <w:rPr>
          <w:w w:val="105"/>
        </w:rPr>
        <w:t>Table</w:t>
      </w:r>
      <w:r>
        <w:rPr>
          <w:spacing w:val="14"/>
          <w:w w:val="105"/>
        </w:rPr>
        <w:t xml:space="preserve"> </w:t>
      </w:r>
      <w:r>
        <w:rPr>
          <w:w w:val="105"/>
        </w:rPr>
        <w:t>1:</w:t>
      </w:r>
      <w:r>
        <w:rPr>
          <w:spacing w:val="38"/>
          <w:w w:val="105"/>
        </w:rPr>
        <w:t xml:space="preserve"> </w:t>
      </w:r>
      <w:r>
        <w:rPr>
          <w:w w:val="105"/>
        </w:rPr>
        <w:t>Spending</w:t>
      </w:r>
      <w:r>
        <w:rPr>
          <w:spacing w:val="14"/>
          <w:w w:val="105"/>
        </w:rPr>
        <w:t xml:space="preserve"> </w:t>
      </w:r>
      <w:r>
        <w:rPr>
          <w:w w:val="105"/>
        </w:rPr>
        <w:t>impact</w:t>
      </w:r>
      <w:r>
        <w:rPr>
          <w:spacing w:val="14"/>
          <w:w w:val="105"/>
        </w:rPr>
        <w:t xml:space="preserve"> </w:t>
      </w:r>
      <w:r>
        <w:rPr>
          <w:w w:val="105"/>
        </w:rPr>
        <w:t>of</w:t>
      </w:r>
      <w:r>
        <w:rPr>
          <w:spacing w:val="14"/>
          <w:w w:val="105"/>
        </w:rPr>
        <w:t xml:space="preserve"> </w:t>
      </w:r>
      <w:r>
        <w:rPr>
          <w:w w:val="105"/>
        </w:rPr>
        <w:t>failing</w:t>
      </w:r>
      <w:r>
        <w:rPr>
          <w:spacing w:val="14"/>
          <w:w w:val="105"/>
        </w:rPr>
        <w:t xml:space="preserve"> </w:t>
      </w:r>
      <w:r>
        <w:rPr>
          <w:w w:val="105"/>
        </w:rPr>
        <w:t>to</w:t>
      </w:r>
      <w:r>
        <w:rPr>
          <w:spacing w:val="14"/>
          <w:w w:val="105"/>
        </w:rPr>
        <w:t xml:space="preserve"> </w:t>
      </w:r>
      <w:r>
        <w:rPr>
          <w:w w:val="105"/>
        </w:rPr>
        <w:t>renew</w:t>
      </w:r>
      <w:r>
        <w:rPr>
          <w:spacing w:val="14"/>
          <w:w w:val="105"/>
        </w:rPr>
        <w:t xml:space="preserve"> </w:t>
      </w:r>
      <w:r>
        <w:rPr>
          <w:w w:val="105"/>
        </w:rPr>
        <w:t>a</w:t>
      </w:r>
      <w:r>
        <w:rPr>
          <w:spacing w:val="14"/>
          <w:w w:val="105"/>
        </w:rPr>
        <w:t xml:space="preserve"> </w:t>
      </w:r>
      <w:r>
        <w:rPr>
          <w:w w:val="105"/>
        </w:rPr>
        <w:t>Road</w:t>
      </w:r>
      <w:r>
        <w:rPr>
          <w:spacing w:val="14"/>
          <w:w w:val="105"/>
        </w:rPr>
        <w:t xml:space="preserve"> </w:t>
      </w:r>
      <w:r>
        <w:rPr>
          <w:w w:val="105"/>
        </w:rPr>
        <w:t>Tax</w:t>
      </w:r>
      <w:r>
        <w:rPr>
          <w:spacing w:val="14"/>
          <w:w w:val="105"/>
        </w:rPr>
        <w:t xml:space="preserve"> </w:t>
      </w:r>
      <w:r>
        <w:rPr>
          <w:spacing w:val="-4"/>
          <w:w w:val="105"/>
        </w:rPr>
        <w:t>Levy</w:t>
      </w:r>
    </w:p>
    <w:p w14:paraId="5939605E" w14:textId="77777777" w:rsidR="00C96556" w:rsidRDefault="00F61671">
      <w:pPr>
        <w:pStyle w:val="BodyText"/>
        <w:spacing w:before="2"/>
        <w:rPr>
          <w:sz w:val="16"/>
        </w:rPr>
      </w:pPr>
      <w:r>
        <w:rPr>
          <w:noProof/>
          <w:sz w:val="16"/>
        </w:rPr>
        <mc:AlternateContent>
          <mc:Choice Requires="wpg">
            <w:drawing>
              <wp:anchor distT="0" distB="0" distL="0" distR="0" simplePos="0" relativeHeight="487588864" behindDoc="1" locked="0" layoutInCell="1" allowOverlap="1" wp14:anchorId="41AD68E6" wp14:editId="349E0E88">
                <wp:simplePos x="0" y="0"/>
                <wp:positionH relativeFrom="page">
                  <wp:posOffset>1666125</wp:posOffset>
                </wp:positionH>
                <wp:positionV relativeFrom="paragraph">
                  <wp:posOffset>141107</wp:posOffset>
                </wp:positionV>
                <wp:extent cx="4440555" cy="3556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0555" cy="35560"/>
                          <a:chOff x="0" y="0"/>
                          <a:chExt cx="4440555" cy="35560"/>
                        </a:xfrm>
                      </wpg:grpSpPr>
                      <wps:wsp>
                        <wps:cNvPr id="5" name="Graphic 5"/>
                        <wps:cNvSpPr/>
                        <wps:spPr>
                          <a:xfrm>
                            <a:off x="0" y="2527"/>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0" y="32892"/>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35A0D7D" id="Group 4" o:spid="_x0000_s1026" style="position:absolute;margin-left:131.2pt;margin-top:11.1pt;width:349.65pt;height:2.8pt;z-index:-15727616;mso-wrap-distance-left:0;mso-wrap-distance-right:0;mso-position-horizontal-relative:page" coordsize="4440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">
                <v:shape id="Graphic 5" o:spid="_x0000_s1027" style="position:absolute;top:25;width:44405;height:12;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" path="m,l4440161,e" filled="f" strokeweight=".14039mm">
                  <v:path arrowok="t"/>
                </v:shape>
                <v:shape id="Graphic 6" o:spid="_x0000_s1028" style="position:absolute;top:328;width:44405;height:13;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" path="m,l4440161,e" filled="f" strokeweight=".14039mm">
                  <v:path arrowok="t"/>
                </v:shape>
                <w10:wrap type="topAndBottom" anchorx="page"/>
              </v:group>
            </w:pict>
          </mc:Fallback>
        </mc:AlternateContent>
      </w:r>
    </w:p>
    <w:p w14:paraId="0932D490" w14:textId="77777777" w:rsidR="00C96556" w:rsidRDefault="00F61671">
      <w:pPr>
        <w:pStyle w:val="Heading3"/>
        <w:tabs>
          <w:tab w:val="left" w:pos="5813"/>
          <w:tab w:val="left" w:pos="7357"/>
        </w:tabs>
        <w:ind w:left="4377"/>
      </w:pPr>
      <w:r>
        <w:rPr>
          <w:spacing w:val="-2"/>
          <w:w w:val="120"/>
        </w:rPr>
        <w:t>Aggregate</w:t>
      </w:r>
      <w:r>
        <w:tab/>
      </w:r>
      <w:r>
        <w:rPr>
          <w:spacing w:val="-2"/>
          <w:w w:val="120"/>
        </w:rPr>
        <w:t>Renewed</w:t>
      </w:r>
      <w:r>
        <w:tab/>
      </w:r>
      <w:r>
        <w:rPr>
          <w:spacing w:val="-5"/>
          <w:w w:val="120"/>
        </w:rPr>
        <w:t>Cut</w:t>
      </w:r>
    </w:p>
    <w:p w14:paraId="7E1146B1" w14:textId="77777777" w:rsidR="00C96556" w:rsidRDefault="00F61671">
      <w:pPr>
        <w:spacing w:line="237" w:lineRule="auto"/>
        <w:ind w:left="1303" w:right="6088"/>
        <w:rPr>
          <w:b/>
          <w:sz w:val="24"/>
        </w:rPr>
      </w:pPr>
      <w:r>
        <w:rPr>
          <w:b/>
          <w:noProof/>
          <w:sz w:val="24"/>
        </w:rPr>
        <mc:AlternateContent>
          <mc:Choice Requires="wps">
            <w:drawing>
              <wp:anchor distT="0" distB="0" distL="0" distR="0" simplePos="0" relativeHeight="15731712" behindDoc="0" locked="0" layoutInCell="1" allowOverlap="1" wp14:anchorId="2EA03C1E" wp14:editId="542F1407">
                <wp:simplePos x="0" y="0"/>
                <wp:positionH relativeFrom="page">
                  <wp:posOffset>1666125</wp:posOffset>
                </wp:positionH>
                <wp:positionV relativeFrom="paragraph">
                  <wp:posOffset>-43</wp:posOffset>
                </wp:positionV>
                <wp:extent cx="444055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96F54C" id="Graphic 7" o:spid="_x0000_s1026" style="position:absolute;margin-left:131.2pt;margin-top:0;width:349.6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4440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" path="m,l4440161,e" filled="f" strokeweight=".14039mm">
                <v:path arrowok="t"/>
                <w10:wrap anchorx="page"/>
              </v:shape>
            </w:pict>
          </mc:Fallback>
        </mc:AlternateContent>
      </w:r>
      <w:r>
        <w:rPr>
          <w:b/>
          <w:w w:val="120"/>
          <w:sz w:val="24"/>
        </w:rPr>
        <w:t>Panel</w:t>
      </w:r>
      <w:r>
        <w:rPr>
          <w:b/>
          <w:spacing w:val="40"/>
          <w:w w:val="120"/>
          <w:sz w:val="24"/>
        </w:rPr>
        <w:t xml:space="preserve"> </w:t>
      </w:r>
      <w:r>
        <w:rPr>
          <w:b/>
          <w:w w:val="120"/>
          <w:sz w:val="24"/>
        </w:rPr>
        <w:t>A:</w:t>
      </w:r>
      <w:r>
        <w:rPr>
          <w:b/>
          <w:spacing w:val="40"/>
          <w:w w:val="120"/>
          <w:sz w:val="24"/>
        </w:rPr>
        <w:t xml:space="preserve"> </w:t>
      </w:r>
      <w:r>
        <w:rPr>
          <w:b/>
          <w:w w:val="120"/>
          <w:sz w:val="24"/>
        </w:rPr>
        <w:t>road</w:t>
      </w:r>
      <w:r>
        <w:rPr>
          <w:b/>
          <w:spacing w:val="40"/>
          <w:w w:val="120"/>
          <w:sz w:val="24"/>
        </w:rPr>
        <w:t xml:space="preserve"> </w:t>
      </w:r>
      <w:r>
        <w:rPr>
          <w:b/>
          <w:w w:val="120"/>
          <w:sz w:val="24"/>
        </w:rPr>
        <w:t>tax</w:t>
      </w:r>
      <w:r>
        <w:rPr>
          <w:b/>
          <w:spacing w:val="40"/>
          <w:w w:val="120"/>
          <w:sz w:val="24"/>
        </w:rPr>
        <w:t xml:space="preserve"> </w:t>
      </w:r>
      <w:r>
        <w:rPr>
          <w:b/>
          <w:w w:val="120"/>
          <w:sz w:val="24"/>
        </w:rPr>
        <w:t>per household and city</w:t>
      </w:r>
    </w:p>
    <w:p w14:paraId="77D1DED9" w14:textId="77777777" w:rsidR="00C96556" w:rsidRDefault="00F61671">
      <w:pPr>
        <w:pStyle w:val="BodyText"/>
        <w:tabs>
          <w:tab w:val="left" w:pos="4858"/>
          <w:tab w:val="left" w:pos="6224"/>
          <w:tab w:val="right" w:pos="7699"/>
        </w:tabs>
        <w:spacing w:line="266" w:lineRule="exact"/>
        <w:ind w:left="1303"/>
      </w:pPr>
      <w:r>
        <w:rPr>
          <w:spacing w:val="-4"/>
        </w:rPr>
        <w:t>Mean</w:t>
      </w:r>
      <w:r>
        <w:tab/>
      </w:r>
      <w:r>
        <w:rPr>
          <w:spacing w:val="-5"/>
        </w:rPr>
        <w:t>76</w:t>
      </w:r>
      <w:r>
        <w:tab/>
      </w:r>
      <w:r>
        <w:rPr>
          <w:spacing w:val="-5"/>
        </w:rPr>
        <w:t>75</w:t>
      </w:r>
      <w:r>
        <w:rPr>
          <w:rFonts w:ascii="Times New Roman"/>
        </w:rPr>
        <w:tab/>
      </w:r>
      <w:r>
        <w:rPr>
          <w:spacing w:val="-5"/>
        </w:rPr>
        <w:t>79</w:t>
      </w:r>
    </w:p>
    <w:p w14:paraId="495F100F" w14:textId="77777777" w:rsidR="00C96556" w:rsidRDefault="00F61671">
      <w:pPr>
        <w:pStyle w:val="BodyText"/>
        <w:tabs>
          <w:tab w:val="left" w:pos="6132"/>
          <w:tab w:val="left" w:pos="7373"/>
        </w:tabs>
        <w:spacing w:line="291" w:lineRule="exact"/>
        <w:ind w:left="4767"/>
      </w:pPr>
      <w:r>
        <w:rPr>
          <w:noProof/>
        </w:rPr>
        <mc:AlternateContent>
          <mc:Choice Requires="wps">
            <w:drawing>
              <wp:anchor distT="0" distB="0" distL="0" distR="0" simplePos="0" relativeHeight="487589376" behindDoc="1" locked="0" layoutInCell="1" allowOverlap="1" wp14:anchorId="2D20352C" wp14:editId="47A4B0A6">
                <wp:simplePos x="0" y="0"/>
                <wp:positionH relativeFrom="page">
                  <wp:posOffset>1666125</wp:posOffset>
                </wp:positionH>
                <wp:positionV relativeFrom="paragraph">
                  <wp:posOffset>201391</wp:posOffset>
                </wp:positionV>
                <wp:extent cx="444055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870C34" id="Graphic 8" o:spid="_x0000_s1026" style="position:absolute;margin-left:131.2pt;margin-top:15.85pt;width:349.6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4440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" path="m,l4440161,e" filled="f" strokeweight=".14039mm">
                <v:path arrowok="t"/>
                <w10:wrap type="topAndBottom" anchorx="page"/>
              </v:shape>
            </w:pict>
          </mc:Fallback>
        </mc:AlternateContent>
      </w:r>
      <w:r>
        <w:rPr>
          <w:spacing w:val="-4"/>
          <w:w w:val="105"/>
        </w:rPr>
        <w:t>(55)</w:t>
      </w:r>
      <w:r>
        <w:tab/>
      </w:r>
      <w:r>
        <w:rPr>
          <w:spacing w:val="-4"/>
          <w:w w:val="105"/>
        </w:rPr>
        <w:t>(53)</w:t>
      </w:r>
      <w:r>
        <w:tab/>
      </w:r>
      <w:r>
        <w:rPr>
          <w:spacing w:val="-4"/>
          <w:w w:val="105"/>
        </w:rPr>
        <w:t>(62)</w:t>
      </w:r>
    </w:p>
    <w:p w14:paraId="5EF7F892" w14:textId="77777777" w:rsidR="00C96556" w:rsidRDefault="00F61671">
      <w:pPr>
        <w:pStyle w:val="Heading3"/>
        <w:spacing w:line="237" w:lineRule="auto"/>
        <w:ind w:left="1303" w:right="6088"/>
      </w:pPr>
      <w:r>
        <w:rPr>
          <w:w w:val="120"/>
        </w:rPr>
        <w:t>Panel</w:t>
      </w:r>
      <w:r>
        <w:rPr>
          <w:spacing w:val="40"/>
          <w:w w:val="120"/>
        </w:rPr>
        <w:t xml:space="preserve"> </w:t>
      </w:r>
      <w:r>
        <w:rPr>
          <w:w w:val="120"/>
        </w:rPr>
        <w:t>B:</w:t>
      </w:r>
      <w:r>
        <w:rPr>
          <w:spacing w:val="40"/>
          <w:w w:val="120"/>
        </w:rPr>
        <w:t xml:space="preserve"> </w:t>
      </w:r>
      <w:r>
        <w:rPr>
          <w:w w:val="120"/>
        </w:rPr>
        <w:t>road</w:t>
      </w:r>
      <w:r>
        <w:rPr>
          <w:spacing w:val="40"/>
          <w:w w:val="120"/>
        </w:rPr>
        <w:t xml:space="preserve"> </w:t>
      </w:r>
      <w:r>
        <w:rPr>
          <w:w w:val="120"/>
        </w:rPr>
        <w:t>tax</w:t>
      </w:r>
      <w:r>
        <w:rPr>
          <w:spacing w:val="40"/>
          <w:w w:val="120"/>
        </w:rPr>
        <w:t xml:space="preserve"> </w:t>
      </w:r>
      <w:r>
        <w:rPr>
          <w:w w:val="120"/>
        </w:rPr>
        <w:t xml:space="preserve">per </w:t>
      </w:r>
      <w:r>
        <w:rPr>
          <w:spacing w:val="-4"/>
          <w:w w:val="120"/>
        </w:rPr>
        <w:t>city</w:t>
      </w:r>
    </w:p>
    <w:p w14:paraId="6A07F32C" w14:textId="77777777" w:rsidR="00C96556" w:rsidRDefault="00F61671">
      <w:pPr>
        <w:pStyle w:val="BodyText"/>
        <w:tabs>
          <w:tab w:val="left" w:pos="3289"/>
          <w:tab w:val="left" w:pos="4654"/>
          <w:tab w:val="left" w:pos="5895"/>
        </w:tabs>
        <w:spacing w:line="286" w:lineRule="exact"/>
        <w:ind w:right="2472"/>
        <w:jc w:val="right"/>
      </w:pPr>
      <w:r>
        <w:rPr>
          <w:spacing w:val="-4"/>
        </w:rPr>
        <w:t>Mean</w:t>
      </w:r>
      <w:r>
        <w:tab/>
      </w:r>
      <w:r>
        <w:rPr>
          <w:spacing w:val="-2"/>
        </w:rPr>
        <w:t>167,011</w:t>
      </w:r>
      <w:r>
        <w:tab/>
      </w:r>
      <w:r>
        <w:rPr>
          <w:spacing w:val="-2"/>
        </w:rPr>
        <w:t>167,648</w:t>
      </w:r>
      <w:r>
        <w:tab/>
      </w:r>
      <w:r>
        <w:rPr>
          <w:spacing w:val="-2"/>
        </w:rPr>
        <w:t>163,547</w:t>
      </w:r>
    </w:p>
    <w:p w14:paraId="4E08BBAC" w14:textId="77777777" w:rsidR="00C96556" w:rsidRDefault="00F61671">
      <w:pPr>
        <w:pStyle w:val="BodyText"/>
        <w:tabs>
          <w:tab w:val="left" w:pos="1365"/>
          <w:tab w:val="left" w:pos="2606"/>
        </w:tabs>
        <w:spacing w:line="291" w:lineRule="exact"/>
        <w:ind w:right="2380"/>
        <w:jc w:val="right"/>
      </w:pPr>
      <w:r>
        <w:rPr>
          <w:spacing w:val="-2"/>
        </w:rPr>
        <w:t>(340,268)</w:t>
      </w:r>
      <w:r>
        <w:tab/>
      </w:r>
      <w:r>
        <w:rPr>
          <w:spacing w:val="-2"/>
        </w:rPr>
        <w:t>(340,628)</w:t>
      </w:r>
      <w:r>
        <w:tab/>
      </w:r>
      <w:r>
        <w:rPr>
          <w:spacing w:val="-2"/>
        </w:rPr>
        <w:t>(338,671)</w:t>
      </w:r>
    </w:p>
    <w:p w14:paraId="40148369" w14:textId="77777777" w:rsidR="00C96556" w:rsidRDefault="00F61671">
      <w:pPr>
        <w:pStyle w:val="BodyText"/>
        <w:spacing w:line="55" w:lineRule="exact"/>
        <w:ind w:left="1179"/>
        <w:rPr>
          <w:sz w:val="5"/>
        </w:rPr>
      </w:pPr>
      <w:r>
        <w:rPr>
          <w:noProof/>
          <w:sz w:val="5"/>
        </w:rPr>
        <mc:AlternateContent>
          <mc:Choice Requires="wpg">
            <w:drawing>
              <wp:inline distT="0" distB="0" distL="0" distR="0" wp14:anchorId="1419BE14" wp14:editId="3A9DBCB7">
                <wp:extent cx="4440555" cy="35560"/>
                <wp:effectExtent l="9525" t="0" r="0" b="254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0555" cy="35560"/>
                          <a:chOff x="0" y="0"/>
                          <a:chExt cx="4440555" cy="35560"/>
                        </a:xfrm>
                      </wpg:grpSpPr>
                      <wps:wsp>
                        <wps:cNvPr id="10" name="Graphic 10"/>
                        <wps:cNvSpPr/>
                        <wps:spPr>
                          <a:xfrm>
                            <a:off x="0" y="2527"/>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s:wsp>
                        <wps:cNvPr id="11" name="Graphic 11"/>
                        <wps:cNvSpPr/>
                        <wps:spPr>
                          <a:xfrm>
                            <a:off x="0" y="32892"/>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BC4CDB1" id="Group 9" o:spid="_x0000_s1026" style="width:349.65pt;height:2.8pt;mso-position-horizontal-relative:char;mso-position-vertical-relative:line" coordsize="4440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">
                <v:shape id="Graphic 10" o:spid="_x0000_s1027" style="position:absolute;top:25;width:44405;height:12;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" path="m,l4440161,e" filled="f" strokeweight=".14039mm">
                  <v:path arrowok="t"/>
                </v:shape>
                <v:shape id="Graphic 11" o:spid="_x0000_s1028" style="position:absolute;top:328;width:44405;height:13;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" path="m,l4440161,e" filled="f" strokeweight=".14039mm">
                  <v:path arrowok="t"/>
                </v:shape>
                <w10:anchorlock/>
              </v:group>
            </w:pict>
          </mc:Fallback>
        </mc:AlternateContent>
      </w:r>
    </w:p>
    <w:p w14:paraId="6E022962" w14:textId="77777777" w:rsidR="00C96556" w:rsidRDefault="00F61671">
      <w:pPr>
        <w:spacing w:before="51" w:line="235" w:lineRule="auto"/>
        <w:ind w:left="1183" w:right="2260" w:firstLine="56"/>
        <w:jc w:val="both"/>
        <w:rPr>
          <w:sz w:val="20"/>
        </w:rPr>
      </w:pPr>
      <w:r>
        <w:rPr>
          <w:rFonts w:ascii="Arial" w:hAnsi="Arial"/>
          <w:i/>
          <w:w w:val="105"/>
          <w:sz w:val="20"/>
        </w:rPr>
        <w:t xml:space="preserve">Notes: </w:t>
      </w:r>
      <w:r>
        <w:rPr>
          <w:w w:val="105"/>
          <w:sz w:val="20"/>
        </w:rPr>
        <w:t>This table presents descriptive statistics for two measures of the money collected via road tax levies.</w:t>
      </w:r>
      <w:r>
        <w:rPr>
          <w:spacing w:val="40"/>
          <w:w w:val="105"/>
          <w:sz w:val="20"/>
        </w:rPr>
        <w:t xml:space="preserve"> </w:t>
      </w:r>
      <w:r>
        <w:rPr>
          <w:b/>
          <w:w w:val="105"/>
          <w:sz w:val="20"/>
        </w:rPr>
        <w:t xml:space="preserve">Panel </w:t>
      </w:r>
      <w:r>
        <w:rPr>
          <w:b/>
          <w:w w:val="115"/>
          <w:sz w:val="20"/>
        </w:rPr>
        <w:t xml:space="preserve">A </w:t>
      </w:r>
      <w:r>
        <w:rPr>
          <w:w w:val="105"/>
          <w:sz w:val="20"/>
        </w:rPr>
        <w:t>reports the mean and standard deviation (SD)</w:t>
      </w:r>
      <w:r>
        <w:rPr>
          <w:spacing w:val="37"/>
          <w:w w:val="105"/>
          <w:sz w:val="20"/>
        </w:rPr>
        <w:t xml:space="preserve"> </w:t>
      </w:r>
      <w:r>
        <w:rPr>
          <w:w w:val="105"/>
          <w:sz w:val="20"/>
        </w:rPr>
        <w:t>of</w:t>
      </w:r>
      <w:r>
        <w:rPr>
          <w:spacing w:val="37"/>
          <w:w w:val="105"/>
          <w:sz w:val="20"/>
        </w:rPr>
        <w:t xml:space="preserve"> </w:t>
      </w:r>
      <w:r>
        <w:rPr>
          <w:w w:val="105"/>
          <w:sz w:val="20"/>
        </w:rPr>
        <w:t>the</w:t>
      </w:r>
      <w:r>
        <w:rPr>
          <w:spacing w:val="37"/>
          <w:w w:val="105"/>
          <w:sz w:val="20"/>
        </w:rPr>
        <w:t xml:space="preserve"> </w:t>
      </w:r>
      <w:r>
        <w:rPr>
          <w:w w:val="105"/>
          <w:sz w:val="20"/>
        </w:rPr>
        <w:t>road</w:t>
      </w:r>
      <w:r>
        <w:rPr>
          <w:spacing w:val="37"/>
          <w:w w:val="105"/>
          <w:sz w:val="20"/>
        </w:rPr>
        <w:t xml:space="preserve"> </w:t>
      </w:r>
      <w:r>
        <w:rPr>
          <w:w w:val="105"/>
          <w:sz w:val="20"/>
        </w:rPr>
        <w:t>tax</w:t>
      </w:r>
      <w:r>
        <w:rPr>
          <w:spacing w:val="37"/>
          <w:w w:val="105"/>
          <w:sz w:val="20"/>
        </w:rPr>
        <w:t xml:space="preserve"> </w:t>
      </w:r>
      <w:r>
        <w:rPr>
          <w:w w:val="105"/>
          <w:sz w:val="20"/>
        </w:rPr>
        <w:t>per</w:t>
      </w:r>
      <w:r>
        <w:rPr>
          <w:spacing w:val="38"/>
          <w:w w:val="105"/>
          <w:sz w:val="20"/>
        </w:rPr>
        <w:t xml:space="preserve"> </w:t>
      </w:r>
      <w:r>
        <w:rPr>
          <w:w w:val="105"/>
          <w:sz w:val="20"/>
        </w:rPr>
        <w:t>household</w:t>
      </w:r>
      <w:r>
        <w:rPr>
          <w:spacing w:val="37"/>
          <w:w w:val="105"/>
          <w:sz w:val="20"/>
        </w:rPr>
        <w:t xml:space="preserve"> </w:t>
      </w:r>
      <w:r>
        <w:rPr>
          <w:w w:val="105"/>
          <w:sz w:val="20"/>
        </w:rPr>
        <w:t>per</w:t>
      </w:r>
      <w:r>
        <w:rPr>
          <w:spacing w:val="37"/>
          <w:w w:val="105"/>
          <w:sz w:val="20"/>
        </w:rPr>
        <w:t xml:space="preserve"> </w:t>
      </w:r>
      <w:r>
        <w:rPr>
          <w:w w:val="105"/>
          <w:sz w:val="20"/>
        </w:rPr>
        <w:t>year.</w:t>
      </w:r>
      <w:r>
        <w:rPr>
          <w:spacing w:val="80"/>
          <w:w w:val="105"/>
          <w:sz w:val="20"/>
        </w:rPr>
        <w:t xml:space="preserve"> </w:t>
      </w:r>
      <w:r>
        <w:rPr>
          <w:b/>
          <w:w w:val="105"/>
          <w:sz w:val="20"/>
        </w:rPr>
        <w:t>Panel</w:t>
      </w:r>
      <w:r>
        <w:rPr>
          <w:b/>
          <w:spacing w:val="40"/>
          <w:w w:val="115"/>
          <w:sz w:val="20"/>
        </w:rPr>
        <w:t xml:space="preserve"> </w:t>
      </w:r>
      <w:r>
        <w:rPr>
          <w:b/>
          <w:w w:val="115"/>
          <w:sz w:val="20"/>
        </w:rPr>
        <w:t>B</w:t>
      </w:r>
      <w:r>
        <w:rPr>
          <w:b/>
          <w:spacing w:val="32"/>
          <w:w w:val="115"/>
          <w:sz w:val="20"/>
        </w:rPr>
        <w:t xml:space="preserve"> </w:t>
      </w:r>
      <w:r>
        <w:rPr>
          <w:w w:val="105"/>
          <w:sz w:val="20"/>
        </w:rPr>
        <w:t>reports</w:t>
      </w:r>
      <w:r>
        <w:rPr>
          <w:spacing w:val="37"/>
          <w:w w:val="105"/>
          <w:sz w:val="20"/>
        </w:rPr>
        <w:t xml:space="preserve"> </w:t>
      </w:r>
      <w:r>
        <w:rPr>
          <w:w w:val="105"/>
          <w:sz w:val="20"/>
        </w:rPr>
        <w:t>the</w:t>
      </w:r>
      <w:r>
        <w:rPr>
          <w:spacing w:val="37"/>
          <w:w w:val="105"/>
          <w:sz w:val="20"/>
        </w:rPr>
        <w:t xml:space="preserve"> </w:t>
      </w:r>
      <w:r>
        <w:rPr>
          <w:w w:val="105"/>
          <w:sz w:val="20"/>
        </w:rPr>
        <w:t>mean</w:t>
      </w:r>
      <w:r>
        <w:rPr>
          <w:spacing w:val="37"/>
          <w:w w:val="105"/>
          <w:sz w:val="20"/>
        </w:rPr>
        <w:t xml:space="preserve"> </w:t>
      </w:r>
      <w:r>
        <w:rPr>
          <w:w w:val="105"/>
          <w:sz w:val="20"/>
        </w:rPr>
        <w:t>and SD of the total road tax collected per city. “Aggregate” denotes the full sample, while</w:t>
      </w:r>
      <w:r>
        <w:rPr>
          <w:spacing w:val="-3"/>
          <w:w w:val="105"/>
          <w:sz w:val="20"/>
        </w:rPr>
        <w:t xml:space="preserve"> </w:t>
      </w:r>
      <w:r>
        <w:rPr>
          <w:w w:val="105"/>
          <w:sz w:val="20"/>
        </w:rPr>
        <w:t>“Renewed”</w:t>
      </w:r>
      <w:r>
        <w:rPr>
          <w:spacing w:val="-3"/>
          <w:w w:val="105"/>
          <w:sz w:val="20"/>
        </w:rPr>
        <w:t xml:space="preserve"> </w:t>
      </w:r>
      <w:r>
        <w:rPr>
          <w:w w:val="105"/>
          <w:sz w:val="20"/>
        </w:rPr>
        <w:t>and</w:t>
      </w:r>
      <w:r>
        <w:rPr>
          <w:spacing w:val="-3"/>
          <w:w w:val="105"/>
          <w:sz w:val="20"/>
        </w:rPr>
        <w:t xml:space="preserve"> </w:t>
      </w:r>
      <w:r>
        <w:rPr>
          <w:w w:val="105"/>
          <w:sz w:val="20"/>
        </w:rPr>
        <w:t>“Cut”</w:t>
      </w:r>
      <w:r>
        <w:rPr>
          <w:spacing w:val="-3"/>
          <w:w w:val="105"/>
          <w:sz w:val="20"/>
        </w:rPr>
        <w:t xml:space="preserve"> </w:t>
      </w:r>
      <w:r>
        <w:rPr>
          <w:w w:val="105"/>
          <w:sz w:val="20"/>
        </w:rPr>
        <w:t>refer</w:t>
      </w:r>
      <w:r>
        <w:rPr>
          <w:spacing w:val="-3"/>
          <w:w w:val="105"/>
          <w:sz w:val="20"/>
        </w:rPr>
        <w:t xml:space="preserve"> </w:t>
      </w:r>
      <w:r>
        <w:rPr>
          <w:w w:val="105"/>
          <w:sz w:val="20"/>
        </w:rPr>
        <w:t>to</w:t>
      </w:r>
      <w:r>
        <w:rPr>
          <w:spacing w:val="-3"/>
          <w:w w:val="105"/>
          <w:sz w:val="20"/>
        </w:rPr>
        <w:t xml:space="preserve"> </w:t>
      </w:r>
      <w:r>
        <w:rPr>
          <w:w w:val="105"/>
          <w:sz w:val="20"/>
        </w:rPr>
        <w:t>levies</w:t>
      </w:r>
      <w:r>
        <w:rPr>
          <w:spacing w:val="-3"/>
          <w:w w:val="105"/>
          <w:sz w:val="20"/>
        </w:rPr>
        <w:t xml:space="preserve"> </w:t>
      </w:r>
      <w:r>
        <w:rPr>
          <w:w w:val="105"/>
          <w:sz w:val="20"/>
        </w:rPr>
        <w:t>that</w:t>
      </w:r>
      <w:r>
        <w:rPr>
          <w:spacing w:val="-3"/>
          <w:w w:val="105"/>
          <w:sz w:val="20"/>
        </w:rPr>
        <w:t xml:space="preserve"> </w:t>
      </w:r>
      <w:r>
        <w:rPr>
          <w:w w:val="105"/>
          <w:sz w:val="20"/>
        </w:rPr>
        <w:t>were</w:t>
      </w:r>
      <w:r>
        <w:rPr>
          <w:spacing w:val="-3"/>
          <w:w w:val="105"/>
          <w:sz w:val="20"/>
        </w:rPr>
        <w:t xml:space="preserve"> </w:t>
      </w:r>
      <w:r>
        <w:rPr>
          <w:w w:val="105"/>
          <w:sz w:val="20"/>
        </w:rPr>
        <w:t>renewed</w:t>
      </w:r>
      <w:r>
        <w:rPr>
          <w:spacing w:val="-3"/>
          <w:w w:val="105"/>
          <w:sz w:val="20"/>
        </w:rPr>
        <w:t xml:space="preserve"> </w:t>
      </w:r>
      <w:r>
        <w:rPr>
          <w:w w:val="105"/>
          <w:sz w:val="20"/>
        </w:rPr>
        <w:t>and</w:t>
      </w:r>
      <w:r>
        <w:rPr>
          <w:spacing w:val="-3"/>
          <w:w w:val="105"/>
          <w:sz w:val="20"/>
        </w:rPr>
        <w:t xml:space="preserve"> </w:t>
      </w:r>
      <w:r>
        <w:rPr>
          <w:w w:val="105"/>
          <w:sz w:val="20"/>
        </w:rPr>
        <w:t>failed</w:t>
      </w:r>
      <w:r>
        <w:rPr>
          <w:spacing w:val="-3"/>
          <w:w w:val="105"/>
          <w:sz w:val="20"/>
        </w:rPr>
        <w:t xml:space="preserve"> </w:t>
      </w:r>
      <w:r>
        <w:rPr>
          <w:w w:val="105"/>
          <w:sz w:val="20"/>
        </w:rPr>
        <w:t>to</w:t>
      </w:r>
      <w:r>
        <w:rPr>
          <w:spacing w:val="-3"/>
          <w:w w:val="105"/>
          <w:sz w:val="20"/>
        </w:rPr>
        <w:t xml:space="preserve"> </w:t>
      </w:r>
      <w:r>
        <w:rPr>
          <w:w w:val="105"/>
          <w:sz w:val="20"/>
        </w:rPr>
        <w:t>renew respectively.</w:t>
      </w:r>
      <w:r>
        <w:rPr>
          <w:spacing w:val="40"/>
          <w:w w:val="105"/>
          <w:sz w:val="20"/>
        </w:rPr>
        <w:t xml:space="preserve"> </w:t>
      </w:r>
      <w:r>
        <w:rPr>
          <w:w w:val="105"/>
          <w:sz w:val="20"/>
        </w:rPr>
        <w:t>All monetary values are in constant 2010 U.S. dollars and rounded</w:t>
      </w:r>
      <w:r>
        <w:rPr>
          <w:spacing w:val="40"/>
          <w:w w:val="105"/>
          <w:sz w:val="20"/>
        </w:rPr>
        <w:t xml:space="preserve"> </w:t>
      </w:r>
      <w:r>
        <w:rPr>
          <w:w w:val="105"/>
          <w:sz w:val="20"/>
        </w:rPr>
        <w:t>to the nearest integer.</w:t>
      </w:r>
    </w:p>
    <w:p w14:paraId="63FA976D" w14:textId="77777777" w:rsidR="00C96556" w:rsidRDefault="00F61671">
      <w:pPr>
        <w:pStyle w:val="BodyText"/>
        <w:spacing w:before="155"/>
        <w:rPr>
          <w:sz w:val="20"/>
        </w:rPr>
      </w:pPr>
      <w:r>
        <w:rPr>
          <w:noProof/>
          <w:sz w:val="20"/>
        </w:rPr>
        <mc:AlternateContent>
          <mc:Choice Requires="wps">
            <w:drawing>
              <wp:anchor distT="0" distB="0" distL="0" distR="0" simplePos="0" relativeHeight="487590400" behindDoc="1" locked="0" layoutInCell="1" allowOverlap="1" wp14:anchorId="505D7BD7" wp14:editId="2D64CC43">
                <wp:simplePos x="0" y="0"/>
                <wp:positionH relativeFrom="page">
                  <wp:posOffset>914400</wp:posOffset>
                </wp:positionH>
                <wp:positionV relativeFrom="paragraph">
                  <wp:posOffset>269272</wp:posOffset>
                </wp:positionV>
                <wp:extent cx="237744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78A1E8" id="Graphic 12" o:spid="_x0000_s1026" style="position:absolute;margin-left:1in;margin-top:21.2pt;width:187.2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" path="m,l2377401,e" filled="f" strokeweight=".14039mm">
                <v:path arrowok="t"/>
                <w10:wrap type="topAndBottom" anchorx="page"/>
              </v:shape>
            </w:pict>
          </mc:Fallback>
        </mc:AlternateContent>
      </w:r>
    </w:p>
    <w:p w14:paraId="1F901022" w14:textId="21EEB275" w:rsidR="00C96556" w:rsidRDefault="00F61671">
      <w:pPr>
        <w:spacing w:before="28"/>
        <w:ind w:left="332"/>
        <w:rPr>
          <w:sz w:val="20"/>
        </w:rPr>
      </w:pPr>
      <w:r>
        <w:rPr>
          <w:rFonts w:ascii="Roboto"/>
          <w:w w:val="105"/>
          <w:sz w:val="20"/>
          <w:vertAlign w:val="superscript"/>
        </w:rPr>
        <w:t>2</w:t>
      </w:r>
      <w:bookmarkStart w:id="70" w:name="_bookmark3"/>
      <w:bookmarkEnd w:id="70"/>
      <w:r>
        <w:rPr>
          <w:w w:val="105"/>
          <w:sz w:val="20"/>
        </w:rPr>
        <w:t>Assessment</w:t>
      </w:r>
      <w:r>
        <w:rPr>
          <w:spacing w:val="18"/>
          <w:w w:val="105"/>
          <w:sz w:val="20"/>
        </w:rPr>
        <w:t xml:space="preserve"> </w:t>
      </w:r>
      <w:r>
        <w:rPr>
          <w:w w:val="105"/>
          <w:sz w:val="20"/>
        </w:rPr>
        <w:t>ratio</w:t>
      </w:r>
      <w:r>
        <w:rPr>
          <w:spacing w:val="18"/>
          <w:w w:val="105"/>
          <w:sz w:val="20"/>
        </w:rPr>
        <w:t xml:space="preserve"> </w:t>
      </w:r>
      <w:r>
        <w:rPr>
          <w:w w:val="105"/>
          <w:sz w:val="20"/>
        </w:rPr>
        <w:t>of</w:t>
      </w:r>
      <w:r>
        <w:rPr>
          <w:spacing w:val="18"/>
          <w:w w:val="105"/>
          <w:sz w:val="20"/>
        </w:rPr>
        <w:t xml:space="preserve"> </w:t>
      </w:r>
      <w:r>
        <w:rPr>
          <w:w w:val="105"/>
          <w:sz w:val="20"/>
        </w:rPr>
        <w:t>35%,</w:t>
      </w:r>
      <w:r>
        <w:rPr>
          <w:spacing w:val="19"/>
          <w:w w:val="105"/>
          <w:sz w:val="20"/>
        </w:rPr>
        <w:t xml:space="preserve"> </w:t>
      </w:r>
      <w:r>
        <w:rPr>
          <w:w w:val="105"/>
          <w:sz w:val="20"/>
        </w:rPr>
        <w:t>as</w:t>
      </w:r>
      <w:r>
        <w:rPr>
          <w:spacing w:val="18"/>
          <w:w w:val="105"/>
          <w:sz w:val="20"/>
        </w:rPr>
        <w:t xml:space="preserve"> </w:t>
      </w:r>
      <w:r>
        <w:rPr>
          <w:w w:val="105"/>
          <w:sz w:val="20"/>
        </w:rPr>
        <w:t>set</w:t>
      </w:r>
      <w:r>
        <w:rPr>
          <w:spacing w:val="18"/>
          <w:w w:val="105"/>
          <w:sz w:val="20"/>
        </w:rPr>
        <w:t xml:space="preserve"> </w:t>
      </w:r>
      <w:r>
        <w:rPr>
          <w:w w:val="105"/>
          <w:sz w:val="20"/>
        </w:rPr>
        <w:t>by</w:t>
      </w:r>
      <w:r>
        <w:rPr>
          <w:spacing w:val="19"/>
          <w:w w:val="105"/>
          <w:sz w:val="20"/>
        </w:rPr>
        <w:t xml:space="preserve"> </w:t>
      </w:r>
      <w:hyperlink w:anchor="_bookmark54" w:history="1">
        <w:r>
          <w:rPr>
            <w:w w:val="105"/>
            <w:sz w:val="20"/>
          </w:rPr>
          <w:t>Ohio</w:t>
        </w:r>
        <w:r>
          <w:rPr>
            <w:spacing w:val="18"/>
            <w:w w:val="105"/>
            <w:sz w:val="20"/>
          </w:rPr>
          <w:t xml:space="preserve"> </w:t>
        </w:r>
        <w:r>
          <w:rPr>
            <w:w w:val="105"/>
            <w:sz w:val="20"/>
          </w:rPr>
          <w:t>Department</w:t>
        </w:r>
        <w:r>
          <w:rPr>
            <w:spacing w:val="18"/>
            <w:w w:val="105"/>
            <w:sz w:val="20"/>
          </w:rPr>
          <w:t xml:space="preserve"> </w:t>
        </w:r>
        <w:r>
          <w:rPr>
            <w:w w:val="105"/>
            <w:sz w:val="20"/>
          </w:rPr>
          <w:t>of</w:t>
        </w:r>
        <w:r>
          <w:rPr>
            <w:spacing w:val="19"/>
            <w:w w:val="105"/>
            <w:sz w:val="20"/>
          </w:rPr>
          <w:t xml:space="preserve"> </w:t>
        </w:r>
        <w:r>
          <w:rPr>
            <w:w w:val="105"/>
            <w:sz w:val="20"/>
          </w:rPr>
          <w:t>Taxation</w:t>
        </w:r>
      </w:hyperlink>
      <w:r>
        <w:rPr>
          <w:spacing w:val="18"/>
          <w:w w:val="105"/>
          <w:sz w:val="20"/>
        </w:rPr>
        <w:t xml:space="preserve"> </w:t>
      </w:r>
      <w:hyperlink w:anchor="_bookmark54" w:history="1">
        <w:r>
          <w:rPr>
            <w:spacing w:val="-2"/>
            <w:w w:val="105"/>
            <w:sz w:val="20"/>
          </w:rPr>
          <w:t>(2020)</w:t>
        </w:r>
      </w:hyperlink>
      <w:ins w:id="71" w:author="Brasington, David (brasindd)" w:date="2025-03-02T13:29:00Z">
        <w:r w:rsidR="00F758D6">
          <w:rPr>
            <w:spacing w:val="-2"/>
            <w:w w:val="105"/>
            <w:sz w:val="20"/>
          </w:rPr>
          <w:t>.</w:t>
        </w:r>
      </w:ins>
    </w:p>
    <w:p w14:paraId="74C7B287" w14:textId="77777777" w:rsidR="00C96556" w:rsidRDefault="00C96556">
      <w:pPr>
        <w:rPr>
          <w:sz w:val="20"/>
        </w:rPr>
        <w:sectPr w:rsidR="00C96556">
          <w:pgSz w:w="12240" w:h="15840"/>
          <w:pgMar w:top="1400" w:right="360" w:bottom="1020" w:left="1440" w:header="0" w:footer="749" w:gutter="0"/>
          <w:cols w:space="720"/>
        </w:sectPr>
      </w:pPr>
    </w:p>
    <w:p w14:paraId="2C18DE81" w14:textId="77777777" w:rsidR="00C96556" w:rsidRDefault="00F61671">
      <w:pPr>
        <w:pStyle w:val="Heading2"/>
        <w:numPr>
          <w:ilvl w:val="1"/>
          <w:numId w:val="3"/>
        </w:numPr>
        <w:tabs>
          <w:tab w:val="left" w:pos="735"/>
        </w:tabs>
        <w:spacing w:before="32"/>
        <w:ind w:hanging="735"/>
      </w:pPr>
      <w:bookmarkStart w:id="72" w:name="Tax_Cuts_&amp;_Evidence_of_Road_Quality"/>
      <w:bookmarkStart w:id="73" w:name="_bookmark4"/>
      <w:bookmarkEnd w:id="72"/>
      <w:bookmarkEnd w:id="73"/>
      <w:r>
        <w:rPr>
          <w:w w:val="125"/>
        </w:rPr>
        <w:lastRenderedPageBreak/>
        <w:t>Tax</w:t>
      </w:r>
      <w:r>
        <w:rPr>
          <w:spacing w:val="22"/>
          <w:w w:val="125"/>
        </w:rPr>
        <w:t xml:space="preserve"> </w:t>
      </w:r>
      <w:r>
        <w:rPr>
          <w:w w:val="125"/>
        </w:rPr>
        <w:t>Cuts</w:t>
      </w:r>
      <w:r>
        <w:rPr>
          <w:spacing w:val="23"/>
          <w:w w:val="125"/>
        </w:rPr>
        <w:t xml:space="preserve"> </w:t>
      </w:r>
      <w:r>
        <w:rPr>
          <w:w w:val="125"/>
        </w:rPr>
        <w:t>&amp;</w:t>
      </w:r>
      <w:r>
        <w:rPr>
          <w:spacing w:val="22"/>
          <w:w w:val="125"/>
        </w:rPr>
        <w:t xml:space="preserve"> </w:t>
      </w:r>
      <w:r>
        <w:rPr>
          <w:w w:val="125"/>
        </w:rPr>
        <w:t>Evidence</w:t>
      </w:r>
      <w:r>
        <w:rPr>
          <w:spacing w:val="23"/>
          <w:w w:val="125"/>
        </w:rPr>
        <w:t xml:space="preserve"> </w:t>
      </w:r>
      <w:r>
        <w:rPr>
          <w:w w:val="125"/>
        </w:rPr>
        <w:t>of</w:t>
      </w:r>
      <w:r>
        <w:rPr>
          <w:spacing w:val="22"/>
          <w:w w:val="125"/>
        </w:rPr>
        <w:t xml:space="preserve"> </w:t>
      </w:r>
      <w:r>
        <w:rPr>
          <w:w w:val="125"/>
        </w:rPr>
        <w:t>Road</w:t>
      </w:r>
      <w:r>
        <w:rPr>
          <w:spacing w:val="23"/>
          <w:w w:val="125"/>
        </w:rPr>
        <w:t xml:space="preserve"> </w:t>
      </w:r>
      <w:r>
        <w:rPr>
          <w:spacing w:val="-2"/>
          <w:w w:val="125"/>
        </w:rPr>
        <w:t>Quality</w:t>
      </w:r>
    </w:p>
    <w:p w14:paraId="511CBF46" w14:textId="4048915B" w:rsidR="00C96556" w:rsidRDefault="00F61671">
      <w:pPr>
        <w:pStyle w:val="BodyText"/>
        <w:spacing w:before="329" w:line="391" w:lineRule="auto"/>
        <w:ind w:right="1076"/>
        <w:jc w:val="both"/>
      </w:pPr>
      <w:r>
        <w:rPr>
          <w:w w:val="110"/>
        </w:rPr>
        <w:t>To</w:t>
      </w:r>
      <w:r>
        <w:rPr>
          <w:spacing w:val="-2"/>
          <w:w w:val="110"/>
        </w:rPr>
        <w:t xml:space="preserve"> </w:t>
      </w:r>
      <w:r>
        <w:rPr>
          <w:w w:val="110"/>
        </w:rPr>
        <w:t>understand</w:t>
      </w:r>
      <w:r>
        <w:rPr>
          <w:spacing w:val="-2"/>
          <w:w w:val="110"/>
        </w:rPr>
        <w:t xml:space="preserve"> </w:t>
      </w:r>
      <w:r>
        <w:rPr>
          <w:w w:val="110"/>
        </w:rPr>
        <w:t>the</w:t>
      </w:r>
      <w:r>
        <w:rPr>
          <w:spacing w:val="-2"/>
          <w:w w:val="110"/>
        </w:rPr>
        <w:t xml:space="preserve"> </w:t>
      </w:r>
      <w:r>
        <w:rPr>
          <w:w w:val="110"/>
        </w:rPr>
        <w:t>effect</w:t>
      </w:r>
      <w:r>
        <w:rPr>
          <w:spacing w:val="-2"/>
          <w:w w:val="110"/>
        </w:rPr>
        <w:t xml:space="preserve"> </w:t>
      </w:r>
      <w:r>
        <w:rPr>
          <w:w w:val="110"/>
        </w:rPr>
        <w:t>of</w:t>
      </w:r>
      <w:r>
        <w:rPr>
          <w:spacing w:val="-2"/>
          <w:w w:val="110"/>
        </w:rPr>
        <w:t xml:space="preserve"> </w:t>
      </w:r>
      <w:r>
        <w:rPr>
          <w:w w:val="110"/>
        </w:rPr>
        <w:t>cutting</w:t>
      </w:r>
      <w:r>
        <w:rPr>
          <w:spacing w:val="-2"/>
          <w:w w:val="110"/>
        </w:rPr>
        <w:t xml:space="preserve"> </w:t>
      </w:r>
      <w:r>
        <w:rPr>
          <w:w w:val="110"/>
        </w:rPr>
        <w:t>local</w:t>
      </w:r>
      <w:r>
        <w:rPr>
          <w:spacing w:val="-2"/>
          <w:w w:val="110"/>
        </w:rPr>
        <w:t xml:space="preserve"> </w:t>
      </w:r>
      <w:r>
        <w:rPr>
          <w:w w:val="110"/>
        </w:rPr>
        <w:t>road</w:t>
      </w:r>
      <w:r>
        <w:rPr>
          <w:spacing w:val="-2"/>
          <w:w w:val="110"/>
        </w:rPr>
        <w:t xml:space="preserve"> </w:t>
      </w:r>
      <w:r>
        <w:rPr>
          <w:w w:val="110"/>
        </w:rPr>
        <w:t>tax</w:t>
      </w:r>
      <w:ins w:id="74" w:author="Brasington, David (brasindd)" w:date="2025-03-02T13:31:00Z">
        <w:r w:rsidR="00F758D6">
          <w:rPr>
            <w:w w:val="110"/>
          </w:rPr>
          <w:t>es</w:t>
        </w:r>
      </w:ins>
      <w:r>
        <w:rPr>
          <w:spacing w:val="-2"/>
          <w:w w:val="110"/>
        </w:rPr>
        <w:t xml:space="preserve"> </w:t>
      </w:r>
      <w:r>
        <w:rPr>
          <w:w w:val="110"/>
        </w:rPr>
        <w:t>on</w:t>
      </w:r>
      <w:r>
        <w:rPr>
          <w:spacing w:val="-2"/>
          <w:w w:val="110"/>
        </w:rPr>
        <w:t xml:space="preserve"> </w:t>
      </w:r>
      <w:r>
        <w:rPr>
          <w:w w:val="110"/>
        </w:rPr>
        <w:t>road</w:t>
      </w:r>
      <w:r>
        <w:rPr>
          <w:spacing w:val="-2"/>
          <w:w w:val="110"/>
        </w:rPr>
        <w:t xml:space="preserve"> </w:t>
      </w:r>
      <w:r>
        <w:rPr>
          <w:w w:val="110"/>
        </w:rPr>
        <w:t>quality, we</w:t>
      </w:r>
      <w:r>
        <w:rPr>
          <w:spacing w:val="-2"/>
          <w:w w:val="110"/>
        </w:rPr>
        <w:t xml:space="preserve"> </w:t>
      </w:r>
      <w:r>
        <w:rPr>
          <w:w w:val="110"/>
        </w:rPr>
        <w:t>fine-tune</w:t>
      </w:r>
      <w:r>
        <w:rPr>
          <w:spacing w:val="-2"/>
          <w:w w:val="110"/>
        </w:rPr>
        <w:t xml:space="preserve"> </w:t>
      </w:r>
      <w:r>
        <w:rPr>
          <w:w w:val="110"/>
        </w:rPr>
        <w:t>a</w:t>
      </w:r>
      <w:r>
        <w:rPr>
          <w:spacing w:val="-2"/>
          <w:w w:val="110"/>
        </w:rPr>
        <w:t xml:space="preserve"> </w:t>
      </w:r>
      <w:r>
        <w:rPr>
          <w:w w:val="110"/>
        </w:rPr>
        <w:t>Vision Transformer</w:t>
      </w:r>
      <w:r>
        <w:rPr>
          <w:spacing w:val="-9"/>
          <w:w w:val="110"/>
        </w:rPr>
        <w:t xml:space="preserve"> </w:t>
      </w:r>
      <w:r>
        <w:rPr>
          <w:w w:val="110"/>
        </w:rPr>
        <w:t>(</w:t>
      </w:r>
      <w:proofErr w:type="spellStart"/>
      <w:r>
        <w:rPr>
          <w:w w:val="110"/>
        </w:rPr>
        <w:t>ViT</w:t>
      </w:r>
      <w:proofErr w:type="spellEnd"/>
      <w:r>
        <w:rPr>
          <w:w w:val="110"/>
        </w:rPr>
        <w:t>)</w:t>
      </w:r>
      <w:r>
        <w:rPr>
          <w:spacing w:val="-9"/>
          <w:w w:val="110"/>
        </w:rPr>
        <w:t xml:space="preserve"> </w:t>
      </w:r>
      <w:r>
        <w:rPr>
          <w:w w:val="110"/>
        </w:rPr>
        <w:t>model,</w:t>
      </w:r>
      <w:r>
        <w:rPr>
          <w:spacing w:val="-8"/>
          <w:w w:val="110"/>
        </w:rPr>
        <w:t xml:space="preserve"> </w:t>
      </w:r>
      <w:r>
        <w:rPr>
          <w:w w:val="110"/>
        </w:rPr>
        <w:t>gpt-4o</w:t>
      </w:r>
      <w:r>
        <w:rPr>
          <w:spacing w:val="-9"/>
          <w:w w:val="110"/>
        </w:rPr>
        <w:t xml:space="preserve"> </w:t>
      </w:r>
      <w:r>
        <w:rPr>
          <w:w w:val="110"/>
        </w:rPr>
        <w:t>by</w:t>
      </w:r>
      <w:r>
        <w:rPr>
          <w:spacing w:val="-9"/>
          <w:w w:val="110"/>
        </w:rPr>
        <w:t xml:space="preserve"> </w:t>
      </w:r>
      <w:proofErr w:type="spellStart"/>
      <w:r>
        <w:rPr>
          <w:w w:val="110"/>
        </w:rPr>
        <w:t>OpenAI</w:t>
      </w:r>
      <w:proofErr w:type="spellEnd"/>
      <w:r>
        <w:rPr>
          <w:w w:val="110"/>
        </w:rPr>
        <w:t>,</w:t>
      </w:r>
      <w:r>
        <w:rPr>
          <w:spacing w:val="-9"/>
          <w:w w:val="110"/>
        </w:rPr>
        <w:t xml:space="preserve"> </w:t>
      </w:r>
      <w:r>
        <w:rPr>
          <w:w w:val="110"/>
        </w:rPr>
        <w:t>on</w:t>
      </w:r>
      <w:r>
        <w:rPr>
          <w:spacing w:val="-9"/>
          <w:w w:val="110"/>
        </w:rPr>
        <w:t xml:space="preserve"> </w:t>
      </w:r>
      <w:r>
        <w:rPr>
          <w:w w:val="110"/>
        </w:rPr>
        <w:t>satellite</w:t>
      </w:r>
      <w:r>
        <w:rPr>
          <w:spacing w:val="-9"/>
          <w:w w:val="110"/>
        </w:rPr>
        <w:t xml:space="preserve"> </w:t>
      </w:r>
      <w:r>
        <w:rPr>
          <w:w w:val="110"/>
        </w:rPr>
        <w:t>imagery</w:t>
      </w:r>
      <w:r>
        <w:rPr>
          <w:spacing w:val="-9"/>
          <w:w w:val="110"/>
        </w:rPr>
        <w:t xml:space="preserve"> </w:t>
      </w:r>
      <w:r>
        <w:rPr>
          <w:w w:val="110"/>
        </w:rPr>
        <w:t>data</w:t>
      </w:r>
      <w:r>
        <w:rPr>
          <w:spacing w:val="-9"/>
          <w:w w:val="110"/>
        </w:rPr>
        <w:t xml:space="preserve"> </w:t>
      </w:r>
      <w:r>
        <w:rPr>
          <w:w w:val="110"/>
        </w:rPr>
        <w:t>from</w:t>
      </w:r>
      <w:r>
        <w:rPr>
          <w:spacing w:val="-9"/>
          <w:w w:val="110"/>
        </w:rPr>
        <w:t xml:space="preserve"> </w:t>
      </w:r>
      <w:hyperlink w:anchor="_bookmark33" w:history="1">
        <w:r>
          <w:rPr>
            <w:w w:val="110"/>
          </w:rPr>
          <w:t>Brewer</w:t>
        </w:r>
        <w:r>
          <w:rPr>
            <w:spacing w:val="-9"/>
            <w:w w:val="110"/>
          </w:rPr>
          <w:t xml:space="preserve"> </w:t>
        </w:r>
        <w:r>
          <w:rPr>
            <w:w w:val="110"/>
          </w:rPr>
          <w:t>et</w:t>
        </w:r>
        <w:r>
          <w:rPr>
            <w:spacing w:val="-9"/>
            <w:w w:val="110"/>
          </w:rPr>
          <w:t xml:space="preserve"> </w:t>
        </w:r>
        <w:r>
          <w:rPr>
            <w:w w:val="110"/>
          </w:rPr>
          <w:t>al.</w:t>
        </w:r>
      </w:hyperlink>
      <w:r>
        <w:rPr>
          <w:w w:val="110"/>
        </w:rPr>
        <w:t xml:space="preserve"> </w:t>
      </w:r>
      <w:hyperlink w:anchor="_bookmark33" w:history="1">
        <w:r>
          <w:rPr>
            <w:w w:val="110"/>
          </w:rPr>
          <w:t>(2021).</w:t>
        </w:r>
      </w:hyperlink>
      <w:r>
        <w:rPr>
          <w:spacing w:val="-15"/>
          <w:w w:val="110"/>
        </w:rPr>
        <w:t xml:space="preserve"> </w:t>
      </w:r>
      <w:r>
        <w:rPr>
          <w:w w:val="110"/>
        </w:rPr>
        <w:t>Following</w:t>
      </w:r>
      <w:r>
        <w:rPr>
          <w:spacing w:val="-15"/>
          <w:w w:val="110"/>
        </w:rPr>
        <w:t xml:space="preserve"> </w:t>
      </w:r>
      <w:r>
        <w:rPr>
          <w:w w:val="110"/>
        </w:rPr>
        <w:t>the</w:t>
      </w:r>
      <w:r>
        <w:rPr>
          <w:spacing w:val="-15"/>
          <w:w w:val="110"/>
        </w:rPr>
        <w:t xml:space="preserve"> </w:t>
      </w:r>
      <w:r>
        <w:rPr>
          <w:w w:val="110"/>
        </w:rPr>
        <w:t>seminal</w:t>
      </w:r>
      <w:r>
        <w:rPr>
          <w:spacing w:val="-15"/>
          <w:w w:val="110"/>
        </w:rPr>
        <w:t xml:space="preserve"> </w:t>
      </w:r>
      <w:r>
        <w:rPr>
          <w:w w:val="110"/>
        </w:rPr>
        <w:t>work</w:t>
      </w:r>
      <w:r>
        <w:rPr>
          <w:spacing w:val="-15"/>
          <w:w w:val="110"/>
        </w:rPr>
        <w:t xml:space="preserve"> </w:t>
      </w:r>
      <w:r>
        <w:rPr>
          <w:w w:val="110"/>
        </w:rPr>
        <w:t>on</w:t>
      </w:r>
      <w:r>
        <w:rPr>
          <w:spacing w:val="-15"/>
          <w:w w:val="110"/>
        </w:rPr>
        <w:t xml:space="preserve"> </w:t>
      </w:r>
      <w:r>
        <w:rPr>
          <w:w w:val="110"/>
        </w:rPr>
        <w:t>text-based</w:t>
      </w:r>
      <w:r>
        <w:rPr>
          <w:spacing w:val="-15"/>
          <w:w w:val="110"/>
        </w:rPr>
        <w:t xml:space="preserve"> </w:t>
      </w:r>
      <w:r>
        <w:rPr>
          <w:w w:val="110"/>
        </w:rPr>
        <w:t>Transformers</w:t>
      </w:r>
      <w:r>
        <w:rPr>
          <w:spacing w:val="-15"/>
          <w:w w:val="110"/>
        </w:rPr>
        <w:t xml:space="preserve"> </w:t>
      </w:r>
      <w:r>
        <w:rPr>
          <w:w w:val="110"/>
        </w:rPr>
        <w:t>in</w:t>
      </w:r>
      <w:r>
        <w:rPr>
          <w:spacing w:val="-15"/>
          <w:w w:val="110"/>
        </w:rPr>
        <w:t xml:space="preserve"> </w:t>
      </w:r>
      <w:r>
        <w:rPr>
          <w:w w:val="110"/>
        </w:rPr>
        <w:t>Natural</w:t>
      </w:r>
      <w:r>
        <w:rPr>
          <w:spacing w:val="-15"/>
          <w:w w:val="110"/>
        </w:rPr>
        <w:t xml:space="preserve"> </w:t>
      </w:r>
      <w:r>
        <w:rPr>
          <w:w w:val="110"/>
        </w:rPr>
        <w:t>Language</w:t>
      </w:r>
      <w:r>
        <w:rPr>
          <w:spacing w:val="-15"/>
          <w:w w:val="110"/>
        </w:rPr>
        <w:t xml:space="preserve"> </w:t>
      </w:r>
      <w:r>
        <w:rPr>
          <w:w w:val="110"/>
        </w:rPr>
        <w:t xml:space="preserve">Pro- </w:t>
      </w:r>
      <w:proofErr w:type="spellStart"/>
      <w:r>
        <w:rPr>
          <w:w w:val="110"/>
        </w:rPr>
        <w:t>cessing</w:t>
      </w:r>
      <w:proofErr w:type="spellEnd"/>
      <w:r>
        <w:rPr>
          <w:w w:val="110"/>
        </w:rPr>
        <w:t xml:space="preserve"> (NLP) by </w:t>
      </w:r>
      <w:hyperlink w:anchor="_bookmark61" w:history="1">
        <w:r>
          <w:rPr>
            <w:w w:val="110"/>
          </w:rPr>
          <w:t>Vaswani</w:t>
        </w:r>
      </w:hyperlink>
      <w:r>
        <w:rPr>
          <w:w w:val="110"/>
        </w:rPr>
        <w:t xml:space="preserve"> </w:t>
      </w:r>
      <w:hyperlink w:anchor="_bookmark61" w:history="1">
        <w:r>
          <w:rPr>
            <w:w w:val="110"/>
          </w:rPr>
          <w:t>(2017</w:t>
        </w:r>
      </w:hyperlink>
      <w:r>
        <w:rPr>
          <w:w w:val="110"/>
        </w:rPr>
        <w:t xml:space="preserve">), </w:t>
      </w:r>
      <w:proofErr w:type="spellStart"/>
      <w:r>
        <w:rPr>
          <w:w w:val="110"/>
        </w:rPr>
        <w:t>ViTs</w:t>
      </w:r>
      <w:proofErr w:type="spellEnd"/>
      <w:r>
        <w:rPr>
          <w:w w:val="110"/>
        </w:rPr>
        <w:t xml:space="preserve"> were introduced by Google Brain’s team and are </w:t>
      </w:r>
      <w:r>
        <w:t xml:space="preserve">part of a recent class of deep learning models that have shown to outperform Convolutional Neural Networks (CNNs) on image classification tasks </w:t>
      </w:r>
      <w:hyperlink w:anchor="_bookmark41" w:history="1">
        <w:r>
          <w:t>(</w:t>
        </w:r>
        <w:proofErr w:type="spellStart"/>
        <w:r>
          <w:t>Dosovitskiy</w:t>
        </w:r>
        <w:proofErr w:type="spellEnd"/>
        <w:r>
          <w:t>,</w:t>
        </w:r>
      </w:hyperlink>
      <w:r>
        <w:t xml:space="preserve"> </w:t>
      </w:r>
      <w:hyperlink w:anchor="_bookmark41" w:history="1">
        <w:r>
          <w:t>2020).</w:t>
        </w:r>
      </w:hyperlink>
      <w:r>
        <w:rPr>
          <w:spacing w:val="40"/>
        </w:rPr>
        <w:t xml:space="preserve"> </w:t>
      </w:r>
      <w:r>
        <w:t xml:space="preserve">Below, we outline </w:t>
      </w:r>
      <w:r>
        <w:rPr>
          <w:w w:val="110"/>
        </w:rPr>
        <w:t>the</w:t>
      </w:r>
      <w:r>
        <w:rPr>
          <w:spacing w:val="-6"/>
          <w:w w:val="110"/>
        </w:rPr>
        <w:t xml:space="preserve"> </w:t>
      </w:r>
      <w:r>
        <w:rPr>
          <w:w w:val="110"/>
        </w:rPr>
        <w:t>steps</w:t>
      </w:r>
      <w:r>
        <w:rPr>
          <w:spacing w:val="-6"/>
          <w:w w:val="110"/>
        </w:rPr>
        <w:t xml:space="preserve"> </w:t>
      </w:r>
      <w:r>
        <w:rPr>
          <w:w w:val="110"/>
        </w:rPr>
        <w:t>we</w:t>
      </w:r>
      <w:r>
        <w:rPr>
          <w:spacing w:val="-6"/>
          <w:w w:val="110"/>
        </w:rPr>
        <w:t xml:space="preserve"> </w:t>
      </w:r>
      <w:r>
        <w:rPr>
          <w:w w:val="110"/>
        </w:rPr>
        <w:t>take</w:t>
      </w:r>
      <w:r>
        <w:rPr>
          <w:spacing w:val="-6"/>
          <w:w w:val="110"/>
        </w:rPr>
        <w:t xml:space="preserve"> </w:t>
      </w:r>
      <w:r>
        <w:rPr>
          <w:w w:val="110"/>
        </w:rPr>
        <w:t>to</w:t>
      </w:r>
      <w:r>
        <w:rPr>
          <w:spacing w:val="-6"/>
          <w:w w:val="110"/>
        </w:rPr>
        <w:t xml:space="preserve"> </w:t>
      </w:r>
      <w:r>
        <w:rPr>
          <w:w w:val="110"/>
        </w:rPr>
        <w:t>assess</w:t>
      </w:r>
      <w:r>
        <w:rPr>
          <w:spacing w:val="-6"/>
          <w:w w:val="110"/>
        </w:rPr>
        <w:t xml:space="preserve"> </w:t>
      </w:r>
      <w:r>
        <w:rPr>
          <w:w w:val="110"/>
        </w:rPr>
        <w:t>road</w:t>
      </w:r>
      <w:r>
        <w:rPr>
          <w:spacing w:val="-6"/>
          <w:w w:val="110"/>
        </w:rPr>
        <w:t xml:space="preserve"> </w:t>
      </w:r>
      <w:r>
        <w:rPr>
          <w:w w:val="110"/>
        </w:rPr>
        <w:t>quality</w:t>
      </w:r>
      <w:r>
        <w:rPr>
          <w:spacing w:val="-6"/>
          <w:w w:val="110"/>
        </w:rPr>
        <w:t xml:space="preserve"> </w:t>
      </w:r>
      <w:r>
        <w:rPr>
          <w:w w:val="110"/>
        </w:rPr>
        <w:t>using</w:t>
      </w:r>
      <w:r>
        <w:rPr>
          <w:spacing w:val="-6"/>
          <w:w w:val="110"/>
        </w:rPr>
        <w:t xml:space="preserve"> </w:t>
      </w:r>
      <w:r>
        <w:rPr>
          <w:w w:val="110"/>
        </w:rPr>
        <w:t>the</w:t>
      </w:r>
      <w:r>
        <w:rPr>
          <w:spacing w:val="-6"/>
          <w:w w:val="110"/>
        </w:rPr>
        <w:t xml:space="preserve"> </w:t>
      </w:r>
      <w:proofErr w:type="spellStart"/>
      <w:r>
        <w:rPr>
          <w:w w:val="110"/>
        </w:rPr>
        <w:t>ViT</w:t>
      </w:r>
      <w:proofErr w:type="spellEnd"/>
      <w:r>
        <w:rPr>
          <w:spacing w:val="-6"/>
          <w:w w:val="110"/>
        </w:rPr>
        <w:t xml:space="preserve"> </w:t>
      </w:r>
      <w:r>
        <w:rPr>
          <w:w w:val="110"/>
        </w:rPr>
        <w:t>model.</w:t>
      </w:r>
    </w:p>
    <w:p w14:paraId="56E2B40C" w14:textId="77777777" w:rsidR="00C96556" w:rsidRDefault="00F61671">
      <w:pPr>
        <w:pStyle w:val="BodyText"/>
        <w:spacing w:before="4" w:line="391" w:lineRule="auto"/>
        <w:ind w:right="1076" w:firstLine="351"/>
        <w:jc w:val="both"/>
      </w:pPr>
      <w:r>
        <w:rPr>
          <w:b/>
          <w:w w:val="105"/>
        </w:rPr>
        <w:t xml:space="preserve">Satellite Images for fine-tuning. </w:t>
      </w:r>
      <w:r>
        <w:rPr>
          <w:w w:val="105"/>
        </w:rPr>
        <w:t xml:space="preserve">In order to enable </w:t>
      </w:r>
      <w:proofErr w:type="spellStart"/>
      <w:r>
        <w:rPr>
          <w:w w:val="105"/>
        </w:rPr>
        <w:t>ViTs</w:t>
      </w:r>
      <w:proofErr w:type="spellEnd"/>
      <w:r>
        <w:rPr>
          <w:w w:val="105"/>
        </w:rPr>
        <w:t xml:space="preserve"> to accurately predict road quality, we needed large-scale road-image data to fine-tune </w:t>
      </w:r>
      <w:proofErr w:type="spellStart"/>
      <w:r>
        <w:rPr>
          <w:w w:val="105"/>
        </w:rPr>
        <w:t>OpenAI’s</w:t>
      </w:r>
      <w:proofErr w:type="spellEnd"/>
      <w:r>
        <w:rPr>
          <w:w w:val="105"/>
        </w:rPr>
        <w:t xml:space="preserve"> gpt-4o, a Large Lan- </w:t>
      </w:r>
      <w:proofErr w:type="spellStart"/>
      <w:r>
        <w:rPr>
          <w:w w:val="105"/>
        </w:rPr>
        <w:t>guage</w:t>
      </w:r>
      <w:proofErr w:type="spellEnd"/>
      <w:r>
        <w:rPr>
          <w:w w:val="105"/>
        </w:rPr>
        <w:t xml:space="preserve"> Model (LLM) with multi-modal ability that has shown to outperform various other models and benchmarks </w:t>
      </w:r>
      <w:hyperlink w:anchor="_bookmark27" w:history="1">
        <w:r>
          <w:rPr>
            <w:w w:val="105"/>
          </w:rPr>
          <w:t>(</w:t>
        </w:r>
        <w:proofErr w:type="spellStart"/>
        <w:r>
          <w:rPr>
            <w:w w:val="105"/>
          </w:rPr>
          <w:t>Achiam</w:t>
        </w:r>
        <w:proofErr w:type="spellEnd"/>
        <w:r>
          <w:rPr>
            <w:w w:val="105"/>
          </w:rPr>
          <w:t xml:space="preserve"> et al.,</w:t>
        </w:r>
      </w:hyperlink>
      <w:r>
        <w:rPr>
          <w:w w:val="105"/>
        </w:rPr>
        <w:t xml:space="preserve"> </w:t>
      </w:r>
      <w:hyperlink w:anchor="_bookmark27" w:history="1">
        <w:r>
          <w:rPr>
            <w:w w:val="105"/>
          </w:rPr>
          <w:t>2023).</w:t>
        </w:r>
      </w:hyperlink>
      <w:r>
        <w:rPr>
          <w:spacing w:val="40"/>
          <w:w w:val="105"/>
        </w:rPr>
        <w:t xml:space="preserve"> </w:t>
      </w:r>
      <w:r>
        <w:rPr>
          <w:w w:val="105"/>
        </w:rPr>
        <w:t xml:space="preserve">We use the road-image dataset by </w:t>
      </w:r>
      <w:hyperlink w:anchor="_bookmark33" w:history="1">
        <w:r>
          <w:rPr>
            <w:w w:val="105"/>
          </w:rPr>
          <w:t>Brewer</w:t>
        </w:r>
      </w:hyperlink>
      <w:r>
        <w:rPr>
          <w:w w:val="105"/>
        </w:rPr>
        <w:t xml:space="preserve"> </w:t>
      </w:r>
      <w:hyperlink w:anchor="_bookmark33" w:history="1">
        <w:r>
          <w:rPr>
            <w:w w:val="105"/>
          </w:rPr>
          <w:t>et</w:t>
        </w:r>
        <w:r>
          <w:rPr>
            <w:spacing w:val="-13"/>
            <w:w w:val="105"/>
          </w:rPr>
          <w:t xml:space="preserve"> </w:t>
        </w:r>
        <w:r>
          <w:rPr>
            <w:w w:val="105"/>
          </w:rPr>
          <w:t>al.</w:t>
        </w:r>
      </w:hyperlink>
      <w:r>
        <w:rPr>
          <w:spacing w:val="-13"/>
          <w:w w:val="105"/>
        </w:rPr>
        <w:t xml:space="preserve"> </w:t>
      </w:r>
      <w:hyperlink w:anchor="_bookmark33" w:history="1">
        <w:r>
          <w:rPr>
            <w:w w:val="105"/>
          </w:rPr>
          <w:t>(2021)</w:t>
        </w:r>
      </w:hyperlink>
      <w:r>
        <w:rPr>
          <w:spacing w:val="-13"/>
          <w:w w:val="105"/>
        </w:rPr>
        <w:t xml:space="preserve"> </w:t>
      </w:r>
      <w:r>
        <w:rPr>
          <w:w w:val="105"/>
        </w:rPr>
        <w:t>which</w:t>
      </w:r>
      <w:r>
        <w:rPr>
          <w:spacing w:val="-13"/>
          <w:w w:val="105"/>
        </w:rPr>
        <w:t xml:space="preserve"> </w:t>
      </w:r>
      <w:r>
        <w:rPr>
          <w:w w:val="105"/>
        </w:rPr>
        <w:t>consists</w:t>
      </w:r>
      <w:r>
        <w:rPr>
          <w:spacing w:val="-13"/>
          <w:w w:val="105"/>
        </w:rPr>
        <w:t xml:space="preserve"> </w:t>
      </w:r>
      <w:r>
        <w:rPr>
          <w:w w:val="105"/>
        </w:rPr>
        <w:t>of</w:t>
      </w:r>
      <w:r>
        <w:rPr>
          <w:spacing w:val="-13"/>
          <w:w w:val="105"/>
        </w:rPr>
        <w:t xml:space="preserve"> </w:t>
      </w:r>
      <w:r>
        <w:rPr>
          <w:w w:val="105"/>
        </w:rPr>
        <w:t>53,677</w:t>
      </w:r>
      <w:r>
        <w:rPr>
          <w:spacing w:val="-13"/>
          <w:w w:val="105"/>
        </w:rPr>
        <w:t xml:space="preserve"> </w:t>
      </w:r>
      <w:r>
        <w:rPr>
          <w:w w:val="105"/>
        </w:rPr>
        <w:t>labeled</w:t>
      </w:r>
      <w:r>
        <w:rPr>
          <w:spacing w:val="-13"/>
          <w:w w:val="105"/>
        </w:rPr>
        <w:t xml:space="preserve"> </w:t>
      </w:r>
      <w:r>
        <w:rPr>
          <w:w w:val="105"/>
        </w:rPr>
        <w:t>images</w:t>
      </w:r>
      <w:r>
        <w:rPr>
          <w:spacing w:val="-13"/>
          <w:w w:val="105"/>
        </w:rPr>
        <w:t xml:space="preserve"> </w:t>
      </w:r>
      <w:r>
        <w:rPr>
          <w:w w:val="105"/>
        </w:rPr>
        <w:t>of</w:t>
      </w:r>
      <w:r>
        <w:rPr>
          <w:spacing w:val="-13"/>
          <w:w w:val="105"/>
        </w:rPr>
        <w:t xml:space="preserve"> </w:t>
      </w:r>
      <w:r>
        <w:rPr>
          <w:w w:val="105"/>
        </w:rPr>
        <w:t>road</w:t>
      </w:r>
      <w:r>
        <w:rPr>
          <w:spacing w:val="-13"/>
          <w:w w:val="105"/>
        </w:rPr>
        <w:t xml:space="preserve"> </w:t>
      </w:r>
      <w:r>
        <w:rPr>
          <w:w w:val="105"/>
        </w:rPr>
        <w:t>infrastructure</w:t>
      </w:r>
      <w:r>
        <w:rPr>
          <w:spacing w:val="-13"/>
          <w:w w:val="105"/>
        </w:rPr>
        <w:t xml:space="preserve"> </w:t>
      </w:r>
      <w:r>
        <w:rPr>
          <w:w w:val="105"/>
        </w:rPr>
        <w:t>across</w:t>
      </w:r>
      <w:r>
        <w:rPr>
          <w:spacing w:val="-13"/>
          <w:w w:val="105"/>
        </w:rPr>
        <w:t xml:space="preserve"> </w:t>
      </w:r>
      <w:r>
        <w:rPr>
          <w:w w:val="105"/>
        </w:rPr>
        <w:t>the</w:t>
      </w:r>
      <w:r>
        <w:rPr>
          <w:spacing w:val="-13"/>
          <w:w w:val="105"/>
        </w:rPr>
        <w:t xml:space="preserve"> </w:t>
      </w:r>
      <w:r>
        <w:rPr>
          <w:w w:val="105"/>
        </w:rPr>
        <w:t>United States.</w:t>
      </w:r>
      <w:r>
        <w:rPr>
          <w:spacing w:val="40"/>
          <w:w w:val="105"/>
        </w:rPr>
        <w:t xml:space="preserve"> </w:t>
      </w:r>
      <w:r>
        <w:rPr>
          <w:w w:val="105"/>
        </w:rPr>
        <w:t>The dataset includes images of roads in different conditions, and a classification representing quality of the road:</w:t>
      </w:r>
      <w:r>
        <w:rPr>
          <w:spacing w:val="40"/>
          <w:w w:val="105"/>
        </w:rPr>
        <w:t xml:space="preserve"> </w:t>
      </w:r>
      <w:r>
        <w:rPr>
          <w:w w:val="105"/>
        </w:rPr>
        <w:t>0 (poor), 1 (decent) and 2 (high).</w:t>
      </w:r>
    </w:p>
    <w:p w14:paraId="52222579" w14:textId="58F5DB7E" w:rsidR="00C96556" w:rsidRDefault="00F61671">
      <w:pPr>
        <w:pStyle w:val="BodyText"/>
        <w:spacing w:before="5" w:line="391" w:lineRule="auto"/>
        <w:ind w:right="1076" w:firstLine="351"/>
        <w:jc w:val="both"/>
      </w:pPr>
      <w:r>
        <w:rPr>
          <w:b/>
        </w:rPr>
        <w:t>Ohio</w:t>
      </w:r>
      <w:r>
        <w:rPr>
          <w:b/>
          <w:spacing w:val="40"/>
        </w:rPr>
        <w:t xml:space="preserve"> </w:t>
      </w:r>
      <w:r>
        <w:rPr>
          <w:b/>
        </w:rPr>
        <w:t>Satellite</w:t>
      </w:r>
      <w:r>
        <w:rPr>
          <w:b/>
          <w:spacing w:val="40"/>
        </w:rPr>
        <w:t xml:space="preserve"> </w:t>
      </w:r>
      <w:r>
        <w:rPr>
          <w:b/>
        </w:rPr>
        <w:t>Images.</w:t>
      </w:r>
      <w:r>
        <w:rPr>
          <w:b/>
          <w:spacing w:val="40"/>
        </w:rPr>
        <w:t xml:space="preserve"> </w:t>
      </w:r>
      <w:r>
        <w:t>We</w:t>
      </w:r>
      <w:r>
        <w:rPr>
          <w:spacing w:val="40"/>
        </w:rPr>
        <w:t xml:space="preserve"> </w:t>
      </w:r>
      <w:r>
        <w:t>use</w:t>
      </w:r>
      <w:r>
        <w:rPr>
          <w:spacing w:val="40"/>
        </w:rPr>
        <w:t xml:space="preserve"> </w:t>
      </w:r>
      <w:r>
        <w:t>satellite</w:t>
      </w:r>
      <w:r>
        <w:rPr>
          <w:spacing w:val="40"/>
        </w:rPr>
        <w:t xml:space="preserve"> </w:t>
      </w:r>
      <w:r>
        <w:t>images</w:t>
      </w:r>
      <w:r>
        <w:rPr>
          <w:spacing w:val="40"/>
        </w:rPr>
        <w:t xml:space="preserve"> </w:t>
      </w:r>
      <w:r>
        <w:t>from</w:t>
      </w:r>
      <w:r>
        <w:rPr>
          <w:spacing w:val="40"/>
        </w:rPr>
        <w:t xml:space="preserve"> </w:t>
      </w:r>
      <w:r>
        <w:t>Google</w:t>
      </w:r>
      <w:r>
        <w:rPr>
          <w:spacing w:val="40"/>
        </w:rPr>
        <w:t xml:space="preserve"> </w:t>
      </w:r>
      <w:r>
        <w:t>Earth</w:t>
      </w:r>
      <w:r>
        <w:rPr>
          <w:spacing w:val="40"/>
        </w:rPr>
        <w:t xml:space="preserve"> </w:t>
      </w:r>
      <w:r>
        <w:t>Pro</w:t>
      </w:r>
      <w:r>
        <w:rPr>
          <w:spacing w:val="40"/>
        </w:rPr>
        <w:t xml:space="preserve"> </w:t>
      </w:r>
      <w:r>
        <w:t>for</w:t>
      </w:r>
      <w:r>
        <w:rPr>
          <w:spacing w:val="40"/>
        </w:rPr>
        <w:t xml:space="preserve"> </w:t>
      </w:r>
      <w:r>
        <w:t>roads</w:t>
      </w:r>
      <w:r>
        <w:rPr>
          <w:spacing w:val="40"/>
        </w:rPr>
        <w:t xml:space="preserve"> </w:t>
      </w:r>
      <w:r>
        <w:t>in different neighborhoods in Ohio.</w:t>
      </w:r>
      <w:r>
        <w:rPr>
          <w:spacing w:val="40"/>
        </w:rPr>
        <w:t xml:space="preserve"> </w:t>
      </w:r>
      <w:r>
        <w:t xml:space="preserve">We collect road images for areas </w:t>
      </w:r>
      <w:del w:id="75" w:author="Brasington, David (brasindd)" w:date="2025-03-02T17:51:00Z">
        <w:r w:rsidDel="00EA3E57">
          <w:delText xml:space="preserve">that were </w:delText>
        </w:r>
      </w:del>
      <w:r>
        <w:t>within the</w:t>
      </w:r>
      <w:r>
        <w:rPr>
          <w:spacing w:val="40"/>
        </w:rPr>
        <w:t xml:space="preserve"> </w:t>
      </w:r>
      <w:r>
        <w:t xml:space="preserve">average effective RD bandwidth provided in Table </w:t>
      </w:r>
      <w:hyperlink w:anchor="_bookmark13" w:history="1">
        <w:r>
          <w:t>4</w:t>
        </w:r>
      </w:hyperlink>
      <w:r>
        <w:t xml:space="preserve"> and ensure that we have pre</w:t>
      </w:r>
      <w:ins w:id="76" w:author="Brasington, David (brasindd)" w:date="2025-03-02T17:51:00Z">
        <w:r w:rsidR="00EA3E57">
          <w:t>-</w:t>
        </w:r>
      </w:ins>
      <w:r>
        <w:t xml:space="preserve"> and post</w:t>
      </w:r>
      <w:ins w:id="77" w:author="Brasington, David (brasindd)" w:date="2025-03-02T17:51:00Z">
        <w:r w:rsidR="00EA3E57">
          <w:t>-</w:t>
        </w:r>
      </w:ins>
      <w:del w:id="78" w:author="Brasington, David (brasindd)" w:date="2025-03-02T17:51:00Z">
        <w:r w:rsidDel="00EA3E57">
          <w:delText xml:space="preserve"> </w:delText>
        </w:r>
      </w:del>
      <w:r>
        <w:t>referendum</w:t>
      </w:r>
      <w:r>
        <w:rPr>
          <w:spacing w:val="34"/>
        </w:rPr>
        <w:t xml:space="preserve"> </w:t>
      </w:r>
      <w:r>
        <w:t>images</w:t>
      </w:r>
      <w:r>
        <w:rPr>
          <w:spacing w:val="34"/>
        </w:rPr>
        <w:t xml:space="preserve"> </w:t>
      </w:r>
      <w:r>
        <w:t>for</w:t>
      </w:r>
      <w:r>
        <w:rPr>
          <w:spacing w:val="34"/>
        </w:rPr>
        <w:t xml:space="preserve"> </w:t>
      </w:r>
      <w:r>
        <w:t>both</w:t>
      </w:r>
      <w:del w:id="79" w:author="Brasington, David (brasindd)" w:date="2025-03-02T17:51:00Z">
        <w:r w:rsidDel="00EA3E57">
          <w:delText>,</w:delText>
        </w:r>
      </w:del>
      <w:r>
        <w:rPr>
          <w:spacing w:val="35"/>
        </w:rPr>
        <w:t xml:space="preserve"> </w:t>
      </w:r>
      <w:r>
        <w:t>the</w:t>
      </w:r>
      <w:r>
        <w:rPr>
          <w:spacing w:val="34"/>
        </w:rPr>
        <w:t xml:space="preserve"> </w:t>
      </w:r>
      <w:r>
        <w:t>treatment</w:t>
      </w:r>
      <w:r>
        <w:rPr>
          <w:spacing w:val="34"/>
        </w:rPr>
        <w:t xml:space="preserve"> </w:t>
      </w:r>
      <w:r>
        <w:t>and</w:t>
      </w:r>
      <w:r>
        <w:rPr>
          <w:spacing w:val="34"/>
        </w:rPr>
        <w:t xml:space="preserve"> </w:t>
      </w:r>
      <w:r>
        <w:t>control</w:t>
      </w:r>
      <w:r>
        <w:rPr>
          <w:spacing w:val="34"/>
        </w:rPr>
        <w:t xml:space="preserve"> </w:t>
      </w:r>
      <w:r>
        <w:t>groups.</w:t>
      </w:r>
      <w:r>
        <w:rPr>
          <w:spacing w:val="68"/>
        </w:rPr>
        <w:t xml:space="preserve"> </w:t>
      </w:r>
      <w:r>
        <w:t>This</w:t>
      </w:r>
      <w:r>
        <w:rPr>
          <w:spacing w:val="34"/>
        </w:rPr>
        <w:t xml:space="preserve"> </w:t>
      </w:r>
      <w:r>
        <w:t>allows</w:t>
      </w:r>
      <w:r>
        <w:rPr>
          <w:spacing w:val="34"/>
        </w:rPr>
        <w:t xml:space="preserve"> </w:t>
      </w:r>
      <w:r>
        <w:t>us</w:t>
      </w:r>
      <w:r>
        <w:rPr>
          <w:spacing w:val="34"/>
        </w:rPr>
        <w:t xml:space="preserve"> </w:t>
      </w:r>
      <w:r>
        <w:t>to</w:t>
      </w:r>
      <w:r>
        <w:rPr>
          <w:spacing w:val="34"/>
        </w:rPr>
        <w:t xml:space="preserve"> </w:t>
      </w:r>
      <w:r>
        <w:t>construct a</w:t>
      </w:r>
      <w:r>
        <w:rPr>
          <w:spacing w:val="35"/>
        </w:rPr>
        <w:t xml:space="preserve"> </w:t>
      </w:r>
      <w:r>
        <w:t>novel</w:t>
      </w:r>
      <w:r>
        <w:rPr>
          <w:spacing w:val="35"/>
        </w:rPr>
        <w:t xml:space="preserve"> </w:t>
      </w:r>
      <w:r>
        <w:t>database</w:t>
      </w:r>
      <w:r>
        <w:rPr>
          <w:spacing w:val="35"/>
        </w:rPr>
        <w:t xml:space="preserve"> </w:t>
      </w:r>
      <w:r>
        <w:t>of</w:t>
      </w:r>
      <w:r>
        <w:rPr>
          <w:spacing w:val="35"/>
        </w:rPr>
        <w:t xml:space="preserve"> </w:t>
      </w:r>
      <w:r>
        <w:t>road</w:t>
      </w:r>
      <w:r>
        <w:rPr>
          <w:spacing w:val="35"/>
        </w:rPr>
        <w:t xml:space="preserve"> </w:t>
      </w:r>
      <w:r>
        <w:t>images,</w:t>
      </w:r>
      <w:r>
        <w:rPr>
          <w:spacing w:val="38"/>
        </w:rPr>
        <w:t xml:space="preserve"> </w:t>
      </w:r>
      <w:r>
        <w:t>which</w:t>
      </w:r>
      <w:r>
        <w:rPr>
          <w:spacing w:val="35"/>
        </w:rPr>
        <w:t xml:space="preserve"> </w:t>
      </w:r>
      <w:r>
        <w:t>we</w:t>
      </w:r>
      <w:r>
        <w:rPr>
          <w:spacing w:val="35"/>
        </w:rPr>
        <w:t xml:space="preserve"> </w:t>
      </w:r>
      <w:r>
        <w:t>use</w:t>
      </w:r>
      <w:r>
        <w:rPr>
          <w:spacing w:val="35"/>
        </w:rPr>
        <w:t xml:space="preserve"> </w:t>
      </w:r>
      <w:r>
        <w:t>to</w:t>
      </w:r>
      <w:r>
        <w:rPr>
          <w:spacing w:val="35"/>
        </w:rPr>
        <w:t xml:space="preserve"> </w:t>
      </w:r>
      <w:r>
        <w:t>classify</w:t>
      </w:r>
      <w:r>
        <w:rPr>
          <w:spacing w:val="35"/>
        </w:rPr>
        <w:t xml:space="preserve"> </w:t>
      </w:r>
      <w:r>
        <w:t>road</w:t>
      </w:r>
      <w:r>
        <w:rPr>
          <w:spacing w:val="35"/>
        </w:rPr>
        <w:t xml:space="preserve"> </w:t>
      </w:r>
      <w:r>
        <w:t>quality</w:t>
      </w:r>
      <w:r>
        <w:rPr>
          <w:spacing w:val="35"/>
        </w:rPr>
        <w:t xml:space="preserve"> </w:t>
      </w:r>
      <w:r>
        <w:t>for</w:t>
      </w:r>
      <w:r>
        <w:rPr>
          <w:spacing w:val="35"/>
        </w:rPr>
        <w:t xml:space="preserve"> </w:t>
      </w:r>
      <w:r>
        <w:t>areas</w:t>
      </w:r>
      <w:r>
        <w:rPr>
          <w:spacing w:val="35"/>
        </w:rPr>
        <w:t xml:space="preserve"> </w:t>
      </w:r>
      <w:r>
        <w:t>that</w:t>
      </w:r>
      <w:r>
        <w:rPr>
          <w:spacing w:val="35"/>
        </w:rPr>
        <w:t xml:space="preserve"> </w:t>
      </w:r>
      <w:del w:id="80" w:author="Brasington, David (brasindd)" w:date="2025-03-02T17:51:00Z">
        <w:r w:rsidDel="00EA3E57">
          <w:delText xml:space="preserve">were </w:delText>
        </w:r>
      </w:del>
      <w:ins w:id="81" w:author="Brasington, David (brasindd)" w:date="2025-03-02T17:51:00Z">
        <w:r w:rsidR="00EA3E57">
          <w:t>are</w:t>
        </w:r>
        <w:r w:rsidR="00EA3E57">
          <w:t xml:space="preserve"> </w:t>
        </w:r>
      </w:ins>
      <w:r>
        <w:t>part of our quasi-experiment.</w:t>
      </w:r>
      <w:r>
        <w:rPr>
          <w:spacing w:val="40"/>
        </w:rPr>
        <w:t xml:space="preserve"> </w:t>
      </w:r>
      <w:r>
        <w:t xml:space="preserve">Figure </w:t>
      </w:r>
      <w:hyperlink w:anchor="_bookmark5" w:history="1">
        <w:r>
          <w:t>1</w:t>
        </w:r>
      </w:hyperlink>
      <w:r>
        <w:t xml:space="preserve"> presents </w:t>
      </w:r>
      <w:del w:id="82" w:author="Brasington, David (brasindd)" w:date="2025-03-02T17:51:00Z">
        <w:r w:rsidDel="00EA3E57">
          <w:delText xml:space="preserve">2 </w:delText>
        </w:r>
      </w:del>
      <w:ins w:id="83" w:author="Brasington, David (brasindd)" w:date="2025-03-02T17:51:00Z">
        <w:r w:rsidR="00EA3E57">
          <w:t>two</w:t>
        </w:r>
        <w:r w:rsidR="00EA3E57">
          <w:t xml:space="preserve"> </w:t>
        </w:r>
      </w:ins>
      <w:r>
        <w:t>examples of road images from Ohio, one</w:t>
      </w:r>
      <w:r>
        <w:rPr>
          <w:spacing w:val="40"/>
        </w:rPr>
        <w:t xml:space="preserve"> </w:t>
      </w:r>
      <w:r>
        <w:t>from</w:t>
      </w:r>
      <w:r>
        <w:rPr>
          <w:spacing w:val="40"/>
        </w:rPr>
        <w:t xml:space="preserve"> </w:t>
      </w:r>
      <w:r>
        <w:t>a</w:t>
      </w:r>
      <w:r>
        <w:rPr>
          <w:spacing w:val="40"/>
        </w:rPr>
        <w:t xml:space="preserve"> </w:t>
      </w:r>
      <w:r>
        <w:t>road</w:t>
      </w:r>
      <w:r>
        <w:rPr>
          <w:spacing w:val="40"/>
        </w:rPr>
        <w:t xml:space="preserve"> </w:t>
      </w:r>
      <w:del w:id="84" w:author="Brasington, David (brasindd)" w:date="2025-03-02T17:51:00Z">
        <w:r w:rsidDel="00EA3E57">
          <w:delText>that</w:delText>
        </w:r>
        <w:r w:rsidDel="00EA3E57">
          <w:rPr>
            <w:spacing w:val="40"/>
          </w:rPr>
          <w:delText xml:space="preserve"> </w:delText>
        </w:r>
        <w:r w:rsidDel="00EA3E57">
          <w:delText>was</w:delText>
        </w:r>
        <w:r w:rsidDel="00EA3E57">
          <w:rPr>
            <w:spacing w:val="40"/>
          </w:rPr>
          <w:delText xml:space="preserve"> </w:delText>
        </w:r>
      </w:del>
      <w:r>
        <w:t>classified</w:t>
      </w:r>
      <w:r>
        <w:rPr>
          <w:spacing w:val="40"/>
        </w:rPr>
        <w:t xml:space="preserve"> </w:t>
      </w:r>
      <w:r>
        <w:t>as</w:t>
      </w:r>
      <w:r>
        <w:rPr>
          <w:spacing w:val="40"/>
        </w:rPr>
        <w:t xml:space="preserve"> </w:t>
      </w:r>
      <w:r>
        <w:t>high</w:t>
      </w:r>
      <w:r>
        <w:rPr>
          <w:spacing w:val="40"/>
        </w:rPr>
        <w:t xml:space="preserve"> </w:t>
      </w:r>
      <w:r>
        <w:t>and</w:t>
      </w:r>
      <w:r>
        <w:rPr>
          <w:spacing w:val="40"/>
        </w:rPr>
        <w:t xml:space="preserve"> </w:t>
      </w:r>
      <w:r>
        <w:t>the</w:t>
      </w:r>
      <w:r>
        <w:rPr>
          <w:spacing w:val="40"/>
        </w:rPr>
        <w:t xml:space="preserve"> </w:t>
      </w:r>
      <w:r>
        <w:t>other</w:t>
      </w:r>
      <w:r>
        <w:rPr>
          <w:spacing w:val="40"/>
        </w:rPr>
        <w:t xml:space="preserve"> </w:t>
      </w:r>
      <w:r>
        <w:t>as</w:t>
      </w:r>
      <w:r>
        <w:rPr>
          <w:spacing w:val="40"/>
        </w:rPr>
        <w:t xml:space="preserve"> </w:t>
      </w:r>
      <w:r>
        <w:t>poor</w:t>
      </w:r>
      <w:r>
        <w:rPr>
          <w:spacing w:val="40"/>
        </w:rPr>
        <w:t xml:space="preserve"> </w:t>
      </w:r>
      <w:r>
        <w:t>quality.</w:t>
      </w:r>
    </w:p>
    <w:p w14:paraId="03046921" w14:textId="6F631F51" w:rsidR="00C96556" w:rsidRDefault="00F61671">
      <w:pPr>
        <w:pStyle w:val="BodyText"/>
        <w:spacing w:before="4" w:line="391" w:lineRule="auto"/>
        <w:ind w:right="1075" w:firstLine="351"/>
        <w:jc w:val="both"/>
      </w:pPr>
      <w:r>
        <w:rPr>
          <w:b/>
          <w:w w:val="110"/>
        </w:rPr>
        <w:t>Fine-tuning</w:t>
      </w:r>
      <w:r>
        <w:rPr>
          <w:b/>
          <w:spacing w:val="-6"/>
          <w:w w:val="110"/>
        </w:rPr>
        <w:t xml:space="preserve"> </w:t>
      </w:r>
      <w:r>
        <w:rPr>
          <w:b/>
          <w:w w:val="110"/>
        </w:rPr>
        <w:t>process.</w:t>
      </w:r>
      <w:r>
        <w:rPr>
          <w:b/>
          <w:spacing w:val="16"/>
          <w:w w:val="110"/>
        </w:rPr>
        <w:t xml:space="preserve"> </w:t>
      </w:r>
      <w:r>
        <w:rPr>
          <w:w w:val="110"/>
        </w:rPr>
        <w:t>Fine-tuning</w:t>
      </w:r>
      <w:r>
        <w:rPr>
          <w:spacing w:val="-13"/>
          <w:w w:val="110"/>
        </w:rPr>
        <w:t xml:space="preserve"> </w:t>
      </w:r>
      <w:r>
        <w:rPr>
          <w:w w:val="110"/>
        </w:rPr>
        <w:t>a</w:t>
      </w:r>
      <w:r>
        <w:rPr>
          <w:spacing w:val="-13"/>
          <w:w w:val="110"/>
        </w:rPr>
        <w:t xml:space="preserve"> </w:t>
      </w:r>
      <w:proofErr w:type="spellStart"/>
      <w:r>
        <w:rPr>
          <w:w w:val="110"/>
        </w:rPr>
        <w:t>ViT</w:t>
      </w:r>
      <w:proofErr w:type="spellEnd"/>
      <w:r>
        <w:rPr>
          <w:spacing w:val="-13"/>
          <w:w w:val="110"/>
        </w:rPr>
        <w:t xml:space="preserve"> </w:t>
      </w:r>
      <w:r>
        <w:rPr>
          <w:w w:val="110"/>
        </w:rPr>
        <w:t>involves</w:t>
      </w:r>
      <w:r>
        <w:rPr>
          <w:spacing w:val="-13"/>
          <w:w w:val="110"/>
        </w:rPr>
        <w:t xml:space="preserve"> </w:t>
      </w:r>
      <w:r>
        <w:rPr>
          <w:w w:val="110"/>
        </w:rPr>
        <w:t>taking</w:t>
      </w:r>
      <w:r>
        <w:rPr>
          <w:spacing w:val="-13"/>
          <w:w w:val="110"/>
        </w:rPr>
        <w:t xml:space="preserve"> </w:t>
      </w:r>
      <w:r>
        <w:rPr>
          <w:w w:val="110"/>
        </w:rPr>
        <w:t>a</w:t>
      </w:r>
      <w:r>
        <w:rPr>
          <w:spacing w:val="-13"/>
          <w:w w:val="110"/>
        </w:rPr>
        <w:t xml:space="preserve"> </w:t>
      </w:r>
      <w:r>
        <w:rPr>
          <w:w w:val="110"/>
        </w:rPr>
        <w:t>pretrained</w:t>
      </w:r>
      <w:r>
        <w:rPr>
          <w:spacing w:val="-13"/>
          <w:w w:val="110"/>
        </w:rPr>
        <w:t xml:space="preserve"> </w:t>
      </w:r>
      <w:r>
        <w:rPr>
          <w:w w:val="110"/>
        </w:rPr>
        <w:t>model</w:t>
      </w:r>
      <w:r>
        <w:rPr>
          <w:spacing w:val="-13"/>
          <w:w w:val="110"/>
        </w:rPr>
        <w:t xml:space="preserve"> </w:t>
      </w:r>
      <w:r>
        <w:rPr>
          <w:w w:val="110"/>
        </w:rPr>
        <w:t>and</w:t>
      </w:r>
      <w:r>
        <w:rPr>
          <w:spacing w:val="-13"/>
          <w:w w:val="110"/>
        </w:rPr>
        <w:t xml:space="preserve"> </w:t>
      </w:r>
      <w:r>
        <w:rPr>
          <w:w w:val="110"/>
        </w:rPr>
        <w:t xml:space="preserve">adapt- </w:t>
      </w:r>
      <w:proofErr w:type="spellStart"/>
      <w:r>
        <w:rPr>
          <w:w w:val="110"/>
        </w:rPr>
        <w:t>ing</w:t>
      </w:r>
      <w:proofErr w:type="spellEnd"/>
      <w:r>
        <w:rPr>
          <w:spacing w:val="-15"/>
          <w:w w:val="110"/>
        </w:rPr>
        <w:t xml:space="preserve"> </w:t>
      </w:r>
      <w:r>
        <w:rPr>
          <w:w w:val="110"/>
        </w:rPr>
        <w:t>it</w:t>
      </w:r>
      <w:r>
        <w:rPr>
          <w:spacing w:val="-14"/>
          <w:w w:val="110"/>
        </w:rPr>
        <w:t xml:space="preserve"> </w:t>
      </w:r>
      <w:r>
        <w:rPr>
          <w:w w:val="110"/>
        </w:rPr>
        <w:t>for</w:t>
      </w:r>
      <w:r>
        <w:rPr>
          <w:spacing w:val="-14"/>
          <w:w w:val="110"/>
        </w:rPr>
        <w:t xml:space="preserve"> </w:t>
      </w:r>
      <w:r>
        <w:rPr>
          <w:w w:val="110"/>
        </w:rPr>
        <w:t>specific</w:t>
      </w:r>
      <w:r>
        <w:rPr>
          <w:spacing w:val="-14"/>
          <w:w w:val="110"/>
        </w:rPr>
        <w:t xml:space="preserve"> </w:t>
      </w:r>
      <w:r>
        <w:rPr>
          <w:w w:val="110"/>
        </w:rPr>
        <w:t>image-classification</w:t>
      </w:r>
      <w:r>
        <w:rPr>
          <w:spacing w:val="-14"/>
          <w:w w:val="110"/>
        </w:rPr>
        <w:t xml:space="preserve"> </w:t>
      </w:r>
      <w:r>
        <w:rPr>
          <w:w w:val="110"/>
        </w:rPr>
        <w:t>task.</w:t>
      </w:r>
      <w:r>
        <w:rPr>
          <w:spacing w:val="16"/>
          <w:w w:val="110"/>
        </w:rPr>
        <w:t xml:space="preserve"> </w:t>
      </w:r>
      <w:r>
        <w:rPr>
          <w:w w:val="110"/>
        </w:rPr>
        <w:t>We</w:t>
      </w:r>
      <w:r>
        <w:rPr>
          <w:spacing w:val="-15"/>
          <w:w w:val="110"/>
        </w:rPr>
        <w:t xml:space="preserve"> </w:t>
      </w:r>
      <w:r>
        <w:rPr>
          <w:w w:val="110"/>
        </w:rPr>
        <w:t>fine-tune</w:t>
      </w:r>
      <w:r>
        <w:rPr>
          <w:spacing w:val="-15"/>
          <w:w w:val="110"/>
        </w:rPr>
        <w:t xml:space="preserve"> </w:t>
      </w:r>
      <w:r>
        <w:rPr>
          <w:w w:val="110"/>
        </w:rPr>
        <w:t>gpt-4o,</w:t>
      </w:r>
      <w:r>
        <w:rPr>
          <w:spacing w:val="-12"/>
          <w:w w:val="110"/>
        </w:rPr>
        <w:t xml:space="preserve"> </w:t>
      </w:r>
      <w:r>
        <w:rPr>
          <w:w w:val="110"/>
        </w:rPr>
        <w:t>a</w:t>
      </w:r>
      <w:r>
        <w:rPr>
          <w:spacing w:val="-15"/>
          <w:w w:val="110"/>
        </w:rPr>
        <w:t xml:space="preserve"> </w:t>
      </w:r>
      <w:r>
        <w:rPr>
          <w:w w:val="110"/>
        </w:rPr>
        <w:t>pretrained</w:t>
      </w:r>
      <w:r>
        <w:rPr>
          <w:spacing w:val="-14"/>
          <w:w w:val="110"/>
        </w:rPr>
        <w:t xml:space="preserve"> </w:t>
      </w:r>
      <w:r>
        <w:rPr>
          <w:w w:val="110"/>
        </w:rPr>
        <w:t>model</w:t>
      </w:r>
      <w:r>
        <w:rPr>
          <w:spacing w:val="-14"/>
          <w:w w:val="110"/>
        </w:rPr>
        <w:t xml:space="preserve"> </w:t>
      </w:r>
      <w:r>
        <w:rPr>
          <w:w w:val="110"/>
        </w:rPr>
        <w:t>with over</w:t>
      </w:r>
      <w:r>
        <w:rPr>
          <w:spacing w:val="-15"/>
          <w:w w:val="110"/>
        </w:rPr>
        <w:t xml:space="preserve"> </w:t>
      </w:r>
      <w:r>
        <w:rPr>
          <w:w w:val="110"/>
        </w:rPr>
        <w:t>200</w:t>
      </w:r>
      <w:r>
        <w:rPr>
          <w:spacing w:val="-15"/>
          <w:w w:val="110"/>
        </w:rPr>
        <w:t xml:space="preserve"> </w:t>
      </w:r>
      <w:r>
        <w:rPr>
          <w:w w:val="110"/>
        </w:rPr>
        <w:t>billion</w:t>
      </w:r>
      <w:r>
        <w:rPr>
          <w:spacing w:val="-15"/>
          <w:w w:val="110"/>
        </w:rPr>
        <w:t xml:space="preserve"> </w:t>
      </w:r>
      <w:r>
        <w:rPr>
          <w:w w:val="110"/>
        </w:rPr>
        <w:t>parameters,</w:t>
      </w:r>
      <w:r>
        <w:rPr>
          <w:spacing w:val="-15"/>
          <w:w w:val="110"/>
        </w:rPr>
        <w:t xml:space="preserve"> </w:t>
      </w:r>
      <w:r>
        <w:rPr>
          <w:w w:val="110"/>
        </w:rPr>
        <w:t>on</w:t>
      </w:r>
      <w:r>
        <w:rPr>
          <w:spacing w:val="-15"/>
          <w:w w:val="110"/>
        </w:rPr>
        <w:t xml:space="preserve"> </w:t>
      </w:r>
      <w:r>
        <w:rPr>
          <w:w w:val="110"/>
        </w:rPr>
        <w:t>the</w:t>
      </w:r>
      <w:r>
        <w:rPr>
          <w:spacing w:val="-15"/>
          <w:w w:val="110"/>
        </w:rPr>
        <w:t xml:space="preserve"> </w:t>
      </w:r>
      <w:r>
        <w:rPr>
          <w:w w:val="110"/>
        </w:rPr>
        <w:t>road-image</w:t>
      </w:r>
      <w:r>
        <w:rPr>
          <w:spacing w:val="-15"/>
          <w:w w:val="110"/>
        </w:rPr>
        <w:t xml:space="preserve"> </w:t>
      </w:r>
      <w:r>
        <w:rPr>
          <w:w w:val="110"/>
        </w:rPr>
        <w:t>dataset</w:t>
      </w:r>
      <w:r>
        <w:rPr>
          <w:spacing w:val="-15"/>
          <w:w w:val="110"/>
        </w:rPr>
        <w:t xml:space="preserve"> </w:t>
      </w:r>
      <w:r>
        <w:rPr>
          <w:w w:val="110"/>
        </w:rPr>
        <w:t>by</w:t>
      </w:r>
      <w:r>
        <w:rPr>
          <w:spacing w:val="-15"/>
          <w:w w:val="110"/>
        </w:rPr>
        <w:t xml:space="preserve"> </w:t>
      </w:r>
      <w:hyperlink w:anchor="_bookmark33" w:history="1">
        <w:r>
          <w:rPr>
            <w:w w:val="110"/>
          </w:rPr>
          <w:t>Brewer</w:t>
        </w:r>
        <w:r>
          <w:rPr>
            <w:spacing w:val="-15"/>
            <w:w w:val="110"/>
          </w:rPr>
          <w:t xml:space="preserve"> </w:t>
        </w:r>
        <w:r>
          <w:rPr>
            <w:w w:val="110"/>
          </w:rPr>
          <w:t>et</w:t>
        </w:r>
        <w:r>
          <w:rPr>
            <w:spacing w:val="-15"/>
            <w:w w:val="110"/>
          </w:rPr>
          <w:t xml:space="preserve"> </w:t>
        </w:r>
        <w:r>
          <w:rPr>
            <w:w w:val="110"/>
          </w:rPr>
          <w:t>al.</w:t>
        </w:r>
      </w:hyperlink>
      <w:r>
        <w:rPr>
          <w:spacing w:val="-15"/>
          <w:w w:val="110"/>
        </w:rPr>
        <w:t xml:space="preserve"> </w:t>
      </w:r>
      <w:hyperlink w:anchor="_bookmark33" w:history="1">
        <w:r>
          <w:rPr>
            <w:w w:val="110"/>
          </w:rPr>
          <w:t>(2021)</w:t>
        </w:r>
      </w:hyperlink>
      <w:r>
        <w:rPr>
          <w:spacing w:val="-14"/>
          <w:w w:val="110"/>
        </w:rPr>
        <w:t xml:space="preserve"> </w:t>
      </w:r>
      <w:r>
        <w:rPr>
          <w:w w:val="110"/>
        </w:rPr>
        <w:t>to</w:t>
      </w:r>
      <w:r>
        <w:rPr>
          <w:spacing w:val="-15"/>
          <w:w w:val="110"/>
        </w:rPr>
        <w:t xml:space="preserve"> </w:t>
      </w:r>
      <w:r>
        <w:rPr>
          <w:w w:val="110"/>
        </w:rPr>
        <w:t>classify road</w:t>
      </w:r>
      <w:r>
        <w:rPr>
          <w:spacing w:val="-4"/>
          <w:w w:val="110"/>
        </w:rPr>
        <w:t xml:space="preserve"> </w:t>
      </w:r>
      <w:r>
        <w:rPr>
          <w:w w:val="110"/>
        </w:rPr>
        <w:t>images</w:t>
      </w:r>
      <w:r>
        <w:rPr>
          <w:spacing w:val="-4"/>
          <w:w w:val="110"/>
        </w:rPr>
        <w:t xml:space="preserve"> </w:t>
      </w:r>
      <w:r>
        <w:rPr>
          <w:w w:val="110"/>
        </w:rPr>
        <w:t>into</w:t>
      </w:r>
      <w:r>
        <w:rPr>
          <w:spacing w:val="-4"/>
          <w:w w:val="110"/>
        </w:rPr>
        <w:t xml:space="preserve"> </w:t>
      </w:r>
      <w:r>
        <w:rPr>
          <w:w w:val="110"/>
        </w:rPr>
        <w:t>three</w:t>
      </w:r>
      <w:r>
        <w:rPr>
          <w:spacing w:val="-4"/>
          <w:w w:val="110"/>
        </w:rPr>
        <w:t xml:space="preserve"> </w:t>
      </w:r>
      <w:r>
        <w:rPr>
          <w:w w:val="110"/>
        </w:rPr>
        <w:t>categories:</w:t>
      </w:r>
      <w:r>
        <w:rPr>
          <w:spacing w:val="22"/>
          <w:w w:val="110"/>
        </w:rPr>
        <w:t xml:space="preserve"> </w:t>
      </w:r>
      <w:r>
        <w:rPr>
          <w:w w:val="110"/>
        </w:rPr>
        <w:t>0,</w:t>
      </w:r>
      <w:r>
        <w:rPr>
          <w:spacing w:val="-1"/>
          <w:w w:val="110"/>
        </w:rPr>
        <w:t xml:space="preserve"> </w:t>
      </w:r>
      <w:r>
        <w:rPr>
          <w:w w:val="110"/>
        </w:rPr>
        <w:t>1</w:t>
      </w:r>
      <w:r>
        <w:rPr>
          <w:spacing w:val="-4"/>
          <w:w w:val="110"/>
        </w:rPr>
        <w:t xml:space="preserve"> </w:t>
      </w:r>
      <w:r>
        <w:rPr>
          <w:w w:val="110"/>
        </w:rPr>
        <w:t>and</w:t>
      </w:r>
      <w:r>
        <w:rPr>
          <w:spacing w:val="-4"/>
          <w:w w:val="110"/>
        </w:rPr>
        <w:t xml:space="preserve"> </w:t>
      </w:r>
      <w:r>
        <w:rPr>
          <w:w w:val="110"/>
        </w:rPr>
        <w:t>2.</w:t>
      </w:r>
      <w:r>
        <w:rPr>
          <w:spacing w:val="32"/>
          <w:w w:val="110"/>
        </w:rPr>
        <w:t xml:space="preserve"> </w:t>
      </w:r>
      <w:r>
        <w:rPr>
          <w:w w:val="110"/>
        </w:rPr>
        <w:t>Next,</w:t>
      </w:r>
      <w:r>
        <w:rPr>
          <w:spacing w:val="-1"/>
          <w:w w:val="110"/>
        </w:rPr>
        <w:t xml:space="preserve"> </w:t>
      </w:r>
      <w:r>
        <w:rPr>
          <w:w w:val="110"/>
        </w:rPr>
        <w:t>we</w:t>
      </w:r>
      <w:r>
        <w:rPr>
          <w:spacing w:val="-4"/>
          <w:w w:val="110"/>
        </w:rPr>
        <w:t xml:space="preserve"> </w:t>
      </w:r>
      <w:r>
        <w:rPr>
          <w:w w:val="110"/>
        </w:rPr>
        <w:t>divide</w:t>
      </w:r>
      <w:r>
        <w:rPr>
          <w:spacing w:val="-4"/>
          <w:w w:val="110"/>
        </w:rPr>
        <w:t xml:space="preserve"> </w:t>
      </w:r>
      <w:r>
        <w:rPr>
          <w:w w:val="110"/>
        </w:rPr>
        <w:t>the</w:t>
      </w:r>
      <w:r>
        <w:rPr>
          <w:spacing w:val="-4"/>
          <w:w w:val="110"/>
        </w:rPr>
        <w:t xml:space="preserve"> </w:t>
      </w:r>
      <w:r>
        <w:rPr>
          <w:w w:val="110"/>
        </w:rPr>
        <w:t>data</w:t>
      </w:r>
      <w:r>
        <w:rPr>
          <w:spacing w:val="-4"/>
          <w:w w:val="110"/>
        </w:rPr>
        <w:t xml:space="preserve"> </w:t>
      </w:r>
      <w:r>
        <w:rPr>
          <w:w w:val="110"/>
        </w:rPr>
        <w:t>into</w:t>
      </w:r>
      <w:r>
        <w:rPr>
          <w:spacing w:val="-4"/>
          <w:w w:val="110"/>
        </w:rPr>
        <w:t xml:space="preserve"> </w:t>
      </w:r>
      <w:del w:id="85" w:author="Brasington, David (brasindd)" w:date="2025-03-02T17:52:00Z">
        <w:r w:rsidDel="00EA3E57">
          <w:rPr>
            <w:w w:val="110"/>
          </w:rPr>
          <w:delText>traning</w:delText>
        </w:r>
        <w:r w:rsidDel="00EA3E57">
          <w:rPr>
            <w:spacing w:val="-4"/>
            <w:w w:val="110"/>
          </w:rPr>
          <w:delText xml:space="preserve"> </w:delText>
        </w:r>
      </w:del>
      <w:ins w:id="86" w:author="Brasington, David (brasindd)" w:date="2025-03-02T17:52:00Z">
        <w:r w:rsidR="00EA3E57">
          <w:rPr>
            <w:w w:val="110"/>
          </w:rPr>
          <w:t>training</w:t>
        </w:r>
        <w:r w:rsidR="00EA3E57">
          <w:rPr>
            <w:spacing w:val="-4"/>
            <w:w w:val="110"/>
          </w:rPr>
          <w:t xml:space="preserve"> </w:t>
        </w:r>
      </w:ins>
      <w:r>
        <w:rPr>
          <w:w w:val="110"/>
        </w:rPr>
        <w:t xml:space="preserve">and </w:t>
      </w:r>
      <w:r>
        <w:t>validation</w:t>
      </w:r>
      <w:r>
        <w:rPr>
          <w:spacing w:val="33"/>
        </w:rPr>
        <w:t xml:space="preserve"> </w:t>
      </w:r>
      <w:r>
        <w:t>datasets.</w:t>
      </w:r>
      <w:r>
        <w:rPr>
          <w:spacing w:val="71"/>
        </w:rPr>
        <w:t xml:space="preserve"> </w:t>
      </w:r>
      <w:r>
        <w:t>Using</w:t>
      </w:r>
      <w:r>
        <w:rPr>
          <w:spacing w:val="33"/>
        </w:rPr>
        <w:t xml:space="preserve"> </w:t>
      </w:r>
      <w:proofErr w:type="spellStart"/>
      <w:r>
        <w:t>OpenAI’s</w:t>
      </w:r>
      <w:proofErr w:type="spellEnd"/>
      <w:r>
        <w:rPr>
          <w:spacing w:val="32"/>
        </w:rPr>
        <w:t xml:space="preserve"> </w:t>
      </w:r>
      <w:r>
        <w:t>API,</w:t>
      </w:r>
      <w:r>
        <w:rPr>
          <w:spacing w:val="33"/>
        </w:rPr>
        <w:t xml:space="preserve"> </w:t>
      </w:r>
      <w:r>
        <w:t>we</w:t>
      </w:r>
      <w:r>
        <w:rPr>
          <w:spacing w:val="32"/>
        </w:rPr>
        <w:t xml:space="preserve"> </w:t>
      </w:r>
      <w:r>
        <w:t>set</w:t>
      </w:r>
      <w:r>
        <w:rPr>
          <w:spacing w:val="33"/>
        </w:rPr>
        <w:t xml:space="preserve"> </w:t>
      </w:r>
      <w:r>
        <w:t>up</w:t>
      </w:r>
      <w:r>
        <w:rPr>
          <w:spacing w:val="32"/>
        </w:rPr>
        <w:t xml:space="preserve"> </w:t>
      </w:r>
      <w:r>
        <w:t>a</w:t>
      </w:r>
      <w:r>
        <w:rPr>
          <w:spacing w:val="33"/>
        </w:rPr>
        <w:t xml:space="preserve"> </w:t>
      </w:r>
      <w:r>
        <w:t>training</w:t>
      </w:r>
      <w:r>
        <w:rPr>
          <w:spacing w:val="32"/>
        </w:rPr>
        <w:t xml:space="preserve"> </w:t>
      </w:r>
      <w:r>
        <w:t>seed,</w:t>
      </w:r>
      <w:r>
        <w:rPr>
          <w:spacing w:val="36"/>
        </w:rPr>
        <w:t xml:space="preserve"> </w:t>
      </w:r>
      <w:r>
        <w:t>convert</w:t>
      </w:r>
      <w:r>
        <w:rPr>
          <w:spacing w:val="32"/>
        </w:rPr>
        <w:t xml:space="preserve"> </w:t>
      </w:r>
      <w:r>
        <w:t>the</w:t>
      </w:r>
      <w:r>
        <w:rPr>
          <w:spacing w:val="33"/>
        </w:rPr>
        <w:t xml:space="preserve"> </w:t>
      </w:r>
      <w:r>
        <w:t>images</w:t>
      </w:r>
      <w:r>
        <w:rPr>
          <w:spacing w:val="32"/>
        </w:rPr>
        <w:t xml:space="preserve"> </w:t>
      </w:r>
      <w:r>
        <w:rPr>
          <w:spacing w:val="-4"/>
        </w:rPr>
        <w:t>into</w:t>
      </w:r>
    </w:p>
    <w:p w14:paraId="5B41C61E" w14:textId="77777777" w:rsidR="00C96556" w:rsidRDefault="00C96556">
      <w:pPr>
        <w:pStyle w:val="BodyText"/>
        <w:spacing w:line="391" w:lineRule="auto"/>
        <w:jc w:val="both"/>
        <w:sectPr w:rsidR="00C96556">
          <w:pgSz w:w="12240" w:h="15840"/>
          <w:pgMar w:top="1380" w:right="360" w:bottom="1020" w:left="1440" w:header="0" w:footer="749" w:gutter="0"/>
          <w:cols w:space="720"/>
        </w:sectPr>
      </w:pPr>
    </w:p>
    <w:p w14:paraId="055A5069" w14:textId="77777777" w:rsidR="00C96556" w:rsidRDefault="00F61671">
      <w:pPr>
        <w:pStyle w:val="BodyText"/>
        <w:ind w:left="1918"/>
        <w:rPr>
          <w:sz w:val="20"/>
        </w:rPr>
      </w:pPr>
      <w:r>
        <w:rPr>
          <w:noProof/>
          <w:sz w:val="20"/>
        </w:rPr>
        <w:lastRenderedPageBreak/>
        <w:drawing>
          <wp:inline distT="0" distB="0" distL="0" distR="0" wp14:anchorId="0EFCE210" wp14:editId="16792A60">
            <wp:extent cx="3439519" cy="205054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3439519" cy="2050542"/>
                    </a:xfrm>
                    <a:prstGeom prst="rect">
                      <a:avLst/>
                    </a:prstGeom>
                  </pic:spPr>
                </pic:pic>
              </a:graphicData>
            </a:graphic>
          </wp:inline>
        </w:drawing>
      </w:r>
    </w:p>
    <w:p w14:paraId="74CB78A6" w14:textId="77777777" w:rsidR="00C96556" w:rsidRDefault="00F61671">
      <w:pPr>
        <w:pStyle w:val="ListParagraph"/>
        <w:numPr>
          <w:ilvl w:val="2"/>
          <w:numId w:val="3"/>
        </w:numPr>
        <w:tabs>
          <w:tab w:val="left" w:pos="3758"/>
        </w:tabs>
        <w:spacing w:before="235"/>
        <w:ind w:left="3758" w:hanging="434"/>
        <w:rPr>
          <w:sz w:val="24"/>
        </w:rPr>
      </w:pPr>
      <w:r>
        <w:rPr>
          <w:noProof/>
          <w:sz w:val="24"/>
        </w:rPr>
        <w:drawing>
          <wp:anchor distT="0" distB="0" distL="0" distR="0" simplePos="0" relativeHeight="487591424" behindDoc="1" locked="0" layoutInCell="1" allowOverlap="1" wp14:anchorId="415B5EF2" wp14:editId="69563AFC">
            <wp:simplePos x="0" y="0"/>
            <wp:positionH relativeFrom="page">
              <wp:posOffset>2132850</wp:posOffset>
            </wp:positionH>
            <wp:positionV relativeFrom="paragraph">
              <wp:posOffset>362191</wp:posOffset>
            </wp:positionV>
            <wp:extent cx="3439477" cy="205054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3439477" cy="2050542"/>
                    </a:xfrm>
                    <a:prstGeom prst="rect">
                      <a:avLst/>
                    </a:prstGeom>
                  </pic:spPr>
                </pic:pic>
              </a:graphicData>
            </a:graphic>
          </wp:anchor>
        </w:drawing>
      </w:r>
      <w:bookmarkStart w:id="87" w:name="_bookmark5"/>
      <w:bookmarkEnd w:id="87"/>
      <w:r>
        <w:rPr>
          <w:w w:val="115"/>
          <w:sz w:val="24"/>
        </w:rPr>
        <w:t>A</w:t>
      </w:r>
      <w:r>
        <w:rPr>
          <w:spacing w:val="10"/>
          <w:w w:val="115"/>
          <w:sz w:val="24"/>
        </w:rPr>
        <w:t xml:space="preserve"> </w:t>
      </w:r>
      <w:proofErr w:type="gramStart"/>
      <w:r>
        <w:rPr>
          <w:b/>
          <w:w w:val="115"/>
          <w:sz w:val="24"/>
          <w:u w:val="single"/>
        </w:rPr>
        <w:t>Poor</w:t>
      </w:r>
      <w:r>
        <w:rPr>
          <w:b/>
          <w:spacing w:val="10"/>
          <w:w w:val="115"/>
          <w:sz w:val="24"/>
        </w:rPr>
        <w:t xml:space="preserve"> </w:t>
      </w:r>
      <w:r>
        <w:rPr>
          <w:w w:val="115"/>
          <w:sz w:val="24"/>
        </w:rPr>
        <w:t>Quality</w:t>
      </w:r>
      <w:proofErr w:type="gramEnd"/>
      <w:r>
        <w:rPr>
          <w:spacing w:val="11"/>
          <w:w w:val="115"/>
          <w:sz w:val="24"/>
        </w:rPr>
        <w:t xml:space="preserve"> </w:t>
      </w:r>
      <w:r>
        <w:rPr>
          <w:spacing w:val="-4"/>
          <w:w w:val="115"/>
          <w:sz w:val="24"/>
        </w:rPr>
        <w:t>Road</w:t>
      </w:r>
    </w:p>
    <w:p w14:paraId="3CE07476" w14:textId="77777777" w:rsidR="00C96556" w:rsidRDefault="00F61671">
      <w:pPr>
        <w:pStyle w:val="ListParagraph"/>
        <w:numPr>
          <w:ilvl w:val="2"/>
          <w:numId w:val="3"/>
        </w:numPr>
        <w:tabs>
          <w:tab w:val="left" w:pos="3749"/>
        </w:tabs>
        <w:spacing w:before="236" w:after="16"/>
        <w:ind w:left="3749" w:hanging="424"/>
        <w:rPr>
          <w:sz w:val="24"/>
        </w:rPr>
      </w:pPr>
      <w:r>
        <w:rPr>
          <w:w w:val="115"/>
          <w:sz w:val="24"/>
        </w:rPr>
        <w:t>A</w:t>
      </w:r>
      <w:r>
        <w:rPr>
          <w:spacing w:val="20"/>
          <w:w w:val="115"/>
          <w:sz w:val="24"/>
        </w:rPr>
        <w:t xml:space="preserve"> </w:t>
      </w:r>
      <w:proofErr w:type="gramStart"/>
      <w:r>
        <w:rPr>
          <w:b/>
          <w:w w:val="115"/>
          <w:sz w:val="24"/>
        </w:rPr>
        <w:t>High</w:t>
      </w:r>
      <w:r>
        <w:rPr>
          <w:b/>
          <w:spacing w:val="21"/>
          <w:w w:val="115"/>
          <w:sz w:val="24"/>
        </w:rPr>
        <w:t xml:space="preserve"> </w:t>
      </w:r>
      <w:r>
        <w:rPr>
          <w:w w:val="115"/>
          <w:sz w:val="24"/>
        </w:rPr>
        <w:t>Quality</w:t>
      </w:r>
      <w:proofErr w:type="gramEnd"/>
      <w:r>
        <w:rPr>
          <w:spacing w:val="20"/>
          <w:w w:val="115"/>
          <w:sz w:val="24"/>
        </w:rPr>
        <w:t xml:space="preserve"> </w:t>
      </w:r>
      <w:r>
        <w:rPr>
          <w:spacing w:val="-4"/>
          <w:w w:val="115"/>
          <w:sz w:val="24"/>
        </w:rPr>
        <w:t>Road</w:t>
      </w:r>
    </w:p>
    <w:p w14:paraId="09E0ABF6" w14:textId="77777777" w:rsidR="00C96556" w:rsidRDefault="00F61671">
      <w:pPr>
        <w:pStyle w:val="BodyText"/>
        <w:spacing w:line="20" w:lineRule="exact"/>
        <w:ind w:left="4005"/>
        <w:rPr>
          <w:sz w:val="2"/>
        </w:rPr>
      </w:pPr>
      <w:r>
        <w:rPr>
          <w:noProof/>
          <w:sz w:val="2"/>
        </w:rPr>
        <mc:AlternateContent>
          <mc:Choice Requires="wpg">
            <w:drawing>
              <wp:inline distT="0" distB="0" distL="0" distR="0" wp14:anchorId="2C21C3EB" wp14:editId="2665D734">
                <wp:extent cx="361315" cy="6350"/>
                <wp:effectExtent l="9525" t="0" r="635" b="317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315" cy="6350"/>
                          <a:chOff x="0" y="0"/>
                          <a:chExt cx="361315" cy="6350"/>
                        </a:xfrm>
                      </wpg:grpSpPr>
                      <wps:wsp>
                        <wps:cNvPr id="16" name="Graphic 16"/>
                        <wps:cNvSpPr/>
                        <wps:spPr>
                          <a:xfrm>
                            <a:off x="0" y="3035"/>
                            <a:ext cx="361315" cy="1270"/>
                          </a:xfrm>
                          <a:custGeom>
                            <a:avLst/>
                            <a:gdLst/>
                            <a:ahLst/>
                            <a:cxnLst/>
                            <a:rect l="l" t="t" r="r" b="b"/>
                            <a:pathLst>
                              <a:path w="361315">
                                <a:moveTo>
                                  <a:pt x="0" y="0"/>
                                </a:moveTo>
                                <a:lnTo>
                                  <a:pt x="361302"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17D53D1" id="Group 15" o:spid="_x0000_s1026" style="width:28.45pt;height:.5pt;mso-position-horizontal-relative:char;mso-position-vertical-relative:line" coordsize="3613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">
                <v:shape id="Graphic 16" o:spid="_x0000_s1027" style="position:absolute;top:3035;width:361315;height:1270;visibility:visible;mso-wrap-style:square;v-text-anchor:top" coordsize="3613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" path="m,l361302,e" filled="f" strokeweight=".16861mm">
                  <v:path arrowok="t"/>
                </v:shape>
                <w10:anchorlock/>
              </v:group>
            </w:pict>
          </mc:Fallback>
        </mc:AlternateContent>
      </w:r>
    </w:p>
    <w:p w14:paraId="0B31AEB9" w14:textId="77777777" w:rsidR="00C96556" w:rsidRDefault="00F61671">
      <w:pPr>
        <w:pStyle w:val="BodyText"/>
        <w:spacing w:before="167"/>
        <w:ind w:left="2172"/>
      </w:pPr>
      <w:r>
        <w:rPr>
          <w:w w:val="105"/>
        </w:rPr>
        <w:t>Figure</w:t>
      </w:r>
      <w:r>
        <w:rPr>
          <w:spacing w:val="18"/>
          <w:w w:val="105"/>
        </w:rPr>
        <w:t xml:space="preserve"> </w:t>
      </w:r>
      <w:r>
        <w:rPr>
          <w:w w:val="105"/>
        </w:rPr>
        <w:t>1:</w:t>
      </w:r>
      <w:r>
        <w:rPr>
          <w:spacing w:val="43"/>
          <w:w w:val="105"/>
        </w:rPr>
        <w:t xml:space="preserve"> </w:t>
      </w:r>
      <w:r>
        <w:rPr>
          <w:w w:val="105"/>
        </w:rPr>
        <w:t>Road</w:t>
      </w:r>
      <w:r>
        <w:rPr>
          <w:spacing w:val="19"/>
          <w:w w:val="105"/>
        </w:rPr>
        <w:t xml:space="preserve"> </w:t>
      </w:r>
      <w:r>
        <w:rPr>
          <w:w w:val="105"/>
        </w:rPr>
        <w:t>Quality</w:t>
      </w:r>
      <w:r>
        <w:rPr>
          <w:spacing w:val="19"/>
          <w:w w:val="105"/>
        </w:rPr>
        <w:t xml:space="preserve"> </w:t>
      </w:r>
      <w:r>
        <w:rPr>
          <w:w w:val="105"/>
        </w:rPr>
        <w:t>Satellite</w:t>
      </w:r>
      <w:r>
        <w:rPr>
          <w:spacing w:val="19"/>
          <w:w w:val="105"/>
        </w:rPr>
        <w:t xml:space="preserve"> </w:t>
      </w:r>
      <w:r>
        <w:rPr>
          <w:w w:val="105"/>
        </w:rPr>
        <w:t>images</w:t>
      </w:r>
      <w:r>
        <w:rPr>
          <w:spacing w:val="18"/>
          <w:w w:val="105"/>
        </w:rPr>
        <w:t xml:space="preserve"> </w:t>
      </w:r>
      <w:r>
        <w:rPr>
          <w:w w:val="105"/>
        </w:rPr>
        <w:t>for</w:t>
      </w:r>
      <w:r>
        <w:rPr>
          <w:spacing w:val="19"/>
          <w:w w:val="105"/>
        </w:rPr>
        <w:t xml:space="preserve"> </w:t>
      </w:r>
      <w:r>
        <w:rPr>
          <w:spacing w:val="-4"/>
          <w:w w:val="105"/>
        </w:rPr>
        <w:t>Ohio</w:t>
      </w:r>
    </w:p>
    <w:p w14:paraId="0C08A515" w14:textId="77777777" w:rsidR="00C96556" w:rsidRDefault="00C96556">
      <w:pPr>
        <w:pStyle w:val="BodyText"/>
        <w:spacing w:before="138"/>
      </w:pPr>
    </w:p>
    <w:p w14:paraId="42B1E11C" w14:textId="77777777" w:rsidR="00C96556" w:rsidRDefault="00F61671">
      <w:pPr>
        <w:pStyle w:val="BodyText"/>
        <w:spacing w:line="391" w:lineRule="auto"/>
        <w:ind w:right="1077"/>
        <w:jc w:val="both"/>
      </w:pPr>
      <w:r>
        <w:t>their corresponding base64 encoding and fine-tune the model on the road-image dataset for</w:t>
      </w:r>
      <w:r>
        <w:rPr>
          <w:spacing w:val="80"/>
        </w:rPr>
        <w:t xml:space="preserve"> </w:t>
      </w:r>
      <w:r>
        <w:t>10 epochs with a batch size of 9 and a learning rate multiplier of 2.</w:t>
      </w:r>
      <w:r>
        <w:rPr>
          <w:spacing w:val="40"/>
        </w:rPr>
        <w:t xml:space="preserve"> </w:t>
      </w:r>
      <w:r>
        <w:t xml:space="preserve">In section </w:t>
      </w:r>
      <w:hyperlink w:anchor="_bookmark11" w:history="1">
        <w:r>
          <w:t>4.1,</w:t>
        </w:r>
      </w:hyperlink>
      <w:r>
        <w:t xml:space="preserve"> we present the results from our fine-tuned model, when applied on roads in areas with close elections within our effective bandwidth.</w:t>
      </w:r>
      <w:r>
        <w:rPr>
          <w:spacing w:val="40"/>
        </w:rPr>
        <w:t xml:space="preserve"> </w:t>
      </w:r>
      <w:r>
        <w:t>For full details on the modeling methodology, fine-tuning results</w:t>
      </w:r>
      <w:r>
        <w:rPr>
          <w:spacing w:val="40"/>
        </w:rPr>
        <w:t xml:space="preserve"> </w:t>
      </w:r>
      <w:r>
        <w:t>and</w:t>
      </w:r>
      <w:r>
        <w:rPr>
          <w:spacing w:val="40"/>
        </w:rPr>
        <w:t xml:space="preserve"> </w:t>
      </w:r>
      <w:r>
        <w:t>robustness</w:t>
      </w:r>
      <w:r>
        <w:rPr>
          <w:spacing w:val="40"/>
        </w:rPr>
        <w:t xml:space="preserve"> </w:t>
      </w:r>
      <w:r>
        <w:t>tests,</w:t>
      </w:r>
      <w:r>
        <w:rPr>
          <w:spacing w:val="40"/>
        </w:rPr>
        <w:t xml:space="preserve"> </w:t>
      </w:r>
      <w:r>
        <w:t>see</w:t>
      </w:r>
      <w:r>
        <w:rPr>
          <w:spacing w:val="40"/>
        </w:rPr>
        <w:t xml:space="preserve"> </w:t>
      </w:r>
      <w:hyperlink w:anchor="_bookmark58" w:history="1">
        <w:r>
          <w:t>Suresh</w:t>
        </w:r>
        <w:r>
          <w:rPr>
            <w:spacing w:val="40"/>
          </w:rPr>
          <w:t xml:space="preserve"> </w:t>
        </w:r>
        <w:r>
          <w:t>and</w:t>
        </w:r>
        <w:r>
          <w:rPr>
            <w:spacing w:val="40"/>
          </w:rPr>
          <w:t xml:space="preserve"> </w:t>
        </w:r>
        <w:r>
          <w:t>Rawat</w:t>
        </w:r>
      </w:hyperlink>
      <w:r>
        <w:rPr>
          <w:spacing w:val="40"/>
        </w:rPr>
        <w:t xml:space="preserve"> </w:t>
      </w:r>
      <w:hyperlink w:anchor="_bookmark58" w:history="1">
        <w:r>
          <w:t>(2025).</w:t>
        </w:r>
      </w:hyperlink>
    </w:p>
    <w:p w14:paraId="3D15B7C7" w14:textId="77777777" w:rsidR="00C96556" w:rsidRDefault="00C96556">
      <w:pPr>
        <w:pStyle w:val="BodyText"/>
        <w:spacing w:before="122"/>
      </w:pPr>
    </w:p>
    <w:p w14:paraId="05382783" w14:textId="77777777" w:rsidR="00C96556" w:rsidRDefault="00F61671">
      <w:pPr>
        <w:pStyle w:val="Heading2"/>
        <w:numPr>
          <w:ilvl w:val="1"/>
          <w:numId w:val="3"/>
        </w:numPr>
        <w:tabs>
          <w:tab w:val="left" w:pos="735"/>
        </w:tabs>
        <w:ind w:hanging="735"/>
      </w:pPr>
      <w:bookmarkStart w:id="88" w:name="Running_Variable"/>
      <w:bookmarkEnd w:id="88"/>
      <w:r>
        <w:rPr>
          <w:w w:val="125"/>
        </w:rPr>
        <w:t>Running</w:t>
      </w:r>
      <w:r>
        <w:rPr>
          <w:spacing w:val="28"/>
          <w:w w:val="125"/>
        </w:rPr>
        <w:t xml:space="preserve"> </w:t>
      </w:r>
      <w:r>
        <w:rPr>
          <w:spacing w:val="-2"/>
          <w:w w:val="125"/>
        </w:rPr>
        <w:t>Variable</w:t>
      </w:r>
    </w:p>
    <w:p w14:paraId="56507460" w14:textId="77777777" w:rsidR="00C96556" w:rsidRDefault="00F61671">
      <w:pPr>
        <w:pStyle w:val="BodyText"/>
        <w:spacing w:before="329" w:line="391" w:lineRule="auto"/>
        <w:ind w:right="1079"/>
        <w:jc w:val="both"/>
      </w:pPr>
      <w:r>
        <w:rPr>
          <w:w w:val="105"/>
        </w:rPr>
        <w:t>The running variable plays a critical role in regression discontinuity, which in this study represents the proportion of votes against the renewal of a road tax levy.</w:t>
      </w:r>
    </w:p>
    <w:p w14:paraId="678D7205" w14:textId="77777777" w:rsidR="00C96556" w:rsidRDefault="00C96556">
      <w:pPr>
        <w:pStyle w:val="BodyText"/>
        <w:spacing w:line="391" w:lineRule="auto"/>
        <w:jc w:val="both"/>
        <w:sectPr w:rsidR="00C96556">
          <w:pgSz w:w="12240" w:h="15840"/>
          <w:pgMar w:top="1440" w:right="360" w:bottom="1020" w:left="1440" w:header="0" w:footer="749" w:gutter="0"/>
          <w:cols w:space="720"/>
        </w:sectPr>
      </w:pPr>
    </w:p>
    <w:p w14:paraId="385C2047" w14:textId="02A3A1D6" w:rsidR="00C96556" w:rsidRDefault="00F61671" w:rsidP="00EA3E57">
      <w:pPr>
        <w:pStyle w:val="BodyText"/>
        <w:spacing w:before="30" w:line="391" w:lineRule="auto"/>
        <w:ind w:right="1076" w:firstLine="351"/>
        <w:jc w:val="both"/>
        <w:pPrChange w:id="89" w:author="Brasington, David (brasindd)" w:date="2025-03-02T17:53:00Z">
          <w:pPr>
            <w:pStyle w:val="BodyText"/>
            <w:spacing w:before="30" w:line="391" w:lineRule="auto"/>
            <w:ind w:right="1076" w:firstLine="351"/>
            <w:jc w:val="right"/>
          </w:pPr>
        </w:pPrChange>
      </w:pPr>
      <w:r>
        <w:rPr>
          <w:w w:val="105"/>
        </w:rPr>
        <w:lastRenderedPageBreak/>
        <w:t>A</w:t>
      </w:r>
      <w:r>
        <w:rPr>
          <w:spacing w:val="-8"/>
          <w:w w:val="105"/>
        </w:rPr>
        <w:t xml:space="preserve"> </w:t>
      </w:r>
      <w:r>
        <w:rPr>
          <w:w w:val="105"/>
        </w:rPr>
        <w:t>vote</w:t>
      </w:r>
      <w:r>
        <w:rPr>
          <w:spacing w:val="-8"/>
          <w:w w:val="105"/>
        </w:rPr>
        <w:t xml:space="preserve"> </w:t>
      </w:r>
      <w:r>
        <w:rPr>
          <w:w w:val="105"/>
        </w:rPr>
        <w:t>share</w:t>
      </w:r>
      <w:r>
        <w:rPr>
          <w:spacing w:val="-8"/>
          <w:w w:val="105"/>
        </w:rPr>
        <w:t xml:space="preserve"> </w:t>
      </w:r>
      <w:r>
        <w:rPr>
          <w:w w:val="105"/>
        </w:rPr>
        <w:t>of</w:t>
      </w:r>
      <w:r>
        <w:rPr>
          <w:spacing w:val="-8"/>
          <w:w w:val="105"/>
        </w:rPr>
        <w:t xml:space="preserve"> </w:t>
      </w:r>
      <w:r>
        <w:rPr>
          <w:w w:val="105"/>
        </w:rPr>
        <w:t>more</w:t>
      </w:r>
      <w:r>
        <w:rPr>
          <w:spacing w:val="-8"/>
          <w:w w:val="105"/>
        </w:rPr>
        <w:t xml:space="preserve"> </w:t>
      </w:r>
      <w:r>
        <w:rPr>
          <w:w w:val="105"/>
        </w:rPr>
        <w:t>than</w:t>
      </w:r>
      <w:r>
        <w:rPr>
          <w:spacing w:val="-8"/>
          <w:w w:val="105"/>
        </w:rPr>
        <w:t xml:space="preserve"> </w:t>
      </w:r>
      <w:r>
        <w:rPr>
          <w:w w:val="105"/>
        </w:rPr>
        <w:t>50</w:t>
      </w:r>
      <w:r>
        <w:rPr>
          <w:spacing w:val="-8"/>
          <w:w w:val="105"/>
        </w:rPr>
        <w:t xml:space="preserve"> </w:t>
      </w:r>
      <w:r>
        <w:rPr>
          <w:w w:val="105"/>
        </w:rPr>
        <w:t>means</w:t>
      </w:r>
      <w:r>
        <w:rPr>
          <w:spacing w:val="-8"/>
          <w:w w:val="105"/>
        </w:rPr>
        <w:t xml:space="preserve"> </w:t>
      </w:r>
      <w:r>
        <w:rPr>
          <w:w w:val="105"/>
        </w:rPr>
        <w:t>the</w:t>
      </w:r>
      <w:r>
        <w:rPr>
          <w:spacing w:val="-8"/>
          <w:w w:val="105"/>
        </w:rPr>
        <w:t xml:space="preserve"> </w:t>
      </w:r>
      <w:r>
        <w:rPr>
          <w:w w:val="105"/>
        </w:rPr>
        <w:t>renewal</w:t>
      </w:r>
      <w:r>
        <w:rPr>
          <w:spacing w:val="-8"/>
          <w:w w:val="105"/>
        </w:rPr>
        <w:t xml:space="preserve"> </w:t>
      </w:r>
      <w:r>
        <w:rPr>
          <w:w w:val="105"/>
        </w:rPr>
        <w:t>road</w:t>
      </w:r>
      <w:r>
        <w:rPr>
          <w:spacing w:val="-8"/>
          <w:w w:val="105"/>
        </w:rPr>
        <w:t xml:space="preserve"> </w:t>
      </w:r>
      <w:r>
        <w:rPr>
          <w:w w:val="105"/>
        </w:rPr>
        <w:t>tax</w:t>
      </w:r>
      <w:r>
        <w:rPr>
          <w:spacing w:val="-8"/>
          <w:w w:val="105"/>
        </w:rPr>
        <w:t xml:space="preserve"> </w:t>
      </w:r>
      <w:r>
        <w:rPr>
          <w:w w:val="105"/>
        </w:rPr>
        <w:t>levy</w:t>
      </w:r>
      <w:r>
        <w:rPr>
          <w:spacing w:val="-8"/>
          <w:w w:val="105"/>
        </w:rPr>
        <w:t xml:space="preserve"> </w:t>
      </w:r>
      <w:r>
        <w:rPr>
          <w:w w:val="105"/>
        </w:rPr>
        <w:t>fails</w:t>
      </w:r>
      <w:r>
        <w:rPr>
          <w:spacing w:val="-8"/>
          <w:w w:val="105"/>
        </w:rPr>
        <w:t xml:space="preserve"> </w:t>
      </w:r>
      <w:r>
        <w:rPr>
          <w:w w:val="105"/>
        </w:rPr>
        <w:t>and</w:t>
      </w:r>
      <w:r>
        <w:rPr>
          <w:spacing w:val="-8"/>
          <w:w w:val="105"/>
        </w:rPr>
        <w:t xml:space="preserve"> </w:t>
      </w:r>
      <w:r>
        <w:rPr>
          <w:w w:val="105"/>
        </w:rPr>
        <w:t>tax</w:t>
      </w:r>
      <w:r>
        <w:rPr>
          <w:spacing w:val="-8"/>
          <w:w w:val="105"/>
        </w:rPr>
        <w:t xml:space="preserve"> </w:t>
      </w:r>
      <w:r>
        <w:rPr>
          <w:w w:val="105"/>
        </w:rPr>
        <w:t>will</w:t>
      </w:r>
      <w:r>
        <w:rPr>
          <w:spacing w:val="-8"/>
          <w:w w:val="105"/>
        </w:rPr>
        <w:t xml:space="preserve"> </w:t>
      </w:r>
      <w:r>
        <w:rPr>
          <w:w w:val="105"/>
        </w:rPr>
        <w:t>no</w:t>
      </w:r>
      <w:r>
        <w:rPr>
          <w:spacing w:val="-8"/>
          <w:w w:val="105"/>
        </w:rPr>
        <w:t xml:space="preserve"> </w:t>
      </w:r>
      <w:r>
        <w:rPr>
          <w:w w:val="105"/>
        </w:rPr>
        <w:t>longer be collected, resulting in a stoppage of road funding via that particular tax levy.</w:t>
      </w:r>
      <w:r>
        <w:rPr>
          <w:spacing w:val="39"/>
          <w:w w:val="105"/>
        </w:rPr>
        <w:t xml:space="preserve"> </w:t>
      </w:r>
      <w:r>
        <w:rPr>
          <w:w w:val="105"/>
        </w:rPr>
        <w:t>However, other</w:t>
      </w:r>
      <w:r>
        <w:rPr>
          <w:spacing w:val="-9"/>
          <w:w w:val="105"/>
        </w:rPr>
        <w:t xml:space="preserve"> </w:t>
      </w:r>
      <w:r>
        <w:rPr>
          <w:w w:val="105"/>
        </w:rPr>
        <w:t>road</w:t>
      </w:r>
      <w:r>
        <w:rPr>
          <w:spacing w:val="-9"/>
          <w:w w:val="105"/>
        </w:rPr>
        <w:t xml:space="preserve"> </w:t>
      </w:r>
      <w:r>
        <w:rPr>
          <w:w w:val="105"/>
        </w:rPr>
        <w:t>tax</w:t>
      </w:r>
      <w:r>
        <w:rPr>
          <w:spacing w:val="-9"/>
          <w:w w:val="105"/>
        </w:rPr>
        <w:t xml:space="preserve"> </w:t>
      </w:r>
      <w:r>
        <w:rPr>
          <w:w w:val="105"/>
        </w:rPr>
        <w:t>levies</w:t>
      </w:r>
      <w:r>
        <w:rPr>
          <w:spacing w:val="-9"/>
          <w:w w:val="105"/>
        </w:rPr>
        <w:t xml:space="preserve"> </w:t>
      </w:r>
      <w:r>
        <w:rPr>
          <w:w w:val="105"/>
        </w:rPr>
        <w:t>may</w:t>
      </w:r>
      <w:r>
        <w:rPr>
          <w:spacing w:val="-9"/>
          <w:w w:val="105"/>
        </w:rPr>
        <w:t xml:space="preserve"> </w:t>
      </w:r>
      <w:r>
        <w:rPr>
          <w:w w:val="105"/>
        </w:rPr>
        <w:t>continue</w:t>
      </w:r>
      <w:r>
        <w:rPr>
          <w:spacing w:val="-9"/>
          <w:w w:val="105"/>
        </w:rPr>
        <w:t xml:space="preserve"> </w:t>
      </w:r>
      <w:r>
        <w:rPr>
          <w:w w:val="105"/>
        </w:rPr>
        <w:t>to</w:t>
      </w:r>
      <w:r>
        <w:rPr>
          <w:spacing w:val="-9"/>
          <w:w w:val="105"/>
        </w:rPr>
        <w:t xml:space="preserve"> </w:t>
      </w:r>
      <w:r>
        <w:rPr>
          <w:w w:val="105"/>
        </w:rPr>
        <w:t>be</w:t>
      </w:r>
      <w:r>
        <w:rPr>
          <w:spacing w:val="-9"/>
          <w:w w:val="105"/>
        </w:rPr>
        <w:t xml:space="preserve"> </w:t>
      </w:r>
      <w:r>
        <w:rPr>
          <w:w w:val="105"/>
        </w:rPr>
        <w:t>in</w:t>
      </w:r>
      <w:r>
        <w:rPr>
          <w:spacing w:val="-9"/>
          <w:w w:val="105"/>
        </w:rPr>
        <w:t xml:space="preserve"> </w:t>
      </w:r>
      <w:r>
        <w:rPr>
          <w:w w:val="105"/>
        </w:rPr>
        <w:t>effect,</w:t>
      </w:r>
      <w:r>
        <w:rPr>
          <w:spacing w:val="-8"/>
          <w:w w:val="105"/>
        </w:rPr>
        <w:t xml:space="preserve"> </w:t>
      </w:r>
      <w:r>
        <w:rPr>
          <w:w w:val="105"/>
        </w:rPr>
        <w:t>and</w:t>
      </w:r>
      <w:r>
        <w:rPr>
          <w:spacing w:val="-9"/>
          <w:w w:val="105"/>
        </w:rPr>
        <w:t xml:space="preserve"> </w:t>
      </w:r>
      <w:r>
        <w:rPr>
          <w:w w:val="105"/>
        </w:rPr>
        <w:t>funds</w:t>
      </w:r>
      <w:r>
        <w:rPr>
          <w:spacing w:val="-9"/>
          <w:w w:val="105"/>
        </w:rPr>
        <w:t xml:space="preserve"> </w:t>
      </w:r>
      <w:r>
        <w:rPr>
          <w:w w:val="105"/>
        </w:rPr>
        <w:t>from</w:t>
      </w:r>
      <w:r>
        <w:rPr>
          <w:spacing w:val="-9"/>
          <w:w w:val="105"/>
        </w:rPr>
        <w:t xml:space="preserve"> </w:t>
      </w:r>
      <w:r>
        <w:rPr>
          <w:w w:val="105"/>
        </w:rPr>
        <w:t>current</w:t>
      </w:r>
      <w:r>
        <w:rPr>
          <w:spacing w:val="-9"/>
          <w:w w:val="105"/>
        </w:rPr>
        <w:t xml:space="preserve"> </w:t>
      </w:r>
      <w:r>
        <w:rPr>
          <w:w w:val="105"/>
        </w:rPr>
        <w:t>expense</w:t>
      </w:r>
      <w:r>
        <w:rPr>
          <w:spacing w:val="-9"/>
          <w:w w:val="105"/>
        </w:rPr>
        <w:t xml:space="preserve"> </w:t>
      </w:r>
      <w:r>
        <w:rPr>
          <w:w w:val="105"/>
        </w:rPr>
        <w:t>tax</w:t>
      </w:r>
      <w:r>
        <w:rPr>
          <w:spacing w:val="-9"/>
          <w:w w:val="105"/>
        </w:rPr>
        <w:t xml:space="preserve"> </w:t>
      </w:r>
      <w:r>
        <w:rPr>
          <w:w w:val="105"/>
        </w:rPr>
        <w:t>levies may still be used for road maintenance.</w:t>
      </w:r>
      <w:r>
        <w:rPr>
          <w:spacing w:val="29"/>
          <w:w w:val="105"/>
        </w:rPr>
        <w:t xml:space="preserve"> </w:t>
      </w:r>
      <w:r>
        <w:rPr>
          <w:w w:val="105"/>
        </w:rPr>
        <w:t>There are 3,184 referendum results in our sample, 83%</w:t>
      </w:r>
      <w:r>
        <w:rPr>
          <w:spacing w:val="-13"/>
          <w:w w:val="105"/>
        </w:rPr>
        <w:t xml:space="preserve"> </w:t>
      </w:r>
      <w:r>
        <w:rPr>
          <w:w w:val="105"/>
        </w:rPr>
        <w:t>of</w:t>
      </w:r>
      <w:r>
        <w:rPr>
          <w:spacing w:val="-13"/>
          <w:w w:val="105"/>
        </w:rPr>
        <w:t xml:space="preserve"> </w:t>
      </w:r>
      <w:r>
        <w:rPr>
          <w:w w:val="105"/>
        </w:rPr>
        <w:t>which</w:t>
      </w:r>
      <w:r>
        <w:rPr>
          <w:spacing w:val="-13"/>
          <w:w w:val="105"/>
        </w:rPr>
        <w:t xml:space="preserve"> </w:t>
      </w:r>
      <w:r>
        <w:rPr>
          <w:w w:val="105"/>
        </w:rPr>
        <w:t>renew</w:t>
      </w:r>
      <w:r>
        <w:rPr>
          <w:spacing w:val="-13"/>
          <w:w w:val="105"/>
        </w:rPr>
        <w:t xml:space="preserve"> </w:t>
      </w:r>
      <w:r>
        <w:rPr>
          <w:w w:val="105"/>
        </w:rPr>
        <w:t>the</w:t>
      </w:r>
      <w:r>
        <w:rPr>
          <w:spacing w:val="-13"/>
          <w:w w:val="105"/>
        </w:rPr>
        <w:t xml:space="preserve"> </w:t>
      </w:r>
      <w:r>
        <w:rPr>
          <w:w w:val="105"/>
        </w:rPr>
        <w:t>tax,</w:t>
      </w:r>
      <w:r>
        <w:rPr>
          <w:spacing w:val="-11"/>
          <w:w w:val="105"/>
        </w:rPr>
        <w:t xml:space="preserve"> </w:t>
      </w:r>
      <w:r>
        <w:rPr>
          <w:w w:val="105"/>
        </w:rPr>
        <w:t>and</w:t>
      </w:r>
      <w:r>
        <w:rPr>
          <w:spacing w:val="-13"/>
          <w:w w:val="105"/>
        </w:rPr>
        <w:t xml:space="preserve"> </w:t>
      </w:r>
      <w:r>
        <w:rPr>
          <w:w w:val="105"/>
        </w:rPr>
        <w:t>17%</w:t>
      </w:r>
      <w:r>
        <w:rPr>
          <w:spacing w:val="-13"/>
          <w:w w:val="105"/>
        </w:rPr>
        <w:t xml:space="preserve"> </w:t>
      </w:r>
      <w:r>
        <w:rPr>
          <w:w w:val="105"/>
        </w:rPr>
        <w:t>of</w:t>
      </w:r>
      <w:r>
        <w:rPr>
          <w:spacing w:val="-13"/>
          <w:w w:val="105"/>
        </w:rPr>
        <w:t xml:space="preserve"> </w:t>
      </w:r>
      <w:r>
        <w:rPr>
          <w:w w:val="105"/>
        </w:rPr>
        <w:t>which</w:t>
      </w:r>
      <w:r>
        <w:rPr>
          <w:spacing w:val="-13"/>
          <w:w w:val="105"/>
        </w:rPr>
        <w:t xml:space="preserve"> </w:t>
      </w:r>
      <w:r>
        <w:rPr>
          <w:w w:val="105"/>
        </w:rPr>
        <w:t>cut</w:t>
      </w:r>
      <w:r>
        <w:rPr>
          <w:spacing w:val="-13"/>
          <w:w w:val="105"/>
        </w:rPr>
        <w:t xml:space="preserve"> </w:t>
      </w:r>
      <w:r>
        <w:rPr>
          <w:w w:val="105"/>
        </w:rPr>
        <w:t>taxes</w:t>
      </w:r>
      <w:r>
        <w:rPr>
          <w:spacing w:val="-13"/>
          <w:w w:val="105"/>
        </w:rPr>
        <w:t xml:space="preserve"> </w:t>
      </w:r>
      <w:r>
        <w:rPr>
          <w:w w:val="105"/>
        </w:rPr>
        <w:t>and</w:t>
      </w:r>
      <w:r>
        <w:rPr>
          <w:spacing w:val="-13"/>
          <w:w w:val="105"/>
        </w:rPr>
        <w:t xml:space="preserve"> </w:t>
      </w:r>
      <w:r>
        <w:rPr>
          <w:w w:val="105"/>
        </w:rPr>
        <w:t>road</w:t>
      </w:r>
      <w:r>
        <w:rPr>
          <w:spacing w:val="-13"/>
          <w:w w:val="105"/>
        </w:rPr>
        <w:t xml:space="preserve"> </w:t>
      </w:r>
      <w:r>
        <w:rPr>
          <w:w w:val="105"/>
        </w:rPr>
        <w:t>maintenance.</w:t>
      </w:r>
      <w:r>
        <w:rPr>
          <w:spacing w:val="12"/>
          <w:w w:val="105"/>
        </w:rPr>
        <w:t xml:space="preserve"> </w:t>
      </w:r>
      <w:r>
        <w:rPr>
          <w:w w:val="105"/>
        </w:rPr>
        <w:t>We</w:t>
      </w:r>
      <w:r>
        <w:rPr>
          <w:spacing w:val="-13"/>
          <w:w w:val="105"/>
        </w:rPr>
        <w:t xml:space="preserve"> </w:t>
      </w:r>
      <w:r>
        <w:rPr>
          <w:w w:val="105"/>
        </w:rPr>
        <w:t>quantify the size of the cut in road spending a city faces in two ways.</w:t>
      </w:r>
      <w:r>
        <w:rPr>
          <w:spacing w:val="35"/>
          <w:w w:val="105"/>
        </w:rPr>
        <w:t xml:space="preserve"> </w:t>
      </w:r>
      <w:r>
        <w:rPr>
          <w:w w:val="105"/>
        </w:rPr>
        <w:t>The Great Financial Crisis falls in the middle of our dataset,</w:t>
      </w:r>
      <w:r>
        <w:rPr>
          <w:spacing w:val="8"/>
          <w:w w:val="105"/>
        </w:rPr>
        <w:t xml:space="preserve"> </w:t>
      </w:r>
      <w:r>
        <w:rPr>
          <w:w w:val="105"/>
        </w:rPr>
        <w:t>so readers might wonder if voting behavior was affected,</w:t>
      </w:r>
      <w:r>
        <w:rPr>
          <w:spacing w:val="8"/>
          <w:w w:val="105"/>
        </w:rPr>
        <w:t xml:space="preserve"> </w:t>
      </w:r>
      <w:r>
        <w:rPr>
          <w:w w:val="105"/>
        </w:rPr>
        <w:t>but we</w:t>
      </w:r>
      <w:r>
        <w:rPr>
          <w:spacing w:val="-5"/>
          <w:w w:val="105"/>
        </w:rPr>
        <w:t xml:space="preserve"> </w:t>
      </w:r>
      <w:r>
        <w:rPr>
          <w:w w:val="105"/>
        </w:rPr>
        <w:t>find</w:t>
      </w:r>
      <w:r>
        <w:rPr>
          <w:spacing w:val="-5"/>
          <w:w w:val="105"/>
        </w:rPr>
        <w:t xml:space="preserve"> </w:t>
      </w:r>
      <w:r>
        <w:rPr>
          <w:w w:val="105"/>
        </w:rPr>
        <w:t>vote</w:t>
      </w:r>
      <w:r>
        <w:rPr>
          <w:spacing w:val="-5"/>
          <w:w w:val="105"/>
        </w:rPr>
        <w:t xml:space="preserve"> </w:t>
      </w:r>
      <w:r>
        <w:rPr>
          <w:w w:val="105"/>
        </w:rPr>
        <w:t>share</w:t>
      </w:r>
      <w:r>
        <w:rPr>
          <w:spacing w:val="-5"/>
          <w:w w:val="105"/>
        </w:rPr>
        <w:t xml:space="preserve"> </w:t>
      </w:r>
      <w:r>
        <w:rPr>
          <w:w w:val="105"/>
        </w:rPr>
        <w:t>the</w:t>
      </w:r>
      <w:r>
        <w:rPr>
          <w:spacing w:val="-5"/>
          <w:w w:val="105"/>
        </w:rPr>
        <w:t xml:space="preserve"> </w:t>
      </w:r>
      <w:r>
        <w:rPr>
          <w:w w:val="105"/>
        </w:rPr>
        <w:t>same</w:t>
      </w:r>
      <w:r>
        <w:rPr>
          <w:spacing w:val="-5"/>
          <w:w w:val="105"/>
        </w:rPr>
        <w:t xml:space="preserve"> </w:t>
      </w:r>
      <w:r>
        <w:rPr>
          <w:w w:val="105"/>
        </w:rPr>
        <w:t>to</w:t>
      </w:r>
      <w:r>
        <w:rPr>
          <w:spacing w:val="-4"/>
          <w:w w:val="105"/>
        </w:rPr>
        <w:t xml:space="preserve"> </w:t>
      </w:r>
      <w:r>
        <w:rPr>
          <w:w w:val="105"/>
        </w:rPr>
        <w:t>two</w:t>
      </w:r>
      <w:r>
        <w:rPr>
          <w:spacing w:val="-4"/>
          <w:w w:val="105"/>
        </w:rPr>
        <w:t xml:space="preserve"> </w:t>
      </w:r>
      <w:r>
        <w:rPr>
          <w:w w:val="105"/>
        </w:rPr>
        <w:t>decimal</w:t>
      </w:r>
      <w:r>
        <w:rPr>
          <w:spacing w:val="-5"/>
          <w:w w:val="105"/>
        </w:rPr>
        <w:t xml:space="preserve"> </w:t>
      </w:r>
      <w:r>
        <w:rPr>
          <w:w w:val="105"/>
        </w:rPr>
        <w:t>points</w:t>
      </w:r>
      <w:r>
        <w:rPr>
          <w:spacing w:val="-5"/>
          <w:w w:val="105"/>
        </w:rPr>
        <w:t xml:space="preserve"> </w:t>
      </w:r>
      <w:r>
        <w:rPr>
          <w:w w:val="105"/>
        </w:rPr>
        <w:t>during</w:t>
      </w:r>
      <w:r>
        <w:rPr>
          <w:spacing w:val="-4"/>
          <w:w w:val="105"/>
        </w:rPr>
        <w:t xml:space="preserve"> </w:t>
      </w:r>
      <w:r>
        <w:rPr>
          <w:w w:val="105"/>
        </w:rPr>
        <w:t>and</w:t>
      </w:r>
      <w:r>
        <w:rPr>
          <w:spacing w:val="-5"/>
          <w:w w:val="105"/>
        </w:rPr>
        <w:t xml:space="preserve"> </w:t>
      </w:r>
      <w:r>
        <w:rPr>
          <w:w w:val="105"/>
        </w:rPr>
        <w:t>outside</w:t>
      </w:r>
      <w:r>
        <w:rPr>
          <w:spacing w:val="-5"/>
          <w:w w:val="105"/>
        </w:rPr>
        <w:t xml:space="preserve"> </w:t>
      </w:r>
      <w:r>
        <w:rPr>
          <w:w w:val="105"/>
        </w:rPr>
        <w:t>the</w:t>
      </w:r>
      <w:r>
        <w:rPr>
          <w:spacing w:val="-5"/>
          <w:w w:val="105"/>
        </w:rPr>
        <w:t xml:space="preserve"> </w:t>
      </w:r>
      <w:r>
        <w:rPr>
          <w:w w:val="105"/>
        </w:rPr>
        <w:t>years</w:t>
      </w:r>
      <w:r>
        <w:rPr>
          <w:spacing w:val="-5"/>
          <w:w w:val="105"/>
        </w:rPr>
        <w:t xml:space="preserve"> </w:t>
      </w:r>
      <w:r>
        <w:rPr>
          <w:w w:val="105"/>
        </w:rPr>
        <w:t>2008-2009. Our key identification assumption is that the election results are not predetermined and vote</w:t>
      </w:r>
      <w:r>
        <w:rPr>
          <w:spacing w:val="-13"/>
          <w:w w:val="105"/>
        </w:rPr>
        <w:t xml:space="preserve"> </w:t>
      </w:r>
      <w:r>
        <w:rPr>
          <w:w w:val="105"/>
        </w:rPr>
        <w:t>share</w:t>
      </w:r>
      <w:r>
        <w:rPr>
          <w:spacing w:val="-13"/>
          <w:w w:val="105"/>
        </w:rPr>
        <w:t xml:space="preserve"> </w:t>
      </w:r>
      <w:r>
        <w:rPr>
          <w:w w:val="105"/>
        </w:rPr>
        <w:t>is</w:t>
      </w:r>
      <w:r>
        <w:rPr>
          <w:spacing w:val="-13"/>
          <w:w w:val="105"/>
        </w:rPr>
        <w:t xml:space="preserve"> </w:t>
      </w:r>
      <w:r>
        <w:rPr>
          <w:w w:val="105"/>
        </w:rPr>
        <w:t>not</w:t>
      </w:r>
      <w:r>
        <w:rPr>
          <w:spacing w:val="-13"/>
          <w:w w:val="105"/>
        </w:rPr>
        <w:t xml:space="preserve"> </w:t>
      </w:r>
      <w:r>
        <w:rPr>
          <w:w w:val="105"/>
        </w:rPr>
        <w:t>precisely</w:t>
      </w:r>
      <w:r>
        <w:rPr>
          <w:spacing w:val="-13"/>
          <w:w w:val="105"/>
        </w:rPr>
        <w:t xml:space="preserve"> </w:t>
      </w:r>
      <w:r>
        <w:rPr>
          <w:w w:val="105"/>
        </w:rPr>
        <w:t>manipulated</w:t>
      </w:r>
      <w:r>
        <w:rPr>
          <w:spacing w:val="-13"/>
          <w:w w:val="105"/>
        </w:rPr>
        <w:t xml:space="preserve"> </w:t>
      </w:r>
      <w:r>
        <w:rPr>
          <w:w w:val="105"/>
        </w:rPr>
        <w:t>to</w:t>
      </w:r>
      <w:r>
        <w:rPr>
          <w:spacing w:val="-13"/>
          <w:w w:val="105"/>
        </w:rPr>
        <w:t xml:space="preserve"> </w:t>
      </w:r>
      <w:r>
        <w:rPr>
          <w:w w:val="105"/>
        </w:rPr>
        <w:t>fall</w:t>
      </w:r>
      <w:r>
        <w:rPr>
          <w:spacing w:val="-13"/>
          <w:w w:val="105"/>
        </w:rPr>
        <w:t xml:space="preserve"> </w:t>
      </w:r>
      <w:r>
        <w:rPr>
          <w:w w:val="105"/>
        </w:rPr>
        <w:t>just</w:t>
      </w:r>
      <w:r>
        <w:rPr>
          <w:spacing w:val="-13"/>
          <w:w w:val="105"/>
        </w:rPr>
        <w:t xml:space="preserve"> </w:t>
      </w:r>
      <w:r>
        <w:rPr>
          <w:w w:val="105"/>
        </w:rPr>
        <w:t>above</w:t>
      </w:r>
      <w:r>
        <w:rPr>
          <w:spacing w:val="-13"/>
          <w:w w:val="105"/>
        </w:rPr>
        <w:t xml:space="preserve"> </w:t>
      </w:r>
      <w:r>
        <w:rPr>
          <w:w w:val="105"/>
        </w:rPr>
        <w:t>or</w:t>
      </w:r>
      <w:r>
        <w:rPr>
          <w:spacing w:val="-13"/>
          <w:w w:val="105"/>
        </w:rPr>
        <w:t xml:space="preserve"> </w:t>
      </w:r>
      <w:r>
        <w:rPr>
          <w:w w:val="105"/>
        </w:rPr>
        <w:t>below</w:t>
      </w:r>
      <w:r>
        <w:rPr>
          <w:spacing w:val="-13"/>
          <w:w w:val="105"/>
        </w:rPr>
        <w:t xml:space="preserve"> </w:t>
      </w:r>
      <w:r>
        <w:rPr>
          <w:w w:val="105"/>
        </w:rPr>
        <w:t>the</w:t>
      </w:r>
      <w:r>
        <w:rPr>
          <w:spacing w:val="-13"/>
          <w:w w:val="105"/>
        </w:rPr>
        <w:t xml:space="preserve"> </w:t>
      </w:r>
      <w:r>
        <w:rPr>
          <w:w w:val="105"/>
        </w:rPr>
        <w:t>cutoff.</w:t>
      </w:r>
      <w:r>
        <w:rPr>
          <w:spacing w:val="14"/>
          <w:w w:val="105"/>
        </w:rPr>
        <w:t xml:space="preserve"> </w:t>
      </w:r>
      <w:r>
        <w:rPr>
          <w:w w:val="105"/>
        </w:rPr>
        <w:t>This</w:t>
      </w:r>
      <w:r>
        <w:rPr>
          <w:spacing w:val="-13"/>
          <w:w w:val="105"/>
        </w:rPr>
        <w:t xml:space="preserve"> </w:t>
      </w:r>
      <w:del w:id="90" w:author="Brasington, David (brasindd)" w:date="2025-03-02T17:54:00Z">
        <w:r w:rsidDel="00EA3E57">
          <w:rPr>
            <w:w w:val="105"/>
          </w:rPr>
          <w:delText xml:space="preserve">asumption </w:delText>
        </w:r>
      </w:del>
      <w:ins w:id="91" w:author="Brasington, David (brasindd)" w:date="2025-03-02T17:54:00Z">
        <w:r w:rsidR="00EA3E57">
          <w:rPr>
            <w:w w:val="105"/>
          </w:rPr>
          <w:t>assumption</w:t>
        </w:r>
        <w:r w:rsidR="00EA3E57">
          <w:rPr>
            <w:w w:val="105"/>
          </w:rPr>
          <w:t xml:space="preserve"> </w:t>
        </w:r>
      </w:ins>
      <w:r>
        <w:rPr>
          <w:w w:val="105"/>
        </w:rPr>
        <w:t>allows</w:t>
      </w:r>
      <w:r>
        <w:rPr>
          <w:spacing w:val="-10"/>
          <w:w w:val="105"/>
        </w:rPr>
        <w:t xml:space="preserve"> </w:t>
      </w:r>
      <w:del w:id="92" w:author="Brasington, David (brasindd)" w:date="2025-03-02T17:54:00Z">
        <w:r w:rsidDel="00EA3E57">
          <w:rPr>
            <w:w w:val="105"/>
          </w:rPr>
          <w:delText>use</w:delText>
        </w:r>
        <w:r w:rsidDel="00EA3E57">
          <w:rPr>
            <w:spacing w:val="-10"/>
            <w:w w:val="105"/>
          </w:rPr>
          <w:delText xml:space="preserve"> </w:delText>
        </w:r>
      </w:del>
      <w:ins w:id="93" w:author="Brasington, David (brasindd)" w:date="2025-03-02T17:54:00Z">
        <w:r w:rsidR="00EA3E57">
          <w:rPr>
            <w:w w:val="105"/>
          </w:rPr>
          <w:t>us</w:t>
        </w:r>
        <w:r w:rsidR="00EA3E57">
          <w:rPr>
            <w:spacing w:val="-10"/>
            <w:w w:val="105"/>
          </w:rPr>
          <w:t xml:space="preserve"> </w:t>
        </w:r>
      </w:ins>
      <w:r>
        <w:rPr>
          <w:w w:val="105"/>
        </w:rPr>
        <w:t>to</w:t>
      </w:r>
      <w:r>
        <w:rPr>
          <w:spacing w:val="-10"/>
          <w:w w:val="105"/>
        </w:rPr>
        <w:t xml:space="preserve"> </w:t>
      </w:r>
      <w:r>
        <w:rPr>
          <w:w w:val="105"/>
        </w:rPr>
        <w:t>exploit</w:t>
      </w:r>
      <w:r>
        <w:rPr>
          <w:spacing w:val="-11"/>
          <w:w w:val="105"/>
        </w:rPr>
        <w:t xml:space="preserve"> </w:t>
      </w:r>
      <w:r>
        <w:rPr>
          <w:w w:val="105"/>
        </w:rPr>
        <w:t>the</w:t>
      </w:r>
      <w:r>
        <w:rPr>
          <w:spacing w:val="-10"/>
          <w:w w:val="105"/>
        </w:rPr>
        <w:t xml:space="preserve"> </w:t>
      </w:r>
      <w:r>
        <w:rPr>
          <w:w w:val="105"/>
        </w:rPr>
        <w:t>randomization</w:t>
      </w:r>
      <w:r>
        <w:rPr>
          <w:spacing w:val="-10"/>
          <w:w w:val="105"/>
        </w:rPr>
        <w:t xml:space="preserve"> </w:t>
      </w:r>
      <w:r>
        <w:rPr>
          <w:w w:val="105"/>
        </w:rPr>
        <w:t>around</w:t>
      </w:r>
      <w:r>
        <w:rPr>
          <w:spacing w:val="-10"/>
          <w:w w:val="105"/>
        </w:rPr>
        <w:t xml:space="preserve"> </w:t>
      </w:r>
      <w:r>
        <w:rPr>
          <w:w w:val="105"/>
        </w:rPr>
        <w:t>the</w:t>
      </w:r>
      <w:r>
        <w:rPr>
          <w:spacing w:val="-10"/>
          <w:w w:val="105"/>
        </w:rPr>
        <w:t xml:space="preserve"> </w:t>
      </w:r>
      <w:r>
        <w:rPr>
          <w:w w:val="105"/>
        </w:rPr>
        <w:t>cutoff</w:t>
      </w:r>
      <w:r>
        <w:rPr>
          <w:spacing w:val="-10"/>
          <w:w w:val="105"/>
        </w:rPr>
        <w:t xml:space="preserve"> </w:t>
      </w:r>
      <w:r>
        <w:rPr>
          <w:w w:val="105"/>
        </w:rPr>
        <w:t>and</w:t>
      </w:r>
      <w:r>
        <w:rPr>
          <w:spacing w:val="-10"/>
          <w:w w:val="105"/>
        </w:rPr>
        <w:t xml:space="preserve"> </w:t>
      </w:r>
      <w:r>
        <w:rPr>
          <w:w w:val="105"/>
        </w:rPr>
        <w:t>provides</w:t>
      </w:r>
      <w:r>
        <w:rPr>
          <w:spacing w:val="-10"/>
          <w:w w:val="105"/>
        </w:rPr>
        <w:t xml:space="preserve"> </w:t>
      </w:r>
      <w:r>
        <w:rPr>
          <w:w w:val="105"/>
        </w:rPr>
        <w:t>the</w:t>
      </w:r>
      <w:r>
        <w:rPr>
          <w:spacing w:val="-10"/>
          <w:w w:val="105"/>
        </w:rPr>
        <w:t xml:space="preserve"> </w:t>
      </w:r>
      <w:r>
        <w:rPr>
          <w:w w:val="105"/>
        </w:rPr>
        <w:t>variation</w:t>
      </w:r>
      <w:r>
        <w:rPr>
          <w:spacing w:val="-10"/>
          <w:w w:val="105"/>
        </w:rPr>
        <w:t xml:space="preserve"> </w:t>
      </w:r>
      <w:r>
        <w:rPr>
          <w:w w:val="105"/>
        </w:rPr>
        <w:t>needed to</w:t>
      </w:r>
      <w:r>
        <w:rPr>
          <w:spacing w:val="-5"/>
          <w:w w:val="105"/>
        </w:rPr>
        <w:t xml:space="preserve"> </w:t>
      </w:r>
      <w:r>
        <w:rPr>
          <w:w w:val="105"/>
        </w:rPr>
        <w:t>identify</w:t>
      </w:r>
      <w:r>
        <w:rPr>
          <w:spacing w:val="-4"/>
          <w:w w:val="105"/>
        </w:rPr>
        <w:t xml:space="preserve"> </w:t>
      </w:r>
      <w:r>
        <w:rPr>
          <w:w w:val="105"/>
        </w:rPr>
        <w:t>the</w:t>
      </w:r>
      <w:r>
        <w:rPr>
          <w:spacing w:val="-4"/>
          <w:w w:val="105"/>
        </w:rPr>
        <w:t xml:space="preserve"> </w:t>
      </w:r>
      <w:r>
        <w:rPr>
          <w:w w:val="105"/>
        </w:rPr>
        <w:t>causal</w:t>
      </w:r>
      <w:r>
        <w:rPr>
          <w:spacing w:val="-5"/>
          <w:w w:val="105"/>
        </w:rPr>
        <w:t xml:space="preserve"> </w:t>
      </w:r>
      <w:r>
        <w:rPr>
          <w:w w:val="105"/>
        </w:rPr>
        <w:t>effect</w:t>
      </w:r>
      <w:r>
        <w:rPr>
          <w:spacing w:val="-4"/>
          <w:w w:val="105"/>
        </w:rPr>
        <w:t xml:space="preserve"> </w:t>
      </w:r>
      <w:r>
        <w:rPr>
          <w:w w:val="105"/>
        </w:rPr>
        <w:t>of</w:t>
      </w:r>
      <w:r>
        <w:rPr>
          <w:spacing w:val="-4"/>
          <w:w w:val="105"/>
        </w:rPr>
        <w:t xml:space="preserve"> </w:t>
      </w:r>
      <w:r>
        <w:rPr>
          <w:w w:val="105"/>
        </w:rPr>
        <w:t>cutting</w:t>
      </w:r>
      <w:r>
        <w:rPr>
          <w:spacing w:val="-4"/>
          <w:w w:val="105"/>
        </w:rPr>
        <w:t xml:space="preserve"> </w:t>
      </w:r>
      <w:r>
        <w:rPr>
          <w:w w:val="105"/>
        </w:rPr>
        <w:t>road</w:t>
      </w:r>
      <w:r>
        <w:rPr>
          <w:spacing w:val="-5"/>
          <w:w w:val="105"/>
        </w:rPr>
        <w:t xml:space="preserve"> </w:t>
      </w:r>
      <w:r>
        <w:rPr>
          <w:w w:val="105"/>
        </w:rPr>
        <w:t>tax.</w:t>
      </w:r>
      <w:r>
        <w:rPr>
          <w:spacing w:val="22"/>
          <w:w w:val="105"/>
        </w:rPr>
        <w:t xml:space="preserve"> </w:t>
      </w:r>
      <w:r>
        <w:rPr>
          <w:w w:val="105"/>
        </w:rPr>
        <w:t>We</w:t>
      </w:r>
      <w:r>
        <w:rPr>
          <w:spacing w:val="-4"/>
          <w:w w:val="105"/>
        </w:rPr>
        <w:t xml:space="preserve"> </w:t>
      </w:r>
      <w:r>
        <w:rPr>
          <w:w w:val="105"/>
        </w:rPr>
        <w:t>test</w:t>
      </w:r>
      <w:r>
        <w:rPr>
          <w:spacing w:val="-5"/>
          <w:w w:val="105"/>
        </w:rPr>
        <w:t xml:space="preserve"> </w:t>
      </w:r>
      <w:r>
        <w:rPr>
          <w:w w:val="105"/>
        </w:rPr>
        <w:t>this</w:t>
      </w:r>
      <w:r>
        <w:rPr>
          <w:spacing w:val="-4"/>
          <w:w w:val="105"/>
        </w:rPr>
        <w:t xml:space="preserve"> </w:t>
      </w:r>
      <w:r>
        <w:rPr>
          <w:w w:val="105"/>
        </w:rPr>
        <w:t>assumption</w:t>
      </w:r>
      <w:r>
        <w:rPr>
          <w:spacing w:val="-4"/>
          <w:w w:val="105"/>
        </w:rPr>
        <w:t xml:space="preserve"> </w:t>
      </w:r>
      <w:r>
        <w:rPr>
          <w:w w:val="105"/>
        </w:rPr>
        <w:t>using</w:t>
      </w:r>
      <w:r>
        <w:rPr>
          <w:spacing w:val="-5"/>
          <w:w w:val="105"/>
        </w:rPr>
        <w:t xml:space="preserve"> </w:t>
      </w:r>
      <w:r>
        <w:rPr>
          <w:w w:val="105"/>
        </w:rPr>
        <w:t>a</w:t>
      </w:r>
      <w:r>
        <w:rPr>
          <w:spacing w:val="-4"/>
          <w:w w:val="105"/>
        </w:rPr>
        <w:t xml:space="preserve"> </w:t>
      </w:r>
      <w:r>
        <w:rPr>
          <w:w w:val="105"/>
        </w:rPr>
        <w:t>density</w:t>
      </w:r>
      <w:r>
        <w:rPr>
          <w:spacing w:val="-4"/>
          <w:w w:val="105"/>
        </w:rPr>
        <w:t xml:space="preserve"> test</w:t>
      </w:r>
    </w:p>
    <w:p w14:paraId="414F244D" w14:textId="77777777" w:rsidR="00C96556" w:rsidRDefault="00F61671">
      <w:pPr>
        <w:pStyle w:val="BodyText"/>
        <w:spacing w:before="8"/>
        <w:jc w:val="both"/>
      </w:pPr>
      <w:proofErr w:type="spellStart"/>
      <w:r>
        <w:t>detailed</w:t>
      </w:r>
      <w:proofErr w:type="spellEnd"/>
      <w:r>
        <w:rPr>
          <w:spacing w:val="29"/>
        </w:rPr>
        <w:t xml:space="preserve"> </w:t>
      </w:r>
      <w:r>
        <w:t>below</w:t>
      </w:r>
      <w:r>
        <w:rPr>
          <w:spacing w:val="29"/>
        </w:rPr>
        <w:t xml:space="preserve"> </w:t>
      </w:r>
      <w:r>
        <w:t>and</w:t>
      </w:r>
      <w:r>
        <w:rPr>
          <w:spacing w:val="31"/>
        </w:rPr>
        <w:t xml:space="preserve"> </w:t>
      </w:r>
      <w:r>
        <w:t>covariate</w:t>
      </w:r>
      <w:r>
        <w:rPr>
          <w:spacing w:val="29"/>
        </w:rPr>
        <w:t xml:space="preserve"> </w:t>
      </w:r>
      <w:r>
        <w:t>balance</w:t>
      </w:r>
      <w:r>
        <w:rPr>
          <w:spacing w:val="29"/>
        </w:rPr>
        <w:t xml:space="preserve"> </w:t>
      </w:r>
      <w:r>
        <w:t>tests</w:t>
      </w:r>
      <w:r>
        <w:rPr>
          <w:spacing w:val="30"/>
        </w:rPr>
        <w:t xml:space="preserve"> </w:t>
      </w:r>
      <w:r>
        <w:t>(see</w:t>
      </w:r>
      <w:r>
        <w:rPr>
          <w:spacing w:val="29"/>
        </w:rPr>
        <w:t xml:space="preserve"> </w:t>
      </w:r>
      <w:r>
        <w:t>Appendix</w:t>
      </w:r>
      <w:r>
        <w:rPr>
          <w:spacing w:val="31"/>
        </w:rPr>
        <w:t xml:space="preserve"> </w:t>
      </w:r>
      <w:hyperlink w:anchor="_bookmark65" w:history="1">
        <w:r>
          <w:rPr>
            <w:spacing w:val="-5"/>
          </w:rPr>
          <w:t>B).</w:t>
        </w:r>
      </w:hyperlink>
    </w:p>
    <w:p w14:paraId="14307604" w14:textId="11B78B7A" w:rsidR="00C96556" w:rsidRDefault="00F61671">
      <w:pPr>
        <w:pStyle w:val="BodyText"/>
        <w:spacing w:before="185" w:line="391" w:lineRule="auto"/>
        <w:ind w:right="1074" w:firstLine="351"/>
        <w:jc w:val="both"/>
      </w:pPr>
      <w:r>
        <w:rPr>
          <w:b/>
          <w:w w:val="105"/>
        </w:rPr>
        <w:t>Density test.</w:t>
      </w:r>
      <w:r>
        <w:rPr>
          <w:b/>
          <w:spacing w:val="40"/>
          <w:w w:val="105"/>
        </w:rPr>
        <w:t xml:space="preserve"> </w:t>
      </w:r>
      <w:r>
        <w:rPr>
          <w:w w:val="105"/>
        </w:rPr>
        <w:t>Classic regression discontinuity design (RDD)</w:t>
      </w:r>
      <w:ins w:id="94" w:author="Brasington, David (brasindd)" w:date="2025-03-02T17:54:00Z">
        <w:r w:rsidR="00EA3E57">
          <w:rPr>
            <w:w w:val="105"/>
          </w:rPr>
          <w:t>sometimes you say RDD other times you say RD so be consisten</w:t>
        </w:r>
      </w:ins>
      <w:ins w:id="95" w:author="Brasington, David (brasindd)" w:date="2025-03-02T17:55:00Z">
        <w:r w:rsidR="00EA3E57">
          <w:rPr>
            <w:w w:val="105"/>
          </w:rPr>
          <w:t>t</w:t>
        </w:r>
      </w:ins>
      <w:r>
        <w:rPr>
          <w:w w:val="105"/>
        </w:rPr>
        <w:t xml:space="preserve"> assumption states that agents cannot precisely manipulate the running variable to fall just above or below the cutoff.</w:t>
      </w:r>
      <w:r>
        <w:rPr>
          <w:spacing w:val="-15"/>
          <w:w w:val="105"/>
        </w:rPr>
        <w:t xml:space="preserve"> </w:t>
      </w:r>
      <w:r>
        <w:rPr>
          <w:w w:val="105"/>
        </w:rPr>
        <w:t>In</w:t>
      </w:r>
      <w:r>
        <w:rPr>
          <w:spacing w:val="-14"/>
          <w:w w:val="105"/>
        </w:rPr>
        <w:t xml:space="preserve"> </w:t>
      </w:r>
      <w:r>
        <w:rPr>
          <w:w w:val="105"/>
        </w:rPr>
        <w:t>our</w:t>
      </w:r>
      <w:r>
        <w:rPr>
          <w:spacing w:val="-14"/>
          <w:w w:val="105"/>
        </w:rPr>
        <w:t xml:space="preserve"> </w:t>
      </w:r>
      <w:r>
        <w:rPr>
          <w:w w:val="105"/>
        </w:rPr>
        <w:t>context,</w:t>
      </w:r>
      <w:r>
        <w:rPr>
          <w:spacing w:val="-14"/>
          <w:w w:val="105"/>
        </w:rPr>
        <w:t xml:space="preserve"> </w:t>
      </w:r>
      <w:r>
        <w:rPr>
          <w:w w:val="105"/>
        </w:rPr>
        <w:t>it</w:t>
      </w:r>
      <w:r>
        <w:rPr>
          <w:spacing w:val="-15"/>
          <w:w w:val="105"/>
        </w:rPr>
        <w:t xml:space="preserve"> </w:t>
      </w:r>
      <w:r>
        <w:rPr>
          <w:w w:val="105"/>
        </w:rPr>
        <w:t>means</w:t>
      </w:r>
      <w:r>
        <w:rPr>
          <w:spacing w:val="-14"/>
          <w:w w:val="105"/>
        </w:rPr>
        <w:t xml:space="preserve"> </w:t>
      </w:r>
      <w:r>
        <w:rPr>
          <w:w w:val="105"/>
        </w:rPr>
        <w:t>that</w:t>
      </w:r>
      <w:r>
        <w:rPr>
          <w:spacing w:val="-14"/>
          <w:w w:val="105"/>
        </w:rPr>
        <w:t xml:space="preserve"> </w:t>
      </w:r>
      <w:r>
        <w:rPr>
          <w:w w:val="105"/>
        </w:rPr>
        <w:t>the</w:t>
      </w:r>
      <w:r>
        <w:rPr>
          <w:spacing w:val="-14"/>
          <w:w w:val="105"/>
        </w:rPr>
        <w:t xml:space="preserve"> </w:t>
      </w:r>
      <w:r>
        <w:rPr>
          <w:w w:val="105"/>
        </w:rPr>
        <w:t>election</w:t>
      </w:r>
      <w:r>
        <w:rPr>
          <w:spacing w:val="-15"/>
          <w:w w:val="105"/>
        </w:rPr>
        <w:t xml:space="preserve"> </w:t>
      </w:r>
      <w:r>
        <w:rPr>
          <w:w w:val="105"/>
        </w:rPr>
        <w:t>results</w:t>
      </w:r>
      <w:r>
        <w:rPr>
          <w:spacing w:val="-14"/>
          <w:w w:val="105"/>
        </w:rPr>
        <w:t xml:space="preserve"> </w:t>
      </w:r>
      <w:r>
        <w:rPr>
          <w:w w:val="105"/>
        </w:rPr>
        <w:t>are</w:t>
      </w:r>
      <w:r>
        <w:rPr>
          <w:spacing w:val="-14"/>
          <w:w w:val="105"/>
        </w:rPr>
        <w:t xml:space="preserve"> </w:t>
      </w:r>
      <w:r>
        <w:rPr>
          <w:w w:val="105"/>
        </w:rPr>
        <w:t>not</w:t>
      </w:r>
      <w:r>
        <w:rPr>
          <w:spacing w:val="-14"/>
          <w:w w:val="105"/>
        </w:rPr>
        <w:t xml:space="preserve"> </w:t>
      </w:r>
      <w:r>
        <w:rPr>
          <w:w w:val="105"/>
        </w:rPr>
        <w:t>determined</w:t>
      </w:r>
      <w:r>
        <w:rPr>
          <w:spacing w:val="-15"/>
          <w:w w:val="105"/>
        </w:rPr>
        <w:t xml:space="preserve"> </w:t>
      </w:r>
      <w:r>
        <w:rPr>
          <w:w w:val="105"/>
        </w:rPr>
        <w:t>prior</w:t>
      </w:r>
      <w:r>
        <w:rPr>
          <w:spacing w:val="-14"/>
          <w:w w:val="105"/>
        </w:rPr>
        <w:t xml:space="preserve"> </w:t>
      </w:r>
      <w:r>
        <w:rPr>
          <w:w w:val="105"/>
        </w:rPr>
        <w:t>to</w:t>
      </w:r>
      <w:r>
        <w:rPr>
          <w:spacing w:val="-14"/>
          <w:w w:val="105"/>
        </w:rPr>
        <w:t xml:space="preserve"> </w:t>
      </w:r>
      <w:r>
        <w:rPr>
          <w:w w:val="105"/>
        </w:rPr>
        <w:t>when</w:t>
      </w:r>
      <w:r>
        <w:rPr>
          <w:spacing w:val="-14"/>
          <w:w w:val="105"/>
        </w:rPr>
        <w:t xml:space="preserve"> </w:t>
      </w:r>
      <w:r>
        <w:rPr>
          <w:w w:val="105"/>
        </w:rPr>
        <w:t>the ballot</w:t>
      </w:r>
      <w:r>
        <w:rPr>
          <w:spacing w:val="-15"/>
          <w:w w:val="105"/>
        </w:rPr>
        <w:t xml:space="preserve"> </w:t>
      </w:r>
      <w:r>
        <w:rPr>
          <w:w w:val="105"/>
        </w:rPr>
        <w:t>takes</w:t>
      </w:r>
      <w:r>
        <w:rPr>
          <w:spacing w:val="-14"/>
          <w:w w:val="105"/>
        </w:rPr>
        <w:t xml:space="preserve"> </w:t>
      </w:r>
      <w:r>
        <w:rPr>
          <w:w w:val="105"/>
        </w:rPr>
        <w:t>place.</w:t>
      </w:r>
      <w:r>
        <w:rPr>
          <w:spacing w:val="-13"/>
          <w:w w:val="105"/>
        </w:rPr>
        <w:t xml:space="preserve"> </w:t>
      </w:r>
      <w:r>
        <w:rPr>
          <w:w w:val="105"/>
        </w:rPr>
        <w:t>In</w:t>
      </w:r>
      <w:r>
        <w:rPr>
          <w:spacing w:val="-14"/>
          <w:w w:val="105"/>
        </w:rPr>
        <w:t xml:space="preserve"> </w:t>
      </w:r>
      <w:r>
        <w:rPr>
          <w:w w:val="105"/>
        </w:rPr>
        <w:t>other</w:t>
      </w:r>
      <w:r>
        <w:rPr>
          <w:spacing w:val="-15"/>
          <w:w w:val="105"/>
        </w:rPr>
        <w:t xml:space="preserve"> </w:t>
      </w:r>
      <w:r>
        <w:rPr>
          <w:w w:val="105"/>
        </w:rPr>
        <w:t>words,</w:t>
      </w:r>
      <w:r>
        <w:rPr>
          <w:spacing w:val="-14"/>
          <w:w w:val="105"/>
        </w:rPr>
        <w:t xml:space="preserve"> </w:t>
      </w:r>
      <w:r>
        <w:rPr>
          <w:w w:val="105"/>
        </w:rPr>
        <w:t>no</w:t>
      </w:r>
      <w:r>
        <w:rPr>
          <w:spacing w:val="-14"/>
          <w:w w:val="105"/>
        </w:rPr>
        <w:t xml:space="preserve"> </w:t>
      </w:r>
      <w:r>
        <w:rPr>
          <w:w w:val="105"/>
        </w:rPr>
        <w:t>individuals,</w:t>
      </w:r>
      <w:r>
        <w:rPr>
          <w:spacing w:val="-14"/>
          <w:w w:val="105"/>
        </w:rPr>
        <w:t xml:space="preserve"> </w:t>
      </w:r>
      <w:r>
        <w:rPr>
          <w:w w:val="105"/>
        </w:rPr>
        <w:t>organizations,</w:t>
      </w:r>
      <w:r>
        <w:rPr>
          <w:spacing w:val="-14"/>
          <w:w w:val="105"/>
        </w:rPr>
        <w:t xml:space="preserve"> </w:t>
      </w:r>
      <w:r>
        <w:rPr>
          <w:w w:val="105"/>
        </w:rPr>
        <w:t>higher</w:t>
      </w:r>
      <w:r>
        <w:rPr>
          <w:spacing w:val="-15"/>
          <w:w w:val="105"/>
        </w:rPr>
        <w:t xml:space="preserve"> </w:t>
      </w:r>
      <w:r>
        <w:rPr>
          <w:w w:val="105"/>
        </w:rPr>
        <w:t>levels</w:t>
      </w:r>
      <w:r>
        <w:rPr>
          <w:spacing w:val="-14"/>
          <w:w w:val="105"/>
        </w:rPr>
        <w:t xml:space="preserve"> </w:t>
      </w:r>
      <w:r>
        <w:rPr>
          <w:w w:val="105"/>
        </w:rPr>
        <w:t>of</w:t>
      </w:r>
      <w:r>
        <w:rPr>
          <w:spacing w:val="-14"/>
          <w:w w:val="105"/>
        </w:rPr>
        <w:t xml:space="preserve"> </w:t>
      </w:r>
      <w:r>
        <w:rPr>
          <w:w w:val="105"/>
        </w:rPr>
        <w:t>government, foreign</w:t>
      </w:r>
      <w:r>
        <w:rPr>
          <w:spacing w:val="-15"/>
          <w:w w:val="105"/>
        </w:rPr>
        <w:t xml:space="preserve"> </w:t>
      </w:r>
      <w:r>
        <w:rPr>
          <w:w w:val="105"/>
        </w:rPr>
        <w:t>governments,</w:t>
      </w:r>
      <w:r>
        <w:rPr>
          <w:spacing w:val="-14"/>
          <w:w w:val="105"/>
        </w:rPr>
        <w:t xml:space="preserve"> </w:t>
      </w:r>
      <w:r>
        <w:rPr>
          <w:w w:val="105"/>
        </w:rPr>
        <w:t>or</w:t>
      </w:r>
      <w:r>
        <w:rPr>
          <w:spacing w:val="-14"/>
          <w:w w:val="105"/>
        </w:rPr>
        <w:t xml:space="preserve"> </w:t>
      </w:r>
      <w:r>
        <w:rPr>
          <w:w w:val="105"/>
        </w:rPr>
        <w:t>the</w:t>
      </w:r>
      <w:r>
        <w:rPr>
          <w:spacing w:val="-14"/>
          <w:w w:val="105"/>
        </w:rPr>
        <w:t xml:space="preserve"> </w:t>
      </w:r>
      <w:r>
        <w:rPr>
          <w:w w:val="105"/>
        </w:rPr>
        <w:t>firm</w:t>
      </w:r>
      <w:r>
        <w:rPr>
          <w:spacing w:val="-15"/>
          <w:w w:val="105"/>
        </w:rPr>
        <w:t xml:space="preserve"> </w:t>
      </w:r>
      <w:r>
        <w:rPr>
          <w:w w:val="105"/>
        </w:rPr>
        <w:t>that</w:t>
      </w:r>
      <w:r>
        <w:rPr>
          <w:spacing w:val="-14"/>
          <w:w w:val="105"/>
        </w:rPr>
        <w:t xml:space="preserve"> </w:t>
      </w:r>
      <w:r>
        <w:rPr>
          <w:w w:val="105"/>
        </w:rPr>
        <w:t>programs</w:t>
      </w:r>
      <w:r>
        <w:rPr>
          <w:spacing w:val="-14"/>
          <w:w w:val="105"/>
        </w:rPr>
        <w:t xml:space="preserve"> </w:t>
      </w:r>
      <w:r>
        <w:rPr>
          <w:w w:val="105"/>
        </w:rPr>
        <w:t>the</w:t>
      </w:r>
      <w:r>
        <w:rPr>
          <w:spacing w:val="-14"/>
          <w:w w:val="105"/>
        </w:rPr>
        <w:t xml:space="preserve"> </w:t>
      </w:r>
      <w:r>
        <w:rPr>
          <w:w w:val="105"/>
        </w:rPr>
        <w:t>voting</w:t>
      </w:r>
      <w:r>
        <w:rPr>
          <w:spacing w:val="-15"/>
          <w:w w:val="105"/>
        </w:rPr>
        <w:t xml:space="preserve"> </w:t>
      </w:r>
      <w:r>
        <w:rPr>
          <w:w w:val="105"/>
        </w:rPr>
        <w:t>machines</w:t>
      </w:r>
      <w:r>
        <w:rPr>
          <w:spacing w:val="-14"/>
          <w:w w:val="105"/>
        </w:rPr>
        <w:t xml:space="preserve"> </w:t>
      </w:r>
      <w:r>
        <w:rPr>
          <w:w w:val="105"/>
        </w:rPr>
        <w:t>are</w:t>
      </w:r>
      <w:r>
        <w:rPr>
          <w:spacing w:val="-14"/>
          <w:w w:val="105"/>
        </w:rPr>
        <w:t xml:space="preserve"> </w:t>
      </w:r>
      <w:r>
        <w:rPr>
          <w:w w:val="105"/>
        </w:rPr>
        <w:t>dictating</w:t>
      </w:r>
      <w:r>
        <w:rPr>
          <w:spacing w:val="-14"/>
          <w:w w:val="105"/>
        </w:rPr>
        <w:t xml:space="preserve"> </w:t>
      </w:r>
      <w:r>
        <w:rPr>
          <w:w w:val="105"/>
        </w:rPr>
        <w:t>the</w:t>
      </w:r>
      <w:r>
        <w:rPr>
          <w:spacing w:val="-15"/>
          <w:w w:val="105"/>
        </w:rPr>
        <w:t xml:space="preserve"> </w:t>
      </w:r>
      <w:r>
        <w:rPr>
          <w:w w:val="105"/>
        </w:rPr>
        <w:t>precise vote</w:t>
      </w:r>
      <w:r>
        <w:rPr>
          <w:spacing w:val="19"/>
          <w:w w:val="105"/>
        </w:rPr>
        <w:t xml:space="preserve"> </w:t>
      </w:r>
      <w:r>
        <w:rPr>
          <w:w w:val="105"/>
        </w:rPr>
        <w:t>share</w:t>
      </w:r>
      <w:r>
        <w:rPr>
          <w:spacing w:val="19"/>
          <w:w w:val="105"/>
        </w:rPr>
        <w:t xml:space="preserve"> </w:t>
      </w:r>
      <w:r>
        <w:rPr>
          <w:w w:val="105"/>
        </w:rPr>
        <w:t>for</w:t>
      </w:r>
      <w:r>
        <w:rPr>
          <w:spacing w:val="19"/>
          <w:w w:val="105"/>
        </w:rPr>
        <w:t xml:space="preserve"> </w:t>
      </w:r>
      <w:r>
        <w:rPr>
          <w:w w:val="105"/>
        </w:rPr>
        <w:t>the</w:t>
      </w:r>
      <w:r>
        <w:rPr>
          <w:spacing w:val="19"/>
          <w:w w:val="105"/>
        </w:rPr>
        <w:t xml:space="preserve"> </w:t>
      </w:r>
      <w:r>
        <w:rPr>
          <w:w w:val="105"/>
        </w:rPr>
        <w:t>renewal</w:t>
      </w:r>
      <w:r>
        <w:rPr>
          <w:spacing w:val="19"/>
          <w:w w:val="105"/>
        </w:rPr>
        <w:t xml:space="preserve"> </w:t>
      </w:r>
      <w:r>
        <w:rPr>
          <w:w w:val="105"/>
        </w:rPr>
        <w:t>road</w:t>
      </w:r>
      <w:r>
        <w:rPr>
          <w:spacing w:val="19"/>
          <w:w w:val="105"/>
        </w:rPr>
        <w:t xml:space="preserve"> </w:t>
      </w:r>
      <w:r>
        <w:rPr>
          <w:w w:val="105"/>
        </w:rPr>
        <w:t>tax</w:t>
      </w:r>
      <w:r>
        <w:rPr>
          <w:spacing w:val="19"/>
          <w:w w:val="105"/>
        </w:rPr>
        <w:t xml:space="preserve"> </w:t>
      </w:r>
      <w:r>
        <w:rPr>
          <w:w w:val="105"/>
        </w:rPr>
        <w:t>levy</w:t>
      </w:r>
      <w:r>
        <w:rPr>
          <w:spacing w:val="19"/>
          <w:w w:val="105"/>
        </w:rPr>
        <w:t xml:space="preserve"> </w:t>
      </w:r>
      <w:r>
        <w:rPr>
          <w:w w:val="105"/>
        </w:rPr>
        <w:t>referendums</w:t>
      </w:r>
      <w:r>
        <w:rPr>
          <w:spacing w:val="19"/>
          <w:w w:val="105"/>
        </w:rPr>
        <w:t xml:space="preserve"> </w:t>
      </w:r>
      <w:r>
        <w:rPr>
          <w:w w:val="105"/>
        </w:rPr>
        <w:t>raised</w:t>
      </w:r>
      <w:r>
        <w:rPr>
          <w:spacing w:val="19"/>
          <w:w w:val="105"/>
        </w:rPr>
        <w:t xml:space="preserve"> </w:t>
      </w:r>
      <w:r>
        <w:rPr>
          <w:w w:val="105"/>
        </w:rPr>
        <w:t>by</w:t>
      </w:r>
      <w:r>
        <w:rPr>
          <w:spacing w:val="19"/>
          <w:w w:val="105"/>
        </w:rPr>
        <w:t xml:space="preserve"> </w:t>
      </w:r>
      <w:r>
        <w:rPr>
          <w:w w:val="105"/>
        </w:rPr>
        <w:t>a</w:t>
      </w:r>
      <w:r>
        <w:rPr>
          <w:spacing w:val="19"/>
          <w:w w:val="105"/>
        </w:rPr>
        <w:t xml:space="preserve"> </w:t>
      </w:r>
      <w:r>
        <w:rPr>
          <w:w w:val="105"/>
        </w:rPr>
        <w:t>city.</w:t>
      </w:r>
      <w:r>
        <w:rPr>
          <w:spacing w:val="40"/>
          <w:w w:val="105"/>
        </w:rPr>
        <w:t xml:space="preserve"> </w:t>
      </w:r>
      <w:r>
        <w:rPr>
          <w:w w:val="105"/>
        </w:rPr>
        <w:t>The</w:t>
      </w:r>
      <w:r>
        <w:rPr>
          <w:spacing w:val="19"/>
          <w:w w:val="105"/>
        </w:rPr>
        <w:t xml:space="preserve"> </w:t>
      </w:r>
      <w:r>
        <w:rPr>
          <w:w w:val="105"/>
        </w:rPr>
        <w:t>standard</w:t>
      </w:r>
      <w:r>
        <w:rPr>
          <w:spacing w:val="19"/>
          <w:w w:val="105"/>
        </w:rPr>
        <w:t xml:space="preserve"> </w:t>
      </w:r>
      <w:r>
        <w:rPr>
          <w:w w:val="105"/>
        </w:rPr>
        <w:t xml:space="preserve">way to test this assumption is to perform a density test like that of </w:t>
      </w:r>
      <w:hyperlink w:anchor="_bookmark37" w:history="1">
        <w:r>
          <w:rPr>
            <w:w w:val="105"/>
          </w:rPr>
          <w:t>Cattaneo, Jansson and Ma</w:t>
        </w:r>
      </w:hyperlink>
      <w:r>
        <w:rPr>
          <w:w w:val="105"/>
        </w:rPr>
        <w:t xml:space="preserve"> </w:t>
      </w:r>
      <w:hyperlink w:anchor="_bookmark37" w:history="1">
        <w:r>
          <w:rPr>
            <w:w w:val="105"/>
          </w:rPr>
          <w:t>(2020),</w:t>
        </w:r>
      </w:hyperlink>
      <w:r>
        <w:rPr>
          <w:w w:val="105"/>
        </w:rPr>
        <w:t xml:space="preserve"> which is based on the idea that manipulation of elections might cause a clustering of votes just to one side of the cutoff, with a pronounced drop-off on the other side of the cutoff.</w:t>
      </w:r>
      <w:r>
        <w:rPr>
          <w:spacing w:val="26"/>
          <w:w w:val="105"/>
        </w:rPr>
        <w:t xml:space="preserve"> </w:t>
      </w:r>
      <w:r>
        <w:rPr>
          <w:w w:val="105"/>
        </w:rPr>
        <w:t xml:space="preserve">The </w:t>
      </w:r>
      <w:r>
        <w:rPr>
          <w:i/>
          <w:w w:val="105"/>
        </w:rPr>
        <w:t>p</w:t>
      </w:r>
      <w:r>
        <w:rPr>
          <w:w w:val="105"/>
        </w:rPr>
        <w:t>-value of this density test is 0.98.</w:t>
      </w:r>
      <w:r>
        <w:rPr>
          <w:spacing w:val="26"/>
          <w:w w:val="105"/>
        </w:rPr>
        <w:t xml:space="preserve"> </w:t>
      </w:r>
      <w:r>
        <w:rPr>
          <w:w w:val="105"/>
        </w:rPr>
        <w:t xml:space="preserve">A histogram of vote share is shown in Figure </w:t>
      </w:r>
      <w:hyperlink w:anchor="_bookmark6" w:history="1">
        <w:r>
          <w:rPr>
            <w:w w:val="105"/>
          </w:rPr>
          <w:t>2</w:t>
        </w:r>
      </w:hyperlink>
      <w:r>
        <w:rPr>
          <w:w w:val="105"/>
        </w:rPr>
        <w:t xml:space="preserve"> that graphically illustrates the lack of abrupt change in density.</w:t>
      </w:r>
    </w:p>
    <w:p w14:paraId="222C3B57" w14:textId="77777777" w:rsidR="00C96556" w:rsidRDefault="00F61671">
      <w:pPr>
        <w:pStyle w:val="BodyText"/>
        <w:spacing w:before="7" w:line="391" w:lineRule="auto"/>
        <w:ind w:right="1076" w:firstLine="351"/>
        <w:jc w:val="both"/>
      </w:pPr>
      <w:r>
        <w:t xml:space="preserve">Although Table </w:t>
      </w:r>
      <w:hyperlink w:anchor="_bookmark8" w:history="1">
        <w:r>
          <w:t>2</w:t>
        </w:r>
      </w:hyperlink>
      <w:r>
        <w:t xml:space="preserve"> shows covariate balance between sets of cities that pass and fail to renew road</w:t>
      </w:r>
      <w:r>
        <w:rPr>
          <w:spacing w:val="38"/>
        </w:rPr>
        <w:t xml:space="preserve"> </w:t>
      </w:r>
      <w:r>
        <w:t>tax</w:t>
      </w:r>
      <w:r>
        <w:rPr>
          <w:spacing w:val="38"/>
        </w:rPr>
        <w:t xml:space="preserve"> </w:t>
      </w:r>
      <w:r>
        <w:t>levies,</w:t>
      </w:r>
      <w:r>
        <w:rPr>
          <w:spacing w:val="40"/>
        </w:rPr>
        <w:t xml:space="preserve"> </w:t>
      </w:r>
      <w:r>
        <w:t>covariate</w:t>
      </w:r>
      <w:r>
        <w:rPr>
          <w:spacing w:val="38"/>
        </w:rPr>
        <w:t xml:space="preserve"> </w:t>
      </w:r>
      <w:r>
        <w:t>values</w:t>
      </w:r>
      <w:r>
        <w:rPr>
          <w:spacing w:val="38"/>
        </w:rPr>
        <w:t xml:space="preserve"> </w:t>
      </w:r>
      <w:r>
        <w:t>could</w:t>
      </w:r>
      <w:r>
        <w:rPr>
          <w:spacing w:val="38"/>
        </w:rPr>
        <w:t xml:space="preserve"> </w:t>
      </w:r>
      <w:r>
        <w:t>still</w:t>
      </w:r>
      <w:r>
        <w:rPr>
          <w:spacing w:val="38"/>
        </w:rPr>
        <w:t xml:space="preserve"> </w:t>
      </w:r>
      <w:r>
        <w:t>jump</w:t>
      </w:r>
      <w:r>
        <w:rPr>
          <w:spacing w:val="38"/>
        </w:rPr>
        <w:t xml:space="preserve"> </w:t>
      </w:r>
      <w:r>
        <w:t>from</w:t>
      </w:r>
      <w:r>
        <w:rPr>
          <w:spacing w:val="38"/>
        </w:rPr>
        <w:t xml:space="preserve"> </w:t>
      </w:r>
      <w:r>
        <w:t>one</w:t>
      </w:r>
      <w:r>
        <w:rPr>
          <w:spacing w:val="38"/>
        </w:rPr>
        <w:t xml:space="preserve"> </w:t>
      </w:r>
      <w:r>
        <w:t>side</w:t>
      </w:r>
      <w:r>
        <w:rPr>
          <w:spacing w:val="38"/>
        </w:rPr>
        <w:t xml:space="preserve"> </w:t>
      </w:r>
      <w:r>
        <w:t>of</w:t>
      </w:r>
      <w:r>
        <w:rPr>
          <w:spacing w:val="38"/>
        </w:rPr>
        <w:t xml:space="preserve"> </w:t>
      </w:r>
      <w:r>
        <w:t>the</w:t>
      </w:r>
      <w:r>
        <w:rPr>
          <w:spacing w:val="38"/>
        </w:rPr>
        <w:t xml:space="preserve"> </w:t>
      </w:r>
      <w:r>
        <w:t>cutoff</w:t>
      </w:r>
      <w:r>
        <w:rPr>
          <w:spacing w:val="38"/>
        </w:rPr>
        <w:t xml:space="preserve"> </w:t>
      </w:r>
      <w:r>
        <w:t>to</w:t>
      </w:r>
      <w:r>
        <w:rPr>
          <w:spacing w:val="38"/>
        </w:rPr>
        <w:t xml:space="preserve"> </w:t>
      </w:r>
      <w:r>
        <w:t>another.</w:t>
      </w:r>
      <w:r>
        <w:rPr>
          <w:spacing w:val="40"/>
        </w:rPr>
        <w:t xml:space="preserve"> </w:t>
      </w:r>
      <w:r>
        <w:t xml:space="preserve">A </w:t>
      </w:r>
      <w:r>
        <w:lastRenderedPageBreak/>
        <w:t>drop</w:t>
      </w:r>
      <w:r>
        <w:rPr>
          <w:spacing w:val="18"/>
        </w:rPr>
        <w:t xml:space="preserve"> </w:t>
      </w:r>
      <w:r>
        <w:t>in</w:t>
      </w:r>
      <w:r>
        <w:rPr>
          <w:spacing w:val="19"/>
        </w:rPr>
        <w:t xml:space="preserve"> </w:t>
      </w:r>
      <w:r>
        <w:t>education</w:t>
      </w:r>
      <w:r>
        <w:rPr>
          <w:spacing w:val="19"/>
        </w:rPr>
        <w:t xml:space="preserve"> </w:t>
      </w:r>
      <w:r>
        <w:t>levels,</w:t>
      </w:r>
      <w:r>
        <w:rPr>
          <w:spacing w:val="21"/>
        </w:rPr>
        <w:t xml:space="preserve"> </w:t>
      </w:r>
      <w:r>
        <w:t>for</w:t>
      </w:r>
      <w:r>
        <w:rPr>
          <w:spacing w:val="19"/>
        </w:rPr>
        <w:t xml:space="preserve"> </w:t>
      </w:r>
      <w:r>
        <w:t>example,</w:t>
      </w:r>
      <w:r>
        <w:rPr>
          <w:spacing w:val="21"/>
        </w:rPr>
        <w:t xml:space="preserve"> </w:t>
      </w:r>
      <w:r>
        <w:t>could</w:t>
      </w:r>
      <w:r>
        <w:rPr>
          <w:spacing w:val="19"/>
        </w:rPr>
        <w:t xml:space="preserve"> </w:t>
      </w:r>
      <w:r>
        <w:t>cause</w:t>
      </w:r>
      <w:r>
        <w:rPr>
          <w:spacing w:val="19"/>
        </w:rPr>
        <w:t xml:space="preserve"> </w:t>
      </w:r>
      <w:r>
        <w:t>a</w:t>
      </w:r>
      <w:r>
        <w:rPr>
          <w:spacing w:val="19"/>
        </w:rPr>
        <w:t xml:space="preserve"> </w:t>
      </w:r>
      <w:r>
        <w:t>drop</w:t>
      </w:r>
      <w:r>
        <w:rPr>
          <w:spacing w:val="19"/>
        </w:rPr>
        <w:t xml:space="preserve"> </w:t>
      </w:r>
      <w:r>
        <w:t>in</w:t>
      </w:r>
      <w:r>
        <w:rPr>
          <w:spacing w:val="20"/>
        </w:rPr>
        <w:t xml:space="preserve"> </w:t>
      </w:r>
      <w:r>
        <w:t>house</w:t>
      </w:r>
      <w:r>
        <w:rPr>
          <w:spacing w:val="19"/>
        </w:rPr>
        <w:t xml:space="preserve"> </w:t>
      </w:r>
      <w:r>
        <w:t>prices</w:t>
      </w:r>
      <w:r>
        <w:rPr>
          <w:spacing w:val="19"/>
        </w:rPr>
        <w:t xml:space="preserve"> </w:t>
      </w:r>
      <w:r>
        <w:t>that</w:t>
      </w:r>
      <w:r>
        <w:rPr>
          <w:spacing w:val="19"/>
        </w:rPr>
        <w:t xml:space="preserve"> </w:t>
      </w:r>
      <w:r>
        <w:t>might</w:t>
      </w:r>
      <w:r>
        <w:rPr>
          <w:spacing w:val="20"/>
        </w:rPr>
        <w:t xml:space="preserve"> </w:t>
      </w:r>
      <w:r>
        <w:rPr>
          <w:spacing w:val="-2"/>
        </w:rPr>
        <w:t>coincide</w:t>
      </w:r>
    </w:p>
    <w:p w14:paraId="15ED41D0"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4A028DCC" w14:textId="77777777" w:rsidR="00C96556" w:rsidRDefault="00F61671">
      <w:pPr>
        <w:pStyle w:val="BodyText"/>
        <w:rPr>
          <w:sz w:val="20"/>
        </w:rPr>
      </w:pPr>
      <w:r>
        <w:rPr>
          <w:noProof/>
          <w:sz w:val="20"/>
        </w:rPr>
        <w:lastRenderedPageBreak/>
        <w:drawing>
          <wp:inline distT="0" distB="0" distL="0" distR="0" wp14:anchorId="2BFDAEA6" wp14:editId="3E21D818">
            <wp:extent cx="5924235" cy="431101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5924235" cy="4311015"/>
                    </a:xfrm>
                    <a:prstGeom prst="rect">
                      <a:avLst/>
                    </a:prstGeom>
                  </pic:spPr>
                </pic:pic>
              </a:graphicData>
            </a:graphic>
          </wp:inline>
        </w:drawing>
      </w:r>
    </w:p>
    <w:p w14:paraId="5F069EA7" w14:textId="77777777" w:rsidR="00C96556" w:rsidRDefault="00F61671">
      <w:pPr>
        <w:pStyle w:val="BodyText"/>
        <w:spacing w:before="195"/>
        <w:ind w:left="2565"/>
      </w:pPr>
      <w:bookmarkStart w:id="96" w:name="_bookmark6"/>
      <w:bookmarkEnd w:id="96"/>
      <w:r>
        <w:rPr>
          <w:w w:val="105"/>
        </w:rPr>
        <w:t>Figure</w:t>
      </w:r>
      <w:r>
        <w:rPr>
          <w:spacing w:val="21"/>
          <w:w w:val="105"/>
        </w:rPr>
        <w:t xml:space="preserve"> </w:t>
      </w:r>
      <w:r>
        <w:rPr>
          <w:w w:val="105"/>
        </w:rPr>
        <w:t>2:</w:t>
      </w:r>
      <w:r>
        <w:rPr>
          <w:spacing w:val="47"/>
          <w:w w:val="105"/>
        </w:rPr>
        <w:t xml:space="preserve"> </w:t>
      </w:r>
      <w:r>
        <w:rPr>
          <w:w w:val="105"/>
        </w:rPr>
        <w:t>Histogram</w:t>
      </w:r>
      <w:r>
        <w:rPr>
          <w:spacing w:val="23"/>
          <w:w w:val="105"/>
        </w:rPr>
        <w:t xml:space="preserve"> </w:t>
      </w:r>
      <w:r>
        <w:rPr>
          <w:w w:val="105"/>
        </w:rPr>
        <w:t>of</w:t>
      </w:r>
      <w:r>
        <w:rPr>
          <w:spacing w:val="21"/>
          <w:w w:val="105"/>
        </w:rPr>
        <w:t xml:space="preserve"> </w:t>
      </w:r>
      <w:r>
        <w:rPr>
          <w:w w:val="105"/>
        </w:rPr>
        <w:t>Running</w:t>
      </w:r>
      <w:r>
        <w:rPr>
          <w:spacing w:val="21"/>
          <w:w w:val="105"/>
        </w:rPr>
        <w:t xml:space="preserve"> </w:t>
      </w:r>
      <w:r>
        <w:rPr>
          <w:spacing w:val="-2"/>
          <w:w w:val="105"/>
        </w:rPr>
        <w:t>Variable</w:t>
      </w:r>
    </w:p>
    <w:p w14:paraId="1C015AD1" w14:textId="77777777" w:rsidR="00C96556" w:rsidRDefault="00C96556">
      <w:pPr>
        <w:pStyle w:val="BodyText"/>
        <w:spacing w:before="138"/>
      </w:pPr>
    </w:p>
    <w:p w14:paraId="7B05B7D9" w14:textId="77777777" w:rsidR="00C96556" w:rsidRDefault="00F61671">
      <w:pPr>
        <w:pStyle w:val="BodyText"/>
        <w:spacing w:line="391" w:lineRule="auto"/>
        <w:ind w:right="1076"/>
        <w:jc w:val="both"/>
      </w:pPr>
      <w:r>
        <w:rPr>
          <w:w w:val="105"/>
        </w:rPr>
        <w:t>with a change in treatment, so that what might look like a treatment effect from cutting taxes and spending might in fact be caused by lower education levels.</w:t>
      </w:r>
      <w:r>
        <w:rPr>
          <w:spacing w:val="38"/>
          <w:w w:val="105"/>
        </w:rPr>
        <w:t xml:space="preserve"> </w:t>
      </w:r>
      <w:r>
        <w:rPr>
          <w:w w:val="105"/>
        </w:rPr>
        <w:t>Graphs of covariate smoothness</w:t>
      </w:r>
      <w:r>
        <w:rPr>
          <w:spacing w:val="-10"/>
          <w:w w:val="105"/>
        </w:rPr>
        <w:t xml:space="preserve"> </w:t>
      </w:r>
      <w:r>
        <w:rPr>
          <w:w w:val="105"/>
        </w:rPr>
        <w:t>around</w:t>
      </w:r>
      <w:r>
        <w:rPr>
          <w:spacing w:val="-10"/>
          <w:w w:val="105"/>
        </w:rPr>
        <w:t xml:space="preserve"> </w:t>
      </w:r>
      <w:r>
        <w:rPr>
          <w:w w:val="105"/>
        </w:rPr>
        <w:t>the</w:t>
      </w:r>
      <w:r>
        <w:rPr>
          <w:spacing w:val="-10"/>
          <w:w w:val="105"/>
        </w:rPr>
        <w:t xml:space="preserve"> </w:t>
      </w:r>
      <w:r>
        <w:rPr>
          <w:w w:val="105"/>
        </w:rPr>
        <w:t>cutoff</w:t>
      </w:r>
      <w:r>
        <w:rPr>
          <w:spacing w:val="-10"/>
          <w:w w:val="105"/>
        </w:rPr>
        <w:t xml:space="preserve"> </w:t>
      </w:r>
      <w:r>
        <w:rPr>
          <w:w w:val="105"/>
        </w:rPr>
        <w:t>are</w:t>
      </w:r>
      <w:r>
        <w:rPr>
          <w:spacing w:val="-10"/>
          <w:w w:val="105"/>
        </w:rPr>
        <w:t xml:space="preserve"> </w:t>
      </w:r>
      <w:r>
        <w:rPr>
          <w:w w:val="105"/>
        </w:rPr>
        <w:t>found</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Appendix</w:t>
      </w:r>
      <w:r>
        <w:rPr>
          <w:spacing w:val="-10"/>
          <w:w w:val="105"/>
        </w:rPr>
        <w:t xml:space="preserve"> </w:t>
      </w:r>
      <w:hyperlink w:anchor="_bookmark65" w:history="1">
        <w:r>
          <w:rPr>
            <w:w w:val="105"/>
          </w:rPr>
          <w:t>B.</w:t>
        </w:r>
      </w:hyperlink>
      <w:r>
        <w:rPr>
          <w:spacing w:val="-10"/>
          <w:w w:val="105"/>
        </w:rPr>
        <w:t xml:space="preserve"> </w:t>
      </w:r>
      <w:r>
        <w:rPr>
          <w:w w:val="105"/>
        </w:rPr>
        <w:t>A</w:t>
      </w:r>
      <w:r>
        <w:rPr>
          <w:spacing w:val="-10"/>
          <w:w w:val="105"/>
        </w:rPr>
        <w:t xml:space="preserve"> </w:t>
      </w:r>
      <w:r>
        <w:rPr>
          <w:w w:val="105"/>
        </w:rPr>
        <w:t>formal</w:t>
      </w:r>
      <w:r>
        <w:rPr>
          <w:spacing w:val="-10"/>
          <w:w w:val="105"/>
        </w:rPr>
        <w:t xml:space="preserve"> </w:t>
      </w:r>
      <w:r>
        <w:rPr>
          <w:w w:val="105"/>
        </w:rPr>
        <w:t>way</w:t>
      </w:r>
      <w:r>
        <w:rPr>
          <w:spacing w:val="-10"/>
          <w:w w:val="105"/>
        </w:rPr>
        <w:t xml:space="preserve"> </w:t>
      </w:r>
      <w:r>
        <w:rPr>
          <w:w w:val="105"/>
        </w:rPr>
        <w:t>to</w:t>
      </w:r>
      <w:r>
        <w:rPr>
          <w:spacing w:val="-10"/>
          <w:w w:val="105"/>
        </w:rPr>
        <w:t xml:space="preserve"> </w:t>
      </w:r>
      <w:r>
        <w:rPr>
          <w:w w:val="105"/>
        </w:rPr>
        <w:t>assess</w:t>
      </w:r>
      <w:r>
        <w:rPr>
          <w:spacing w:val="-10"/>
          <w:w w:val="105"/>
        </w:rPr>
        <w:t xml:space="preserve"> </w:t>
      </w:r>
      <w:r>
        <w:rPr>
          <w:w w:val="105"/>
        </w:rPr>
        <w:t>covariate smoothness is to use each covariate as an outcome variable in a regression of the running variable</w:t>
      </w:r>
      <w:r>
        <w:rPr>
          <w:spacing w:val="-9"/>
          <w:w w:val="105"/>
        </w:rPr>
        <w:t xml:space="preserve"> </w:t>
      </w:r>
      <w:r>
        <w:rPr>
          <w:w w:val="105"/>
        </w:rPr>
        <w:t>and</w:t>
      </w:r>
      <w:r>
        <w:rPr>
          <w:spacing w:val="-9"/>
          <w:w w:val="105"/>
        </w:rPr>
        <w:t xml:space="preserve"> </w:t>
      </w:r>
      <w:r>
        <w:rPr>
          <w:w w:val="105"/>
        </w:rPr>
        <w:t>a</w:t>
      </w:r>
      <w:r>
        <w:rPr>
          <w:spacing w:val="-9"/>
          <w:w w:val="105"/>
        </w:rPr>
        <w:t xml:space="preserve"> </w:t>
      </w:r>
      <w:r>
        <w:rPr>
          <w:w w:val="105"/>
        </w:rPr>
        <w:t>treatment</w:t>
      </w:r>
      <w:r>
        <w:rPr>
          <w:spacing w:val="-9"/>
          <w:w w:val="105"/>
        </w:rPr>
        <w:t xml:space="preserve"> </w:t>
      </w:r>
      <w:r>
        <w:rPr>
          <w:w w:val="105"/>
        </w:rPr>
        <w:t>effect</w:t>
      </w:r>
      <w:r>
        <w:rPr>
          <w:spacing w:val="-9"/>
          <w:w w:val="105"/>
        </w:rPr>
        <w:t xml:space="preserve"> </w:t>
      </w:r>
      <w:r>
        <w:rPr>
          <w:w w:val="105"/>
        </w:rPr>
        <w:t>dummy. When</w:t>
      </w:r>
      <w:r>
        <w:rPr>
          <w:spacing w:val="-9"/>
          <w:w w:val="105"/>
        </w:rPr>
        <w:t xml:space="preserve"> </w:t>
      </w:r>
      <w:r>
        <w:rPr>
          <w:w w:val="105"/>
        </w:rPr>
        <w:t>we</w:t>
      </w:r>
      <w:r>
        <w:rPr>
          <w:spacing w:val="-9"/>
          <w:w w:val="105"/>
        </w:rPr>
        <w:t xml:space="preserve"> </w:t>
      </w:r>
      <w:r>
        <w:rPr>
          <w:w w:val="105"/>
        </w:rPr>
        <w:t>do</w:t>
      </w:r>
      <w:r>
        <w:rPr>
          <w:spacing w:val="-9"/>
          <w:w w:val="105"/>
        </w:rPr>
        <w:t xml:space="preserve"> </w:t>
      </w:r>
      <w:r>
        <w:rPr>
          <w:w w:val="105"/>
        </w:rPr>
        <w:t>so,</w:t>
      </w:r>
      <w:r>
        <w:rPr>
          <w:spacing w:val="-9"/>
          <w:w w:val="105"/>
        </w:rPr>
        <w:t xml:space="preserve"> </w:t>
      </w:r>
      <w:r>
        <w:rPr>
          <w:w w:val="105"/>
        </w:rPr>
        <w:t>the</w:t>
      </w:r>
      <w:r>
        <w:rPr>
          <w:spacing w:val="-10"/>
          <w:w w:val="105"/>
        </w:rPr>
        <w:t xml:space="preserve"> </w:t>
      </w:r>
      <w:r>
        <w:rPr>
          <w:i/>
          <w:w w:val="105"/>
        </w:rPr>
        <w:t>p</w:t>
      </w:r>
      <w:r>
        <w:rPr>
          <w:w w:val="105"/>
        </w:rPr>
        <w:t>-value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treatment</w:t>
      </w:r>
      <w:r>
        <w:rPr>
          <w:spacing w:val="-9"/>
          <w:w w:val="105"/>
        </w:rPr>
        <w:t xml:space="preserve"> </w:t>
      </w:r>
      <w:r>
        <w:rPr>
          <w:w w:val="105"/>
        </w:rPr>
        <w:t xml:space="preserve">effect dummy varies from 0.13 to 0.98, indicating no statistically significant jump in covariate </w:t>
      </w:r>
      <w:r>
        <w:rPr>
          <w:spacing w:val="-2"/>
          <w:w w:val="105"/>
        </w:rPr>
        <w:t>values.</w:t>
      </w:r>
    </w:p>
    <w:p w14:paraId="256AFB51" w14:textId="77777777" w:rsidR="00C96556" w:rsidRDefault="00C96556">
      <w:pPr>
        <w:pStyle w:val="BodyText"/>
        <w:spacing w:before="123"/>
      </w:pPr>
    </w:p>
    <w:p w14:paraId="14381318" w14:textId="77777777" w:rsidR="00C96556" w:rsidRDefault="00F61671">
      <w:pPr>
        <w:pStyle w:val="Heading2"/>
        <w:numPr>
          <w:ilvl w:val="1"/>
          <w:numId w:val="3"/>
        </w:numPr>
        <w:tabs>
          <w:tab w:val="left" w:pos="735"/>
        </w:tabs>
        <w:ind w:hanging="735"/>
      </w:pPr>
      <w:bookmarkStart w:id="97" w:name="Outcome_Variables"/>
      <w:bookmarkEnd w:id="97"/>
      <w:r>
        <w:rPr>
          <w:w w:val="120"/>
        </w:rPr>
        <w:t>Outcome</w:t>
      </w:r>
      <w:r>
        <w:rPr>
          <w:spacing w:val="9"/>
          <w:w w:val="120"/>
        </w:rPr>
        <w:t xml:space="preserve"> </w:t>
      </w:r>
      <w:r>
        <w:rPr>
          <w:spacing w:val="-2"/>
          <w:w w:val="120"/>
        </w:rPr>
        <w:t>Variables</w:t>
      </w:r>
    </w:p>
    <w:p w14:paraId="464129D4" w14:textId="77777777" w:rsidR="00C96556" w:rsidRDefault="00F61671">
      <w:pPr>
        <w:pStyle w:val="BodyText"/>
        <w:spacing w:before="329" w:line="391" w:lineRule="auto"/>
        <w:ind w:left="-1" w:right="1077"/>
        <w:jc w:val="both"/>
      </w:pPr>
      <w:r>
        <w:rPr>
          <w:b/>
          <w:w w:val="105"/>
        </w:rPr>
        <w:t>Median</w:t>
      </w:r>
      <w:r>
        <w:rPr>
          <w:b/>
          <w:spacing w:val="40"/>
          <w:w w:val="105"/>
        </w:rPr>
        <w:t xml:space="preserve"> </w:t>
      </w:r>
      <w:r>
        <w:rPr>
          <w:b/>
          <w:w w:val="105"/>
        </w:rPr>
        <w:t>Housing</w:t>
      </w:r>
      <w:r>
        <w:rPr>
          <w:b/>
          <w:spacing w:val="40"/>
          <w:w w:val="105"/>
        </w:rPr>
        <w:t xml:space="preserve"> </w:t>
      </w:r>
      <w:r>
        <w:rPr>
          <w:b/>
          <w:w w:val="105"/>
        </w:rPr>
        <w:t>Prices.</w:t>
      </w:r>
      <w:r>
        <w:rPr>
          <w:b/>
          <w:spacing w:val="80"/>
          <w:w w:val="105"/>
        </w:rPr>
        <w:t xml:space="preserve"> </w:t>
      </w:r>
      <w:r>
        <w:rPr>
          <w:w w:val="105"/>
        </w:rPr>
        <w:t>Our</w:t>
      </w:r>
      <w:r>
        <w:rPr>
          <w:spacing w:val="40"/>
          <w:w w:val="105"/>
        </w:rPr>
        <w:t xml:space="preserve"> </w:t>
      </w:r>
      <w:r>
        <w:rPr>
          <w:w w:val="105"/>
        </w:rPr>
        <w:t>house</w:t>
      </w:r>
      <w:r>
        <w:rPr>
          <w:spacing w:val="40"/>
          <w:w w:val="105"/>
        </w:rPr>
        <w:t xml:space="preserve"> </w:t>
      </w:r>
      <w:r>
        <w:rPr>
          <w:w w:val="105"/>
        </w:rPr>
        <w:t>price</w:t>
      </w:r>
      <w:r>
        <w:rPr>
          <w:spacing w:val="40"/>
          <w:w w:val="105"/>
        </w:rPr>
        <w:t xml:space="preserve"> </w:t>
      </w:r>
      <w:r>
        <w:rPr>
          <w:w w:val="105"/>
        </w:rPr>
        <w:t>data</w:t>
      </w:r>
      <w:r>
        <w:rPr>
          <w:spacing w:val="40"/>
          <w:w w:val="105"/>
        </w:rPr>
        <w:t xml:space="preserve"> </w:t>
      </w:r>
      <w:r>
        <w:rPr>
          <w:w w:val="105"/>
        </w:rPr>
        <w:t>comes</w:t>
      </w:r>
      <w:r>
        <w:rPr>
          <w:spacing w:val="40"/>
          <w:w w:val="105"/>
        </w:rPr>
        <w:t xml:space="preserve"> </w:t>
      </w:r>
      <w:r>
        <w:rPr>
          <w:w w:val="105"/>
        </w:rPr>
        <w:t>from</w:t>
      </w:r>
      <w:r>
        <w:rPr>
          <w:spacing w:val="40"/>
          <w:w w:val="105"/>
        </w:rPr>
        <w:t xml:space="preserve"> </w:t>
      </w:r>
      <w:r>
        <w:rPr>
          <w:w w:val="105"/>
        </w:rPr>
        <w:t>a</w:t>
      </w:r>
      <w:r>
        <w:rPr>
          <w:spacing w:val="40"/>
          <w:w w:val="105"/>
        </w:rPr>
        <w:t xml:space="preserve"> </w:t>
      </w:r>
      <w:proofErr w:type="gramStart"/>
      <w:r>
        <w:rPr>
          <w:w w:val="105"/>
        </w:rPr>
        <w:t>CoreLogic</w:t>
      </w:r>
      <w:r>
        <w:rPr>
          <w:rFonts w:ascii="Sitka Heading"/>
          <w:spacing w:val="80"/>
          <w:w w:val="105"/>
          <w:sz w:val="25"/>
        </w:rPr>
        <w:t xml:space="preserve">  </w:t>
      </w:r>
      <w:r>
        <w:rPr>
          <w:w w:val="105"/>
        </w:rPr>
        <w:t>dataset</w:t>
      </w:r>
      <w:proofErr w:type="gramEnd"/>
      <w:r>
        <w:rPr>
          <w:spacing w:val="40"/>
          <w:w w:val="105"/>
        </w:rPr>
        <w:t xml:space="preserve"> </w:t>
      </w:r>
      <w:r>
        <w:rPr>
          <w:w w:val="105"/>
        </w:rPr>
        <w:t>of actual</w:t>
      </w:r>
      <w:r>
        <w:rPr>
          <w:spacing w:val="22"/>
          <w:w w:val="105"/>
        </w:rPr>
        <w:t xml:space="preserve"> </w:t>
      </w:r>
      <w:r>
        <w:rPr>
          <w:w w:val="105"/>
        </w:rPr>
        <w:t>sales</w:t>
      </w:r>
      <w:r>
        <w:rPr>
          <w:spacing w:val="22"/>
          <w:w w:val="105"/>
        </w:rPr>
        <w:t xml:space="preserve"> </w:t>
      </w:r>
      <w:r>
        <w:rPr>
          <w:w w:val="105"/>
        </w:rPr>
        <w:t>transaction</w:t>
      </w:r>
      <w:r>
        <w:rPr>
          <w:spacing w:val="22"/>
          <w:w w:val="105"/>
        </w:rPr>
        <w:t xml:space="preserve"> </w:t>
      </w:r>
      <w:r>
        <w:rPr>
          <w:w w:val="105"/>
        </w:rPr>
        <w:t>prices</w:t>
      </w:r>
      <w:r>
        <w:rPr>
          <w:spacing w:val="22"/>
          <w:w w:val="105"/>
        </w:rPr>
        <w:t xml:space="preserve"> </w:t>
      </w:r>
      <w:r>
        <w:rPr>
          <w:w w:val="105"/>
        </w:rPr>
        <w:t>in</w:t>
      </w:r>
      <w:r>
        <w:rPr>
          <w:spacing w:val="22"/>
          <w:w w:val="105"/>
        </w:rPr>
        <w:t xml:space="preserve"> </w:t>
      </w:r>
      <w:r>
        <w:rPr>
          <w:w w:val="105"/>
        </w:rPr>
        <w:t>Ohio</w:t>
      </w:r>
      <w:r>
        <w:rPr>
          <w:spacing w:val="22"/>
          <w:w w:val="105"/>
        </w:rPr>
        <w:t xml:space="preserve"> </w:t>
      </w:r>
      <w:r>
        <w:rPr>
          <w:w w:val="105"/>
        </w:rPr>
        <w:t>from</w:t>
      </w:r>
      <w:r>
        <w:rPr>
          <w:spacing w:val="22"/>
          <w:w w:val="105"/>
        </w:rPr>
        <w:t xml:space="preserve"> </w:t>
      </w:r>
      <w:r>
        <w:rPr>
          <w:w w:val="105"/>
        </w:rPr>
        <w:t>1995</w:t>
      </w:r>
      <w:r>
        <w:rPr>
          <w:spacing w:val="22"/>
          <w:w w:val="105"/>
        </w:rPr>
        <w:t xml:space="preserve"> </w:t>
      </w:r>
      <w:r>
        <w:rPr>
          <w:w w:val="105"/>
        </w:rPr>
        <w:t>through</w:t>
      </w:r>
      <w:r>
        <w:rPr>
          <w:spacing w:val="22"/>
          <w:w w:val="105"/>
        </w:rPr>
        <w:t xml:space="preserve"> </w:t>
      </w:r>
      <w:r>
        <w:rPr>
          <w:w w:val="105"/>
        </w:rPr>
        <w:t>2021</w:t>
      </w:r>
      <w:r>
        <w:rPr>
          <w:spacing w:val="22"/>
          <w:w w:val="105"/>
        </w:rPr>
        <w:t xml:space="preserve"> </w:t>
      </w:r>
      <w:r>
        <w:rPr>
          <w:w w:val="105"/>
        </w:rPr>
        <w:t>containing</w:t>
      </w:r>
      <w:r>
        <w:rPr>
          <w:spacing w:val="22"/>
          <w:w w:val="105"/>
        </w:rPr>
        <w:t xml:space="preserve"> </w:t>
      </w:r>
      <w:r>
        <w:rPr>
          <w:w w:val="105"/>
        </w:rPr>
        <w:t>over</w:t>
      </w:r>
      <w:r>
        <w:rPr>
          <w:spacing w:val="22"/>
          <w:w w:val="105"/>
        </w:rPr>
        <w:t xml:space="preserve"> </w:t>
      </w:r>
      <w:r>
        <w:rPr>
          <w:w w:val="105"/>
        </w:rPr>
        <w:t>7</w:t>
      </w:r>
      <w:r>
        <w:rPr>
          <w:spacing w:val="22"/>
          <w:w w:val="105"/>
        </w:rPr>
        <w:t xml:space="preserve"> </w:t>
      </w:r>
      <w:r>
        <w:rPr>
          <w:spacing w:val="-2"/>
          <w:w w:val="105"/>
        </w:rPr>
        <w:t>million</w:t>
      </w:r>
    </w:p>
    <w:p w14:paraId="4CEE8700" w14:textId="77777777" w:rsidR="00C96556" w:rsidRDefault="00C96556">
      <w:pPr>
        <w:pStyle w:val="BodyText"/>
        <w:spacing w:line="391" w:lineRule="auto"/>
        <w:jc w:val="both"/>
        <w:sectPr w:rsidR="00C96556">
          <w:pgSz w:w="12240" w:h="15840"/>
          <w:pgMar w:top="1440" w:right="360" w:bottom="1020" w:left="1440" w:header="0" w:footer="749" w:gutter="0"/>
          <w:cols w:space="720"/>
        </w:sectPr>
      </w:pPr>
    </w:p>
    <w:p w14:paraId="75BDF4CC" w14:textId="5FD0E054" w:rsidR="00C96556" w:rsidRDefault="00F61671">
      <w:pPr>
        <w:pStyle w:val="BodyText"/>
        <w:spacing w:before="30" w:line="376" w:lineRule="auto"/>
        <w:ind w:left="-1" w:right="1075"/>
        <w:jc w:val="both"/>
      </w:pPr>
      <w:r>
        <w:lastRenderedPageBreak/>
        <w:t>observations.</w:t>
      </w:r>
      <w:r>
        <w:rPr>
          <w:spacing w:val="80"/>
        </w:rPr>
        <w:t xml:space="preserve"> </w:t>
      </w:r>
      <w:r>
        <w:t>The</w:t>
      </w:r>
      <w:r>
        <w:rPr>
          <w:spacing w:val="40"/>
        </w:rPr>
        <w:t xml:space="preserve"> </w:t>
      </w:r>
      <w:r>
        <w:t>dependent</w:t>
      </w:r>
      <w:r>
        <w:rPr>
          <w:spacing w:val="40"/>
        </w:rPr>
        <w:t xml:space="preserve"> </w:t>
      </w:r>
      <w:r>
        <w:t>variable,</w:t>
      </w:r>
      <w:r>
        <w:rPr>
          <w:spacing w:val="40"/>
        </w:rPr>
        <w:t xml:space="preserve"> </w:t>
      </w:r>
      <w:r>
        <w:rPr>
          <w:i/>
        </w:rPr>
        <w:t>Median</w:t>
      </w:r>
      <w:r>
        <w:rPr>
          <w:i/>
          <w:spacing w:val="40"/>
        </w:rPr>
        <w:t xml:space="preserve"> </w:t>
      </w:r>
      <w:r>
        <w:rPr>
          <w:i/>
        </w:rPr>
        <w:t>House</w:t>
      </w:r>
      <w:r>
        <w:rPr>
          <w:i/>
          <w:spacing w:val="40"/>
        </w:rPr>
        <w:t xml:space="preserve"> </w:t>
      </w:r>
      <w:r>
        <w:rPr>
          <w:i/>
        </w:rPr>
        <w:t>Price</w:t>
      </w:r>
      <w:r>
        <w:t>,</w:t>
      </w:r>
      <w:r>
        <w:rPr>
          <w:spacing w:val="40"/>
        </w:rPr>
        <w:t xml:space="preserve"> </w:t>
      </w:r>
      <w:r>
        <w:t>reflects</w:t>
      </w:r>
      <w:r>
        <w:rPr>
          <w:spacing w:val="40"/>
        </w:rPr>
        <w:t xml:space="preserve"> </w:t>
      </w:r>
      <w:r>
        <w:t>the</w:t>
      </w:r>
      <w:r>
        <w:rPr>
          <w:spacing w:val="40"/>
        </w:rPr>
        <w:t xml:space="preserve"> </w:t>
      </w:r>
      <w:r>
        <w:t>median</w:t>
      </w:r>
      <w:r>
        <w:rPr>
          <w:spacing w:val="40"/>
        </w:rPr>
        <w:t xml:space="preserve"> </w:t>
      </w:r>
      <w:r>
        <w:t>sale</w:t>
      </w:r>
      <w:r>
        <w:rPr>
          <w:spacing w:val="40"/>
        </w:rPr>
        <w:t xml:space="preserve"> </w:t>
      </w:r>
      <w:r>
        <w:t>price of houses within a specific city and year.</w:t>
      </w:r>
      <w:r>
        <w:rPr>
          <w:spacing w:val="40"/>
        </w:rPr>
        <w:t xml:space="preserve"> </w:t>
      </w:r>
      <w:r>
        <w:t>For example, for the houses sold in Delaware Township</w:t>
      </w:r>
      <w:r>
        <w:rPr>
          <w:spacing w:val="40"/>
        </w:rPr>
        <w:t xml:space="preserve"> </w:t>
      </w:r>
      <w:r>
        <w:t>during</w:t>
      </w:r>
      <w:r>
        <w:rPr>
          <w:spacing w:val="40"/>
        </w:rPr>
        <w:t xml:space="preserve"> </w:t>
      </w:r>
      <w:r>
        <w:t>the</w:t>
      </w:r>
      <w:r>
        <w:rPr>
          <w:spacing w:val="40"/>
        </w:rPr>
        <w:t xml:space="preserve"> </w:t>
      </w:r>
      <w:r>
        <w:t>year</w:t>
      </w:r>
      <w:r>
        <w:rPr>
          <w:spacing w:val="40"/>
        </w:rPr>
        <w:t xml:space="preserve"> </w:t>
      </w:r>
      <w:r>
        <w:t>2002,</w:t>
      </w:r>
      <w:r>
        <w:rPr>
          <w:spacing w:val="40"/>
        </w:rPr>
        <w:t xml:space="preserve"> </w:t>
      </w:r>
      <w:r>
        <w:t>the</w:t>
      </w:r>
      <w:r>
        <w:rPr>
          <w:spacing w:val="40"/>
        </w:rPr>
        <w:t xml:space="preserve"> </w:t>
      </w:r>
      <w:r>
        <w:t>median</w:t>
      </w:r>
      <w:r>
        <w:rPr>
          <w:spacing w:val="40"/>
        </w:rPr>
        <w:t xml:space="preserve"> </w:t>
      </w:r>
      <w:r>
        <w:t>sale</w:t>
      </w:r>
      <w:r>
        <w:rPr>
          <w:spacing w:val="40"/>
        </w:rPr>
        <w:t xml:space="preserve"> </w:t>
      </w:r>
      <w:r>
        <w:t>price</w:t>
      </w:r>
      <w:r>
        <w:rPr>
          <w:spacing w:val="40"/>
        </w:rPr>
        <w:t xml:space="preserve"> </w:t>
      </w:r>
      <w:r>
        <w:t>was</w:t>
      </w:r>
      <w:r>
        <w:rPr>
          <w:spacing w:val="40"/>
        </w:rPr>
        <w:t xml:space="preserve"> </w:t>
      </w:r>
      <w:r>
        <w:rPr>
          <w:rFonts w:ascii="Sitka Heading" w:hAnsi="Sitka Heading"/>
          <w:sz w:val="25"/>
        </w:rPr>
        <w:t>$</w:t>
      </w:r>
      <w:r>
        <w:t>205,041.</w:t>
      </w:r>
      <w:r>
        <w:rPr>
          <w:spacing w:val="80"/>
        </w:rPr>
        <w:t xml:space="preserve"> </w:t>
      </w:r>
      <w:r>
        <w:t>We</w:t>
      </w:r>
      <w:r>
        <w:rPr>
          <w:spacing w:val="40"/>
        </w:rPr>
        <w:t xml:space="preserve"> </w:t>
      </w:r>
      <w:r>
        <w:t>take</w:t>
      </w:r>
      <w:r>
        <w:rPr>
          <w:spacing w:val="40"/>
        </w:rPr>
        <w:t xml:space="preserve"> </w:t>
      </w:r>
      <w:r>
        <w:t>precaution to only include arm’s-length transactions, and we restrict our attention to single-family residential</w:t>
      </w:r>
      <w:r>
        <w:rPr>
          <w:spacing w:val="40"/>
        </w:rPr>
        <w:t xml:space="preserve"> </w:t>
      </w:r>
      <w:r>
        <w:t>structures</w:t>
      </w:r>
      <w:r>
        <w:rPr>
          <w:spacing w:val="40"/>
        </w:rPr>
        <w:t xml:space="preserve"> </w:t>
      </w:r>
      <w:r>
        <w:t>for</w:t>
      </w:r>
      <w:r>
        <w:rPr>
          <w:spacing w:val="40"/>
        </w:rPr>
        <w:t xml:space="preserve"> </w:t>
      </w:r>
      <w:r>
        <w:t>comparability.</w:t>
      </w:r>
      <w:r>
        <w:rPr>
          <w:spacing w:val="80"/>
        </w:rPr>
        <w:t xml:space="preserve"> </w:t>
      </w:r>
      <w:r>
        <w:t>The</w:t>
      </w:r>
      <w:r>
        <w:rPr>
          <w:spacing w:val="40"/>
        </w:rPr>
        <w:t xml:space="preserve"> </w:t>
      </w:r>
      <w:r>
        <w:t>overall</w:t>
      </w:r>
      <w:r>
        <w:rPr>
          <w:spacing w:val="40"/>
        </w:rPr>
        <w:t xml:space="preserve"> </w:t>
      </w:r>
      <w:r>
        <w:t>sample</w:t>
      </w:r>
      <w:r>
        <w:rPr>
          <w:spacing w:val="40"/>
        </w:rPr>
        <w:t xml:space="preserve"> </w:t>
      </w:r>
      <w:r>
        <w:t>mean</w:t>
      </w:r>
      <w:r>
        <w:rPr>
          <w:spacing w:val="40"/>
        </w:rPr>
        <w:t xml:space="preserve"> </w:t>
      </w:r>
      <w:r>
        <w:t>for</w:t>
      </w:r>
      <w:r>
        <w:rPr>
          <w:spacing w:val="40"/>
        </w:rPr>
        <w:t xml:space="preserve"> </w:t>
      </w:r>
      <w:r>
        <w:t>the</w:t>
      </w:r>
      <w:r>
        <w:rPr>
          <w:spacing w:val="40"/>
        </w:rPr>
        <w:t xml:space="preserve"> </w:t>
      </w:r>
      <w:r>
        <w:t>10-year</w:t>
      </w:r>
      <w:r>
        <w:rPr>
          <w:spacing w:val="40"/>
        </w:rPr>
        <w:t xml:space="preserve"> </w:t>
      </w:r>
      <w:r>
        <w:t xml:space="preserve">period from the time of vote considered in this study is </w:t>
      </w:r>
      <w:r>
        <w:rPr>
          <w:rFonts w:ascii="Sitka Heading" w:hAnsi="Sitka Heading"/>
          <w:sz w:val="25"/>
        </w:rPr>
        <w:t>$</w:t>
      </w:r>
      <w:r>
        <w:t>166,082 in constant 2010 dollars with a standard</w:t>
      </w:r>
      <w:r>
        <w:rPr>
          <w:spacing w:val="28"/>
        </w:rPr>
        <w:t xml:space="preserve"> </w:t>
      </w:r>
      <w:r>
        <w:t>deviation</w:t>
      </w:r>
      <w:r>
        <w:rPr>
          <w:spacing w:val="28"/>
        </w:rPr>
        <w:t xml:space="preserve"> </w:t>
      </w:r>
      <w:r>
        <w:t>of</w:t>
      </w:r>
      <w:r>
        <w:rPr>
          <w:spacing w:val="28"/>
        </w:rPr>
        <w:t xml:space="preserve"> </w:t>
      </w:r>
      <w:r>
        <w:rPr>
          <w:rFonts w:ascii="Sitka Heading" w:hAnsi="Sitka Heading"/>
          <w:sz w:val="25"/>
        </w:rPr>
        <w:t>$</w:t>
      </w:r>
      <w:r>
        <w:t>372,135</w:t>
      </w:r>
      <w:r>
        <w:rPr>
          <w:spacing w:val="28"/>
        </w:rPr>
        <w:t xml:space="preserve"> </w:t>
      </w:r>
      <w:r>
        <w:t>which</w:t>
      </w:r>
      <w:r>
        <w:rPr>
          <w:spacing w:val="28"/>
        </w:rPr>
        <w:t xml:space="preserve"> </w:t>
      </w:r>
      <w:r>
        <w:t>suggests</w:t>
      </w:r>
      <w:r>
        <w:rPr>
          <w:spacing w:val="28"/>
        </w:rPr>
        <w:t xml:space="preserve"> </w:t>
      </w:r>
      <w:ins w:id="98" w:author="Brasington, David (brasindd)" w:date="2025-03-02T17:56:00Z">
        <w:r w:rsidR="00EA3E57">
          <w:rPr>
            <w:spacing w:val="28"/>
          </w:rPr>
          <w:t xml:space="preserve">the </w:t>
        </w:r>
      </w:ins>
      <w:r>
        <w:t>presence</w:t>
      </w:r>
      <w:r>
        <w:rPr>
          <w:spacing w:val="28"/>
        </w:rPr>
        <w:t xml:space="preserve"> </w:t>
      </w:r>
      <w:r>
        <w:t>of</w:t>
      </w:r>
      <w:r>
        <w:rPr>
          <w:spacing w:val="28"/>
        </w:rPr>
        <w:t xml:space="preserve"> </w:t>
      </w:r>
      <w:r>
        <w:t>some</w:t>
      </w:r>
      <w:r>
        <w:rPr>
          <w:spacing w:val="28"/>
        </w:rPr>
        <w:t xml:space="preserve"> </w:t>
      </w:r>
      <w:r>
        <w:t>outliers.</w:t>
      </w:r>
      <w:r>
        <w:rPr>
          <w:spacing w:val="40"/>
        </w:rPr>
        <w:t xml:space="preserve"> </w:t>
      </w:r>
      <w:r>
        <w:t>Although</w:t>
      </w:r>
      <w:r>
        <w:rPr>
          <w:spacing w:val="28"/>
        </w:rPr>
        <w:t xml:space="preserve"> </w:t>
      </w:r>
      <w:r>
        <w:t>our</w:t>
      </w:r>
      <w:r>
        <w:rPr>
          <w:spacing w:val="28"/>
        </w:rPr>
        <w:t xml:space="preserve"> </w:t>
      </w:r>
      <w:r>
        <w:t>use of median sale price addresses outliers, one of our robustness checks drops 1% tails and re- estimates the treatment effects.</w:t>
      </w:r>
      <w:r>
        <w:rPr>
          <w:spacing w:val="40"/>
        </w:rPr>
        <w:t xml:space="preserve"> </w:t>
      </w:r>
      <w:r>
        <w:t xml:space="preserve">The mean for this </w:t>
      </w:r>
      <w:proofErr w:type="spellStart"/>
      <w:r>
        <w:t>winsorized</w:t>
      </w:r>
      <w:proofErr w:type="spellEnd"/>
      <w:r>
        <w:t xml:space="preserve"> sample is </w:t>
      </w:r>
      <w:r>
        <w:rPr>
          <w:rFonts w:ascii="Sitka Heading" w:hAnsi="Sitka Heading"/>
          <w:sz w:val="25"/>
        </w:rPr>
        <w:t>$</w:t>
      </w:r>
      <w:r>
        <w:t>150,375 in constant 2010</w:t>
      </w:r>
      <w:r>
        <w:rPr>
          <w:spacing w:val="40"/>
        </w:rPr>
        <w:t xml:space="preserve"> </w:t>
      </w:r>
      <w:r>
        <w:t>dollars</w:t>
      </w:r>
      <w:r>
        <w:rPr>
          <w:spacing w:val="40"/>
        </w:rPr>
        <w:t xml:space="preserve"> </w:t>
      </w:r>
      <w:r>
        <w:t>with</w:t>
      </w:r>
      <w:r>
        <w:rPr>
          <w:spacing w:val="40"/>
        </w:rPr>
        <w:t xml:space="preserve"> </w:t>
      </w:r>
      <w:r>
        <w:t>a</w:t>
      </w:r>
      <w:r>
        <w:rPr>
          <w:spacing w:val="40"/>
        </w:rPr>
        <w:t xml:space="preserve"> </w:t>
      </w:r>
      <w:r>
        <w:t>standard</w:t>
      </w:r>
      <w:r>
        <w:rPr>
          <w:spacing w:val="40"/>
        </w:rPr>
        <w:t xml:space="preserve"> </w:t>
      </w:r>
      <w:r>
        <w:t>deviation</w:t>
      </w:r>
      <w:r>
        <w:rPr>
          <w:spacing w:val="40"/>
        </w:rPr>
        <w:t xml:space="preserve"> </w:t>
      </w:r>
      <w:r>
        <w:t>of</w:t>
      </w:r>
      <w:r>
        <w:rPr>
          <w:spacing w:val="40"/>
        </w:rPr>
        <w:t xml:space="preserve"> </w:t>
      </w:r>
      <w:r>
        <w:rPr>
          <w:rFonts w:ascii="Sitka Heading" w:hAnsi="Sitka Heading"/>
          <w:sz w:val="25"/>
        </w:rPr>
        <w:t>$</w:t>
      </w:r>
      <w:r>
        <w:t>116,020.</w:t>
      </w:r>
    </w:p>
    <w:p w14:paraId="1365223C" w14:textId="77777777" w:rsidR="00C96556" w:rsidRDefault="00F61671">
      <w:pPr>
        <w:pStyle w:val="BodyText"/>
        <w:spacing w:before="1"/>
        <w:rPr>
          <w:sz w:val="5"/>
        </w:rPr>
      </w:pPr>
      <w:r>
        <w:rPr>
          <w:noProof/>
          <w:sz w:val="5"/>
        </w:rPr>
        <w:drawing>
          <wp:anchor distT="0" distB="0" distL="0" distR="0" simplePos="0" relativeHeight="487592448" behindDoc="1" locked="0" layoutInCell="1" allowOverlap="1" wp14:anchorId="336BD6A1" wp14:editId="4B15A405">
            <wp:simplePos x="0" y="0"/>
            <wp:positionH relativeFrom="page">
              <wp:posOffset>1508747</wp:posOffset>
            </wp:positionH>
            <wp:positionV relativeFrom="paragraph">
              <wp:posOffset>54744</wp:posOffset>
            </wp:positionV>
            <wp:extent cx="4729543" cy="343966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stretch>
                      <a:fillRect/>
                    </a:stretch>
                  </pic:blipFill>
                  <pic:spPr>
                    <a:xfrm>
                      <a:off x="0" y="0"/>
                      <a:ext cx="4729543" cy="3439668"/>
                    </a:xfrm>
                    <a:prstGeom prst="rect">
                      <a:avLst/>
                    </a:prstGeom>
                  </pic:spPr>
                </pic:pic>
              </a:graphicData>
            </a:graphic>
          </wp:anchor>
        </w:drawing>
      </w:r>
    </w:p>
    <w:p w14:paraId="29DF0F78" w14:textId="77777777" w:rsidR="00C96556" w:rsidRDefault="00F61671">
      <w:pPr>
        <w:pStyle w:val="BodyText"/>
        <w:spacing w:before="202"/>
        <w:ind w:left="1752"/>
      </w:pPr>
      <w:bookmarkStart w:id="99" w:name="_bookmark7"/>
      <w:bookmarkEnd w:id="99"/>
      <w:r>
        <w:t>Figure</w:t>
      </w:r>
      <w:r>
        <w:rPr>
          <w:spacing w:val="30"/>
        </w:rPr>
        <w:t xml:space="preserve"> </w:t>
      </w:r>
      <w:r>
        <w:t>3:</w:t>
      </w:r>
      <w:r>
        <w:rPr>
          <w:spacing w:val="60"/>
        </w:rPr>
        <w:t xml:space="preserve"> </w:t>
      </w:r>
      <w:r>
        <w:t>Median</w:t>
      </w:r>
      <w:r>
        <w:rPr>
          <w:spacing w:val="32"/>
        </w:rPr>
        <w:t xml:space="preserve"> </w:t>
      </w:r>
      <w:r>
        <w:t>Sale</w:t>
      </w:r>
      <w:r>
        <w:rPr>
          <w:spacing w:val="30"/>
        </w:rPr>
        <w:t xml:space="preserve"> </w:t>
      </w:r>
      <w:r>
        <w:t>Price</w:t>
      </w:r>
      <w:r>
        <w:rPr>
          <w:spacing w:val="31"/>
        </w:rPr>
        <w:t xml:space="preserve"> </w:t>
      </w:r>
      <w:r>
        <w:t>of</w:t>
      </w:r>
      <w:r>
        <w:rPr>
          <w:spacing w:val="31"/>
        </w:rPr>
        <w:t xml:space="preserve"> </w:t>
      </w:r>
      <w:r>
        <w:t>Homes:</w:t>
      </w:r>
      <w:r>
        <w:rPr>
          <w:spacing w:val="59"/>
        </w:rPr>
        <w:t xml:space="preserve"> </w:t>
      </w:r>
      <w:r>
        <w:t>5</w:t>
      </w:r>
      <w:r>
        <w:rPr>
          <w:spacing w:val="31"/>
        </w:rPr>
        <w:t xml:space="preserve"> </w:t>
      </w:r>
      <w:r>
        <w:t>years</w:t>
      </w:r>
      <w:r>
        <w:rPr>
          <w:spacing w:val="31"/>
        </w:rPr>
        <w:t xml:space="preserve"> </w:t>
      </w:r>
      <w:r>
        <w:t>after</w:t>
      </w:r>
      <w:r>
        <w:rPr>
          <w:spacing w:val="32"/>
        </w:rPr>
        <w:t xml:space="preserve"> </w:t>
      </w:r>
      <w:r>
        <w:rPr>
          <w:spacing w:val="-4"/>
        </w:rPr>
        <w:t>vote</w:t>
      </w:r>
    </w:p>
    <w:p w14:paraId="6D6146DB" w14:textId="77777777" w:rsidR="00C96556" w:rsidRDefault="00C96556">
      <w:pPr>
        <w:pStyle w:val="BodyText"/>
        <w:spacing w:before="211"/>
      </w:pPr>
    </w:p>
    <w:p w14:paraId="47E83EB6" w14:textId="27C4BE75" w:rsidR="00C96556" w:rsidRDefault="00F61671">
      <w:pPr>
        <w:pStyle w:val="BodyText"/>
        <w:spacing w:line="391" w:lineRule="auto"/>
        <w:ind w:right="1078" w:firstLine="351"/>
        <w:jc w:val="both"/>
      </w:pPr>
      <w:r>
        <w:t xml:space="preserve">Figure </w:t>
      </w:r>
      <w:hyperlink w:anchor="_bookmark7" w:history="1">
        <w:r>
          <w:t>3</w:t>
        </w:r>
      </w:hyperlink>
      <w:r>
        <w:t xml:space="preserve"> shows house prices from 5 years after the vote graphed against the percent of</w:t>
      </w:r>
      <w:r>
        <w:rPr>
          <w:spacing w:val="40"/>
        </w:rPr>
        <w:t xml:space="preserve"> </w:t>
      </w:r>
      <w:r>
        <w:t>votes for the tax levy.</w:t>
      </w:r>
      <w:r>
        <w:rPr>
          <w:spacing w:val="40"/>
        </w:rPr>
        <w:t xml:space="preserve"> </w:t>
      </w:r>
      <w:r>
        <w:t>The points represent the mean house price for the 10 representative</w:t>
      </w:r>
      <w:r>
        <w:rPr>
          <w:spacing w:val="80"/>
        </w:rPr>
        <w:t xml:space="preserve"> </w:t>
      </w:r>
      <w:r>
        <w:t>bins</w:t>
      </w:r>
      <w:r>
        <w:rPr>
          <w:spacing w:val="40"/>
        </w:rPr>
        <w:t xml:space="preserve"> </w:t>
      </w:r>
      <w:r>
        <w:t>of</w:t>
      </w:r>
      <w:r>
        <w:rPr>
          <w:spacing w:val="40"/>
        </w:rPr>
        <w:t xml:space="preserve"> </w:t>
      </w:r>
      <w:r>
        <w:t>vote</w:t>
      </w:r>
      <w:r>
        <w:rPr>
          <w:spacing w:val="40"/>
        </w:rPr>
        <w:t xml:space="preserve"> </w:t>
      </w:r>
      <w:r>
        <w:t>shares</w:t>
      </w:r>
      <w:r>
        <w:rPr>
          <w:spacing w:val="40"/>
        </w:rPr>
        <w:t xml:space="preserve"> </w:t>
      </w:r>
      <w:r>
        <w:t>for</w:t>
      </w:r>
      <w:r>
        <w:rPr>
          <w:spacing w:val="40"/>
        </w:rPr>
        <w:t xml:space="preserve"> </w:t>
      </w:r>
      <w:r>
        <w:t>the</w:t>
      </w:r>
      <w:r>
        <w:rPr>
          <w:spacing w:val="40"/>
        </w:rPr>
        <w:t xml:space="preserve"> </w:t>
      </w:r>
      <w:r>
        <w:t>average</w:t>
      </w:r>
      <w:r>
        <w:rPr>
          <w:spacing w:val="40"/>
        </w:rPr>
        <w:t xml:space="preserve"> </w:t>
      </w:r>
      <w:r>
        <w:t>effective</w:t>
      </w:r>
      <w:r>
        <w:rPr>
          <w:spacing w:val="40"/>
        </w:rPr>
        <w:t xml:space="preserve"> </w:t>
      </w:r>
      <w:r>
        <w:t>bandwidth</w:t>
      </w:r>
      <w:r>
        <w:rPr>
          <w:spacing w:val="40"/>
        </w:rPr>
        <w:t xml:space="preserve"> </w:t>
      </w:r>
      <w:r>
        <w:t>around</w:t>
      </w:r>
      <w:r>
        <w:rPr>
          <w:spacing w:val="40"/>
        </w:rPr>
        <w:t xml:space="preserve"> </w:t>
      </w:r>
      <w:r>
        <w:t>the</w:t>
      </w:r>
      <w:r>
        <w:rPr>
          <w:spacing w:val="40"/>
        </w:rPr>
        <w:t xml:space="preserve"> </w:t>
      </w:r>
      <w:r>
        <w:t>cutoff</w:t>
      </w:r>
      <w:r>
        <w:rPr>
          <w:spacing w:val="40"/>
        </w:rPr>
        <w:t xml:space="preserve"> </w:t>
      </w:r>
      <w:r>
        <w:t>of</w:t>
      </w:r>
      <w:r>
        <w:rPr>
          <w:spacing w:val="40"/>
        </w:rPr>
        <w:t xml:space="preserve"> </w:t>
      </w:r>
      <w:r>
        <w:t>50%.</w:t>
      </w:r>
      <w:r>
        <w:rPr>
          <w:spacing w:val="80"/>
          <w:w w:val="150"/>
        </w:rPr>
        <w:t xml:space="preserve"> </w:t>
      </w:r>
      <w:r>
        <w:t>The graph</w:t>
      </w:r>
      <w:r>
        <w:rPr>
          <w:spacing w:val="45"/>
        </w:rPr>
        <w:t xml:space="preserve"> </w:t>
      </w:r>
      <w:r>
        <w:t>shows</w:t>
      </w:r>
      <w:r>
        <w:rPr>
          <w:spacing w:val="45"/>
        </w:rPr>
        <w:t xml:space="preserve"> </w:t>
      </w:r>
      <w:r>
        <w:t>a</w:t>
      </w:r>
      <w:r>
        <w:rPr>
          <w:spacing w:val="45"/>
        </w:rPr>
        <w:t xml:space="preserve"> </w:t>
      </w:r>
      <w:r>
        <w:t>clear</w:t>
      </w:r>
      <w:r>
        <w:rPr>
          <w:spacing w:val="45"/>
        </w:rPr>
        <w:t xml:space="preserve"> </w:t>
      </w:r>
      <w:r>
        <w:t>discontinuity</w:t>
      </w:r>
      <w:r>
        <w:rPr>
          <w:spacing w:val="46"/>
        </w:rPr>
        <w:t xml:space="preserve"> </w:t>
      </w:r>
      <w:r>
        <w:t>in</w:t>
      </w:r>
      <w:r>
        <w:rPr>
          <w:spacing w:val="46"/>
        </w:rPr>
        <w:t xml:space="preserve"> </w:t>
      </w:r>
      <w:r>
        <w:t>house</w:t>
      </w:r>
      <w:r>
        <w:rPr>
          <w:spacing w:val="44"/>
        </w:rPr>
        <w:t xml:space="preserve"> </w:t>
      </w:r>
      <w:r>
        <w:t>prices</w:t>
      </w:r>
      <w:r>
        <w:rPr>
          <w:spacing w:val="45"/>
        </w:rPr>
        <w:t xml:space="preserve"> </w:t>
      </w:r>
      <w:r>
        <w:t>at</w:t>
      </w:r>
      <w:r>
        <w:rPr>
          <w:spacing w:val="46"/>
        </w:rPr>
        <w:t xml:space="preserve"> </w:t>
      </w:r>
      <w:r>
        <w:t>the</w:t>
      </w:r>
      <w:r>
        <w:rPr>
          <w:spacing w:val="44"/>
        </w:rPr>
        <w:t xml:space="preserve"> </w:t>
      </w:r>
      <w:r>
        <w:t>cutoff,</w:t>
      </w:r>
      <w:r>
        <w:rPr>
          <w:spacing w:val="50"/>
        </w:rPr>
        <w:t xml:space="preserve"> </w:t>
      </w:r>
      <w:r>
        <w:t>which</w:t>
      </w:r>
      <w:r>
        <w:rPr>
          <w:spacing w:val="46"/>
        </w:rPr>
        <w:t xml:space="preserve"> </w:t>
      </w:r>
      <w:r>
        <w:t>is</w:t>
      </w:r>
      <w:r>
        <w:rPr>
          <w:spacing w:val="45"/>
        </w:rPr>
        <w:t xml:space="preserve"> </w:t>
      </w:r>
      <w:r>
        <w:t>the</w:t>
      </w:r>
      <w:r>
        <w:rPr>
          <w:spacing w:val="44"/>
        </w:rPr>
        <w:t xml:space="preserve"> </w:t>
      </w:r>
      <w:r>
        <w:t>basis</w:t>
      </w:r>
      <w:r>
        <w:rPr>
          <w:spacing w:val="45"/>
        </w:rPr>
        <w:t xml:space="preserve"> </w:t>
      </w:r>
      <w:del w:id="100" w:author="Brasington, David (brasindd)" w:date="2025-03-02T17:57:00Z">
        <w:r w:rsidDel="00EA3E57">
          <w:delText>for</w:delText>
        </w:r>
        <w:r w:rsidDel="00EA3E57">
          <w:rPr>
            <w:spacing w:val="46"/>
          </w:rPr>
          <w:delText xml:space="preserve"> </w:delText>
        </w:r>
      </w:del>
      <w:ins w:id="101" w:author="Brasington, David (brasindd)" w:date="2025-03-02T17:57:00Z">
        <w:r w:rsidR="00EA3E57">
          <w:t>of</w:t>
        </w:r>
        <w:r w:rsidR="00EA3E57">
          <w:rPr>
            <w:spacing w:val="46"/>
          </w:rPr>
          <w:t xml:space="preserve"> </w:t>
        </w:r>
      </w:ins>
      <w:proofErr w:type="gramStart"/>
      <w:r>
        <w:rPr>
          <w:spacing w:val="-5"/>
        </w:rPr>
        <w:t>our</w:t>
      </w:r>
      <w:proofErr w:type="gramEnd"/>
    </w:p>
    <w:p w14:paraId="33BAAF66"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1BE7A962" w14:textId="77777777" w:rsidR="00C96556" w:rsidRDefault="00F61671">
      <w:pPr>
        <w:pStyle w:val="BodyText"/>
        <w:spacing w:before="30" w:line="391" w:lineRule="auto"/>
        <w:ind w:right="1077"/>
        <w:jc w:val="both"/>
      </w:pPr>
      <w:r>
        <w:rPr>
          <w:w w:val="105"/>
        </w:rPr>
        <w:lastRenderedPageBreak/>
        <w:t>identification</w:t>
      </w:r>
      <w:r>
        <w:rPr>
          <w:spacing w:val="-15"/>
          <w:w w:val="105"/>
        </w:rPr>
        <w:t xml:space="preserve"> </w:t>
      </w:r>
      <w:r>
        <w:rPr>
          <w:w w:val="105"/>
        </w:rPr>
        <w:t>strategy.</w:t>
      </w:r>
      <w:r>
        <w:rPr>
          <w:spacing w:val="-14"/>
          <w:w w:val="105"/>
        </w:rPr>
        <w:t xml:space="preserve"> </w:t>
      </w:r>
      <w:r>
        <w:rPr>
          <w:w w:val="105"/>
        </w:rPr>
        <w:t>We</w:t>
      </w:r>
      <w:r>
        <w:rPr>
          <w:spacing w:val="-14"/>
          <w:w w:val="105"/>
        </w:rPr>
        <w:t xml:space="preserve"> </w:t>
      </w:r>
      <w:r>
        <w:rPr>
          <w:w w:val="105"/>
        </w:rPr>
        <w:t>observe</w:t>
      </w:r>
      <w:r>
        <w:rPr>
          <w:spacing w:val="-14"/>
          <w:w w:val="105"/>
        </w:rPr>
        <w:t xml:space="preserve"> </w:t>
      </w:r>
      <w:r>
        <w:rPr>
          <w:w w:val="105"/>
        </w:rPr>
        <w:t>a</w:t>
      </w:r>
      <w:r>
        <w:rPr>
          <w:spacing w:val="-15"/>
          <w:w w:val="105"/>
        </w:rPr>
        <w:t xml:space="preserve"> </w:t>
      </w:r>
      <w:r>
        <w:rPr>
          <w:w w:val="105"/>
        </w:rPr>
        <w:t>sharp</w:t>
      </w:r>
      <w:r>
        <w:rPr>
          <w:spacing w:val="-14"/>
          <w:w w:val="105"/>
        </w:rPr>
        <w:t xml:space="preserve"> </w:t>
      </w:r>
      <w:r>
        <w:rPr>
          <w:w w:val="105"/>
        </w:rPr>
        <w:t>decline</w:t>
      </w:r>
      <w:r>
        <w:rPr>
          <w:spacing w:val="-14"/>
          <w:w w:val="105"/>
        </w:rPr>
        <w:t xml:space="preserve"> </w:t>
      </w:r>
      <w:r>
        <w:rPr>
          <w:w w:val="105"/>
        </w:rPr>
        <w:t>after</w:t>
      </w:r>
      <w:r>
        <w:rPr>
          <w:spacing w:val="-14"/>
          <w:w w:val="105"/>
        </w:rPr>
        <w:t xml:space="preserve"> </w:t>
      </w:r>
      <w:r>
        <w:rPr>
          <w:w w:val="105"/>
        </w:rPr>
        <w:t>the</w:t>
      </w:r>
      <w:r>
        <w:rPr>
          <w:spacing w:val="-15"/>
          <w:w w:val="105"/>
        </w:rPr>
        <w:t xml:space="preserve"> </w:t>
      </w:r>
      <w:r>
        <w:rPr>
          <w:w w:val="105"/>
        </w:rPr>
        <w:t>cutoff</w:t>
      </w:r>
      <w:r>
        <w:rPr>
          <w:spacing w:val="-14"/>
          <w:w w:val="105"/>
        </w:rPr>
        <w:t xml:space="preserve"> </w:t>
      </w:r>
      <w:r>
        <w:rPr>
          <w:w w:val="105"/>
        </w:rPr>
        <w:t>in</w:t>
      </w:r>
      <w:r>
        <w:rPr>
          <w:spacing w:val="-14"/>
          <w:w w:val="105"/>
        </w:rPr>
        <w:t xml:space="preserve"> </w:t>
      </w:r>
      <w:r>
        <w:rPr>
          <w:w w:val="105"/>
        </w:rPr>
        <w:t>house</w:t>
      </w:r>
      <w:r>
        <w:rPr>
          <w:spacing w:val="-14"/>
          <w:w w:val="105"/>
        </w:rPr>
        <w:t xml:space="preserve"> </w:t>
      </w:r>
      <w:r>
        <w:rPr>
          <w:w w:val="105"/>
        </w:rPr>
        <w:t>prices,</w:t>
      </w:r>
      <w:r>
        <w:rPr>
          <w:spacing w:val="-15"/>
          <w:w w:val="105"/>
        </w:rPr>
        <w:t xml:space="preserve"> </w:t>
      </w:r>
      <w:r>
        <w:rPr>
          <w:w w:val="105"/>
        </w:rPr>
        <w:t>indicating that the failure to renew a road tax levy has a negative impact on house prices.</w:t>
      </w:r>
    </w:p>
    <w:p w14:paraId="2159D976" w14:textId="77777777" w:rsidR="00C96556" w:rsidRDefault="00C96556">
      <w:pPr>
        <w:pStyle w:val="BodyText"/>
        <w:spacing w:before="120"/>
      </w:pPr>
    </w:p>
    <w:p w14:paraId="0EF85AF0" w14:textId="77777777" w:rsidR="00C96556" w:rsidRDefault="00F61671">
      <w:pPr>
        <w:pStyle w:val="Heading2"/>
        <w:numPr>
          <w:ilvl w:val="1"/>
          <w:numId w:val="3"/>
        </w:numPr>
        <w:tabs>
          <w:tab w:val="left" w:pos="735"/>
        </w:tabs>
        <w:ind w:hanging="735"/>
      </w:pPr>
      <w:bookmarkStart w:id="102" w:name="Covariates"/>
      <w:bookmarkEnd w:id="102"/>
      <w:r>
        <w:rPr>
          <w:spacing w:val="-2"/>
          <w:w w:val="120"/>
        </w:rPr>
        <w:t>Covariates</w:t>
      </w:r>
    </w:p>
    <w:p w14:paraId="68C55F35" w14:textId="77777777" w:rsidR="00C96556" w:rsidRDefault="00F61671">
      <w:pPr>
        <w:pStyle w:val="BodyText"/>
        <w:spacing w:before="329" w:line="391" w:lineRule="auto"/>
        <w:ind w:right="1074"/>
        <w:jc w:val="both"/>
      </w:pPr>
      <w:r>
        <w:t>Covariates can be useful in regression discontinuity studies, although they are not necessary</w:t>
      </w:r>
      <w:r>
        <w:rPr>
          <w:spacing w:val="80"/>
          <w:w w:val="150"/>
        </w:rPr>
        <w:t xml:space="preserve"> </w:t>
      </w:r>
      <w:r>
        <w:t>for</w:t>
      </w:r>
      <w:r>
        <w:rPr>
          <w:spacing w:val="27"/>
        </w:rPr>
        <w:t xml:space="preserve"> </w:t>
      </w:r>
      <w:r>
        <w:t>the</w:t>
      </w:r>
      <w:r>
        <w:rPr>
          <w:spacing w:val="27"/>
        </w:rPr>
        <w:t xml:space="preserve"> </w:t>
      </w:r>
      <w:r>
        <w:t>identification</w:t>
      </w:r>
      <w:r>
        <w:rPr>
          <w:spacing w:val="27"/>
        </w:rPr>
        <w:t xml:space="preserve"> </w:t>
      </w:r>
      <w:r>
        <w:t>of</w:t>
      </w:r>
      <w:r>
        <w:rPr>
          <w:spacing w:val="27"/>
        </w:rPr>
        <w:t xml:space="preserve"> </w:t>
      </w:r>
      <w:r>
        <w:t>treatment</w:t>
      </w:r>
      <w:r>
        <w:rPr>
          <w:spacing w:val="27"/>
        </w:rPr>
        <w:t xml:space="preserve"> </w:t>
      </w:r>
      <w:r>
        <w:t>effects.</w:t>
      </w:r>
      <w:r>
        <w:rPr>
          <w:spacing w:val="40"/>
        </w:rPr>
        <w:t xml:space="preserve"> </w:t>
      </w:r>
      <w:r>
        <w:t>One</w:t>
      </w:r>
      <w:r>
        <w:rPr>
          <w:spacing w:val="27"/>
        </w:rPr>
        <w:t xml:space="preserve"> </w:t>
      </w:r>
      <w:r>
        <w:t>use</w:t>
      </w:r>
      <w:r>
        <w:rPr>
          <w:spacing w:val="27"/>
        </w:rPr>
        <w:t xml:space="preserve"> </w:t>
      </w:r>
      <w:r>
        <w:t>of</w:t>
      </w:r>
      <w:r>
        <w:rPr>
          <w:spacing w:val="27"/>
        </w:rPr>
        <w:t xml:space="preserve"> </w:t>
      </w:r>
      <w:r>
        <w:t>covariates</w:t>
      </w:r>
      <w:r>
        <w:rPr>
          <w:spacing w:val="27"/>
        </w:rPr>
        <w:t xml:space="preserve"> </w:t>
      </w:r>
      <w:r>
        <w:t>is</w:t>
      </w:r>
      <w:r>
        <w:rPr>
          <w:spacing w:val="27"/>
        </w:rPr>
        <w:t xml:space="preserve"> </w:t>
      </w:r>
      <w:r>
        <w:t>to</w:t>
      </w:r>
      <w:r>
        <w:rPr>
          <w:spacing w:val="27"/>
        </w:rPr>
        <w:t xml:space="preserve"> </w:t>
      </w:r>
      <w:r>
        <w:t>increase</w:t>
      </w:r>
      <w:r>
        <w:rPr>
          <w:spacing w:val="27"/>
        </w:rPr>
        <w:t xml:space="preserve"> </w:t>
      </w:r>
      <w:r>
        <w:t>the</w:t>
      </w:r>
      <w:r>
        <w:rPr>
          <w:spacing w:val="27"/>
        </w:rPr>
        <w:t xml:space="preserve"> </w:t>
      </w:r>
      <w:r>
        <w:t>precision of</w:t>
      </w:r>
      <w:r>
        <w:rPr>
          <w:spacing w:val="24"/>
        </w:rPr>
        <w:t xml:space="preserve"> </w:t>
      </w:r>
      <w:r>
        <w:t>treatment</w:t>
      </w:r>
      <w:r>
        <w:rPr>
          <w:spacing w:val="25"/>
        </w:rPr>
        <w:t xml:space="preserve"> </w:t>
      </w:r>
      <w:r>
        <w:t>effect</w:t>
      </w:r>
      <w:r>
        <w:rPr>
          <w:spacing w:val="25"/>
        </w:rPr>
        <w:t xml:space="preserve"> </w:t>
      </w:r>
      <w:r>
        <w:t>estimates.</w:t>
      </w:r>
      <w:r>
        <w:rPr>
          <w:spacing w:val="40"/>
        </w:rPr>
        <w:t xml:space="preserve"> </w:t>
      </w:r>
      <w:r>
        <w:t>The</w:t>
      </w:r>
      <w:r>
        <w:rPr>
          <w:spacing w:val="24"/>
        </w:rPr>
        <w:t xml:space="preserve"> </w:t>
      </w:r>
      <w:r>
        <w:t>other</w:t>
      </w:r>
      <w:r>
        <w:rPr>
          <w:spacing w:val="25"/>
        </w:rPr>
        <w:t xml:space="preserve"> </w:t>
      </w:r>
      <w:r>
        <w:t>is</w:t>
      </w:r>
      <w:r>
        <w:rPr>
          <w:spacing w:val="24"/>
        </w:rPr>
        <w:t xml:space="preserve"> </w:t>
      </w:r>
      <w:r>
        <w:t>to</w:t>
      </w:r>
      <w:r>
        <w:rPr>
          <w:spacing w:val="24"/>
        </w:rPr>
        <w:t xml:space="preserve"> </w:t>
      </w:r>
      <w:r>
        <w:t>see</w:t>
      </w:r>
      <w:r>
        <w:rPr>
          <w:spacing w:val="24"/>
        </w:rPr>
        <w:t xml:space="preserve"> </w:t>
      </w:r>
      <w:r>
        <w:t>if</w:t>
      </w:r>
      <w:r>
        <w:rPr>
          <w:spacing w:val="24"/>
        </w:rPr>
        <w:t xml:space="preserve"> </w:t>
      </w:r>
      <w:r>
        <w:t>cities</w:t>
      </w:r>
      <w:r>
        <w:rPr>
          <w:spacing w:val="24"/>
        </w:rPr>
        <w:t xml:space="preserve"> </w:t>
      </w:r>
      <w:r>
        <w:t>that</w:t>
      </w:r>
      <w:r>
        <w:rPr>
          <w:spacing w:val="25"/>
        </w:rPr>
        <w:t xml:space="preserve"> </w:t>
      </w:r>
      <w:r>
        <w:t>barely</w:t>
      </w:r>
      <w:r>
        <w:rPr>
          <w:spacing w:val="25"/>
        </w:rPr>
        <w:t xml:space="preserve"> </w:t>
      </w:r>
      <w:r>
        <w:t>pass</w:t>
      </w:r>
      <w:r>
        <w:rPr>
          <w:spacing w:val="24"/>
        </w:rPr>
        <w:t xml:space="preserve"> </w:t>
      </w:r>
      <w:r>
        <w:t>and</w:t>
      </w:r>
      <w:r>
        <w:rPr>
          <w:spacing w:val="25"/>
        </w:rPr>
        <w:t xml:space="preserve"> </w:t>
      </w:r>
      <w:r>
        <w:t>fail</w:t>
      </w:r>
      <w:r>
        <w:rPr>
          <w:spacing w:val="25"/>
        </w:rPr>
        <w:t xml:space="preserve"> </w:t>
      </w:r>
      <w:r>
        <w:t>tax</w:t>
      </w:r>
      <w:r>
        <w:rPr>
          <w:spacing w:val="24"/>
        </w:rPr>
        <w:t xml:space="preserve"> </w:t>
      </w:r>
      <w:r>
        <w:t>levies are</w:t>
      </w:r>
      <w:r>
        <w:rPr>
          <w:spacing w:val="40"/>
        </w:rPr>
        <w:t xml:space="preserve"> </w:t>
      </w:r>
      <w:r>
        <w:t>similar</w:t>
      </w:r>
      <w:r>
        <w:rPr>
          <w:spacing w:val="40"/>
        </w:rPr>
        <w:t xml:space="preserve"> </w:t>
      </w:r>
      <w:r>
        <w:t>to</w:t>
      </w:r>
      <w:r>
        <w:rPr>
          <w:spacing w:val="40"/>
        </w:rPr>
        <w:t xml:space="preserve"> </w:t>
      </w:r>
      <w:r>
        <w:t>each</w:t>
      </w:r>
      <w:r>
        <w:rPr>
          <w:spacing w:val="40"/>
        </w:rPr>
        <w:t xml:space="preserve"> </w:t>
      </w:r>
      <w:r>
        <w:t>other</w:t>
      </w:r>
      <w:r>
        <w:rPr>
          <w:spacing w:val="40"/>
        </w:rPr>
        <w:t xml:space="preserve"> </w:t>
      </w:r>
      <w:r>
        <w:t>like</w:t>
      </w:r>
      <w:r>
        <w:rPr>
          <w:spacing w:val="40"/>
        </w:rPr>
        <w:t xml:space="preserve"> </w:t>
      </w:r>
      <w:r>
        <w:t>the</w:t>
      </w:r>
      <w:r>
        <w:rPr>
          <w:spacing w:val="40"/>
        </w:rPr>
        <w:t xml:space="preserve"> </w:t>
      </w:r>
      <w:r>
        <w:t>theory</w:t>
      </w:r>
      <w:r>
        <w:rPr>
          <w:spacing w:val="40"/>
        </w:rPr>
        <w:t xml:space="preserve"> </w:t>
      </w:r>
      <w:r>
        <w:t>of</w:t>
      </w:r>
      <w:r>
        <w:rPr>
          <w:spacing w:val="40"/>
        </w:rPr>
        <w:t xml:space="preserve"> </w:t>
      </w:r>
      <w:r>
        <w:t>regression</w:t>
      </w:r>
      <w:r>
        <w:rPr>
          <w:spacing w:val="40"/>
        </w:rPr>
        <w:t xml:space="preserve"> </w:t>
      </w:r>
      <w:r>
        <w:t>discontinuity</w:t>
      </w:r>
      <w:r>
        <w:rPr>
          <w:spacing w:val="40"/>
        </w:rPr>
        <w:t xml:space="preserve"> </w:t>
      </w:r>
      <w:r>
        <w:t>says</w:t>
      </w:r>
      <w:r>
        <w:rPr>
          <w:spacing w:val="40"/>
        </w:rPr>
        <w:t xml:space="preserve"> </w:t>
      </w:r>
      <w:r>
        <w:t>they</w:t>
      </w:r>
      <w:r>
        <w:rPr>
          <w:spacing w:val="40"/>
        </w:rPr>
        <w:t xml:space="preserve"> </w:t>
      </w:r>
      <w:r>
        <w:t>should</w:t>
      </w:r>
      <w:r>
        <w:rPr>
          <w:spacing w:val="40"/>
        </w:rPr>
        <w:t xml:space="preserve"> </w:t>
      </w:r>
      <w:r>
        <w:t>be. Table</w:t>
      </w:r>
      <w:r>
        <w:rPr>
          <w:spacing w:val="40"/>
        </w:rPr>
        <w:t xml:space="preserve"> </w:t>
      </w:r>
      <w:hyperlink w:anchor="_bookmark8" w:history="1">
        <w:r>
          <w:t>2</w:t>
        </w:r>
      </w:hyperlink>
      <w:r>
        <w:rPr>
          <w:spacing w:val="40"/>
        </w:rPr>
        <w:t xml:space="preserve"> </w:t>
      </w:r>
      <w:r>
        <w:t>shows</w:t>
      </w:r>
      <w:r>
        <w:rPr>
          <w:spacing w:val="40"/>
        </w:rPr>
        <w:t xml:space="preserve"> </w:t>
      </w:r>
      <w:r>
        <w:t>covariate</w:t>
      </w:r>
      <w:r>
        <w:rPr>
          <w:spacing w:val="40"/>
        </w:rPr>
        <w:t xml:space="preserve"> </w:t>
      </w:r>
      <w:r>
        <w:t>means</w:t>
      </w:r>
      <w:r>
        <w:rPr>
          <w:spacing w:val="40"/>
        </w:rPr>
        <w:t xml:space="preserve"> </w:t>
      </w:r>
      <w:r>
        <w:t>for</w:t>
      </w:r>
      <w:r>
        <w:rPr>
          <w:spacing w:val="40"/>
        </w:rPr>
        <w:t xml:space="preserve"> </w:t>
      </w:r>
      <w:r>
        <w:t>both</w:t>
      </w:r>
      <w:r>
        <w:rPr>
          <w:spacing w:val="40"/>
        </w:rPr>
        <w:t xml:space="preserve"> </w:t>
      </w:r>
      <w:r>
        <w:t>the</w:t>
      </w:r>
      <w:r>
        <w:rPr>
          <w:spacing w:val="40"/>
        </w:rPr>
        <w:t xml:space="preserve"> </w:t>
      </w:r>
      <w:r>
        <w:t>global</w:t>
      </w:r>
      <w:r>
        <w:rPr>
          <w:spacing w:val="40"/>
        </w:rPr>
        <w:t xml:space="preserve"> </w:t>
      </w:r>
      <w:r>
        <w:t>sample</w:t>
      </w:r>
      <w:r>
        <w:rPr>
          <w:spacing w:val="40"/>
        </w:rPr>
        <w:t xml:space="preserve"> </w:t>
      </w:r>
      <w:r>
        <w:t>of</w:t>
      </w:r>
      <w:r>
        <w:rPr>
          <w:spacing w:val="40"/>
        </w:rPr>
        <w:t xml:space="preserve"> </w:t>
      </w:r>
      <w:r>
        <w:t>all</w:t>
      </w:r>
      <w:r>
        <w:rPr>
          <w:spacing w:val="40"/>
        </w:rPr>
        <w:t xml:space="preserve"> </w:t>
      </w:r>
      <w:r>
        <w:t>votes</w:t>
      </w:r>
      <w:r>
        <w:rPr>
          <w:spacing w:val="40"/>
        </w:rPr>
        <w:t xml:space="preserve"> </w:t>
      </w:r>
      <w:r>
        <w:t>in</w:t>
      </w:r>
      <w:r>
        <w:rPr>
          <w:spacing w:val="40"/>
        </w:rPr>
        <w:t xml:space="preserve"> </w:t>
      </w:r>
      <w:r>
        <w:t>the</w:t>
      </w:r>
      <w:r>
        <w:rPr>
          <w:spacing w:val="40"/>
        </w:rPr>
        <w:t xml:space="preserve"> </w:t>
      </w:r>
      <w:r>
        <w:t>data</w:t>
      </w:r>
      <w:r>
        <w:rPr>
          <w:spacing w:val="40"/>
        </w:rPr>
        <w:t xml:space="preserve"> </w:t>
      </w:r>
      <w:r>
        <w:t>set</w:t>
      </w:r>
      <w:r>
        <w:rPr>
          <w:spacing w:val="40"/>
        </w:rPr>
        <w:t xml:space="preserve"> </w:t>
      </w:r>
      <w:r>
        <w:t>as well as the local sample within a representative effective bandwidth of the 0.50 cutoff.</w:t>
      </w:r>
      <w:r>
        <w:rPr>
          <w:spacing w:val="40"/>
        </w:rPr>
        <w:t xml:space="preserve"> </w:t>
      </w:r>
      <w:r>
        <w:t xml:space="preserve">The effective bandwidth displayed in Table </w:t>
      </w:r>
      <w:hyperlink w:anchor="_bookmark8" w:history="1">
        <w:r>
          <w:t>2</w:t>
        </w:r>
      </w:hyperlink>
      <w:r>
        <w:t xml:space="preserve"> is the mean bandwidth for all the housing outcome regressions.</w:t>
      </w:r>
      <w:r>
        <w:rPr>
          <w:spacing w:val="40"/>
        </w:rPr>
        <w:t xml:space="preserve"> </w:t>
      </w:r>
      <w:r>
        <w:t>The first columns for the global sample show similar values of characteristics between cities that renew and cut road taxes and spending,</w:t>
      </w:r>
      <w:r>
        <w:rPr>
          <w:spacing w:val="40"/>
        </w:rPr>
        <w:t xml:space="preserve"> </w:t>
      </w:r>
      <w:r>
        <w:t>but it is the two rightmost</w:t>
      </w:r>
      <w:r>
        <w:rPr>
          <w:spacing w:val="80"/>
        </w:rPr>
        <w:t xml:space="preserve"> </w:t>
      </w:r>
      <w:r>
        <w:t>columns</w:t>
      </w:r>
      <w:r>
        <w:rPr>
          <w:spacing w:val="40"/>
        </w:rPr>
        <w:t xml:space="preserve"> </w:t>
      </w:r>
      <w:r>
        <w:t>that</w:t>
      </w:r>
      <w:r>
        <w:rPr>
          <w:spacing w:val="40"/>
        </w:rPr>
        <w:t xml:space="preserve"> </w:t>
      </w:r>
      <w:r>
        <w:t>are</w:t>
      </w:r>
      <w:r>
        <w:rPr>
          <w:spacing w:val="40"/>
        </w:rPr>
        <w:t xml:space="preserve"> </w:t>
      </w:r>
      <w:r>
        <w:t>critical</w:t>
      </w:r>
      <w:r>
        <w:rPr>
          <w:spacing w:val="40"/>
        </w:rPr>
        <w:t xml:space="preserve"> </w:t>
      </w:r>
      <w:r>
        <w:t>for</w:t>
      </w:r>
      <w:r>
        <w:rPr>
          <w:spacing w:val="40"/>
        </w:rPr>
        <w:t xml:space="preserve"> </w:t>
      </w:r>
      <w:r>
        <w:t>the</w:t>
      </w:r>
      <w:r>
        <w:rPr>
          <w:spacing w:val="40"/>
        </w:rPr>
        <w:t xml:space="preserve"> </w:t>
      </w:r>
      <w:r>
        <w:t>credibility</w:t>
      </w:r>
      <w:r>
        <w:rPr>
          <w:spacing w:val="40"/>
        </w:rPr>
        <w:t xml:space="preserve"> </w:t>
      </w:r>
      <w:r>
        <w:t>of</w:t>
      </w:r>
      <w:r>
        <w:rPr>
          <w:spacing w:val="40"/>
        </w:rPr>
        <w:t xml:space="preserve"> </w:t>
      </w:r>
      <w:r>
        <w:t>the</w:t>
      </w:r>
      <w:r>
        <w:rPr>
          <w:spacing w:val="40"/>
        </w:rPr>
        <w:t xml:space="preserve"> </w:t>
      </w:r>
      <w:r>
        <w:t>regression</w:t>
      </w:r>
      <w:r>
        <w:rPr>
          <w:spacing w:val="40"/>
        </w:rPr>
        <w:t xml:space="preserve"> </w:t>
      </w:r>
      <w:r>
        <w:t>discontinuity</w:t>
      </w:r>
      <w:r>
        <w:rPr>
          <w:spacing w:val="40"/>
        </w:rPr>
        <w:t xml:space="preserve"> </w:t>
      </w:r>
      <w:r>
        <w:t>design.</w:t>
      </w:r>
    </w:p>
    <w:p w14:paraId="76E27308" w14:textId="77777777" w:rsidR="00C96556" w:rsidRDefault="00F61671">
      <w:pPr>
        <w:pStyle w:val="BodyText"/>
        <w:spacing w:before="7" w:line="386" w:lineRule="auto"/>
        <w:ind w:right="1073" w:firstLine="351"/>
        <w:jc w:val="both"/>
      </w:pPr>
      <w:r>
        <w:t xml:space="preserve">Table </w:t>
      </w:r>
      <w:hyperlink w:anchor="_bookmark8" w:history="1">
        <w:r>
          <w:t>2</w:t>
        </w:r>
      </w:hyperlink>
      <w:r>
        <w:t xml:space="preserve"> demonstrates the covariate balance between cities that renew their tax levies and those that do not, indicating similar demographic and economic profiles across both groups.</w:t>
      </w:r>
      <w:r>
        <w:rPr>
          <w:spacing w:val="40"/>
        </w:rPr>
        <w:t xml:space="preserve"> </w:t>
      </w:r>
      <w:r>
        <w:t>The data, captured at the time of the vote, shows minimal differences within the effective bandwidth:</w:t>
      </w:r>
      <w:r>
        <w:rPr>
          <w:spacing w:val="80"/>
          <w:w w:val="150"/>
        </w:rPr>
        <w:t xml:space="preserve"> </w:t>
      </w:r>
      <w:r>
        <w:t>the</w:t>
      </w:r>
      <w:r>
        <w:rPr>
          <w:spacing w:val="70"/>
        </w:rPr>
        <w:t xml:space="preserve"> </w:t>
      </w:r>
      <w:r>
        <w:t>mean</w:t>
      </w:r>
      <w:r>
        <w:rPr>
          <w:spacing w:val="70"/>
        </w:rPr>
        <w:t xml:space="preserve"> </w:t>
      </w:r>
      <w:r>
        <w:t>population</w:t>
      </w:r>
      <w:r>
        <w:rPr>
          <w:spacing w:val="70"/>
        </w:rPr>
        <w:t xml:space="preserve"> </w:t>
      </w:r>
      <w:r>
        <w:t>differs</w:t>
      </w:r>
      <w:r>
        <w:rPr>
          <w:spacing w:val="70"/>
        </w:rPr>
        <w:t xml:space="preserve"> </w:t>
      </w:r>
      <w:r>
        <w:t>by</w:t>
      </w:r>
      <w:r>
        <w:rPr>
          <w:spacing w:val="70"/>
        </w:rPr>
        <w:t xml:space="preserve"> </w:t>
      </w:r>
      <w:r>
        <w:t>only</w:t>
      </w:r>
      <w:r>
        <w:rPr>
          <w:spacing w:val="70"/>
        </w:rPr>
        <w:t xml:space="preserve"> </w:t>
      </w:r>
      <w:r>
        <w:t>301,</w:t>
      </w:r>
      <w:r>
        <w:rPr>
          <w:spacing w:val="80"/>
        </w:rPr>
        <w:t xml:space="preserve"> </w:t>
      </w:r>
      <w:r>
        <w:t>and</w:t>
      </w:r>
      <w:r>
        <w:rPr>
          <w:spacing w:val="70"/>
        </w:rPr>
        <w:t xml:space="preserve"> </w:t>
      </w:r>
      <w:r>
        <w:t>median</w:t>
      </w:r>
      <w:r>
        <w:rPr>
          <w:spacing w:val="70"/>
        </w:rPr>
        <w:t xml:space="preserve"> </w:t>
      </w:r>
      <w:r>
        <w:t>family</w:t>
      </w:r>
      <w:r>
        <w:rPr>
          <w:spacing w:val="70"/>
        </w:rPr>
        <w:t xml:space="preserve"> </w:t>
      </w:r>
      <w:r>
        <w:t>income</w:t>
      </w:r>
      <w:r>
        <w:rPr>
          <w:spacing w:val="70"/>
        </w:rPr>
        <w:t xml:space="preserve"> </w:t>
      </w:r>
      <w:r>
        <w:t xml:space="preserve">varies by </w:t>
      </w:r>
      <w:r>
        <w:rPr>
          <w:rFonts w:ascii="Sitka Heading"/>
          <w:sz w:val="25"/>
        </w:rPr>
        <w:t>$</w:t>
      </w:r>
      <w:r>
        <w:t>436, measured in 2010 U.S. dollars.</w:t>
      </w:r>
      <w:r>
        <w:rPr>
          <w:spacing w:val="40"/>
        </w:rPr>
        <w:t xml:space="preserve"> </w:t>
      </w:r>
      <w:r>
        <w:t>Other variables, including poverty rates, married household</w:t>
      </w:r>
      <w:r>
        <w:rPr>
          <w:spacing w:val="40"/>
        </w:rPr>
        <w:t xml:space="preserve"> </w:t>
      </w:r>
      <w:r>
        <w:t>percentages,</w:t>
      </w:r>
      <w:r>
        <w:rPr>
          <w:spacing w:val="40"/>
        </w:rPr>
        <w:t xml:space="preserve"> </w:t>
      </w:r>
      <w:r>
        <w:t>educational</w:t>
      </w:r>
      <w:r>
        <w:rPr>
          <w:spacing w:val="40"/>
        </w:rPr>
        <w:t xml:space="preserve"> </w:t>
      </w:r>
      <w:r>
        <w:t>attainment,</w:t>
      </w:r>
      <w:r>
        <w:rPr>
          <w:spacing w:val="40"/>
        </w:rPr>
        <w:t xml:space="preserve"> </w:t>
      </w:r>
      <w:r>
        <w:t>age</w:t>
      </w:r>
      <w:r>
        <w:rPr>
          <w:spacing w:val="40"/>
        </w:rPr>
        <w:t xml:space="preserve"> </w:t>
      </w:r>
      <w:r>
        <w:t>distribution,</w:t>
      </w:r>
      <w:r>
        <w:rPr>
          <w:spacing w:val="40"/>
        </w:rPr>
        <w:t xml:space="preserve"> </w:t>
      </w:r>
      <w:r>
        <w:t>and</w:t>
      </w:r>
      <w:r>
        <w:rPr>
          <w:spacing w:val="40"/>
        </w:rPr>
        <w:t xml:space="preserve"> </w:t>
      </w:r>
      <w:r>
        <w:t>racial</w:t>
      </w:r>
      <w:r>
        <w:rPr>
          <w:spacing w:val="40"/>
        </w:rPr>
        <w:t xml:space="preserve"> </w:t>
      </w:r>
      <w:r>
        <w:t xml:space="preserve">composition, show differences of two percentage point or less, bolstering the comparability of the two </w:t>
      </w:r>
      <w:bookmarkStart w:id="103" w:name="_bookmark8"/>
      <w:bookmarkEnd w:id="103"/>
      <w:r>
        <w:rPr>
          <w:spacing w:val="-2"/>
        </w:rPr>
        <w:t>groups.</w:t>
      </w:r>
    </w:p>
    <w:p w14:paraId="6863E0A1" w14:textId="77777777" w:rsidR="00C96556" w:rsidRDefault="00C96556">
      <w:pPr>
        <w:pStyle w:val="BodyText"/>
        <w:spacing w:line="386" w:lineRule="auto"/>
        <w:jc w:val="both"/>
        <w:sectPr w:rsidR="00C96556">
          <w:pgSz w:w="12240" w:h="15840"/>
          <w:pgMar w:top="1420" w:right="360" w:bottom="1020" w:left="1440" w:header="0" w:footer="749" w:gutter="0"/>
          <w:cols w:space="720"/>
        </w:sectPr>
      </w:pPr>
    </w:p>
    <w:p w14:paraId="5AAD81E3" w14:textId="77777777" w:rsidR="00C96556" w:rsidRDefault="00F61671">
      <w:pPr>
        <w:pStyle w:val="BodyText"/>
        <w:spacing w:before="26"/>
        <w:ind w:left="1173"/>
      </w:pPr>
      <w:r>
        <w:rPr>
          <w:w w:val="105"/>
        </w:rPr>
        <w:lastRenderedPageBreak/>
        <w:t>Table</w:t>
      </w:r>
      <w:r>
        <w:rPr>
          <w:spacing w:val="20"/>
          <w:w w:val="105"/>
        </w:rPr>
        <w:t xml:space="preserve"> </w:t>
      </w:r>
      <w:r>
        <w:rPr>
          <w:w w:val="105"/>
        </w:rPr>
        <w:t>2:</w:t>
      </w:r>
      <w:r>
        <w:rPr>
          <w:spacing w:val="46"/>
          <w:w w:val="105"/>
        </w:rPr>
        <w:t xml:space="preserve"> </w:t>
      </w:r>
      <w:r>
        <w:rPr>
          <w:w w:val="105"/>
        </w:rPr>
        <w:t>Variable</w:t>
      </w:r>
      <w:r>
        <w:rPr>
          <w:spacing w:val="20"/>
          <w:w w:val="105"/>
        </w:rPr>
        <w:t xml:space="preserve"> </w:t>
      </w:r>
      <w:r>
        <w:rPr>
          <w:w w:val="105"/>
        </w:rPr>
        <w:t>Means</w:t>
      </w:r>
      <w:r>
        <w:rPr>
          <w:spacing w:val="20"/>
          <w:w w:val="105"/>
        </w:rPr>
        <w:t xml:space="preserve"> </w:t>
      </w:r>
      <w:r>
        <w:rPr>
          <w:w w:val="105"/>
        </w:rPr>
        <w:t>&amp;</w:t>
      </w:r>
      <w:r>
        <w:rPr>
          <w:spacing w:val="20"/>
          <w:w w:val="105"/>
        </w:rPr>
        <w:t xml:space="preserve"> </w:t>
      </w:r>
      <w:r>
        <w:rPr>
          <w:w w:val="105"/>
        </w:rPr>
        <w:t>Standard</w:t>
      </w:r>
      <w:r>
        <w:rPr>
          <w:spacing w:val="20"/>
          <w:w w:val="105"/>
        </w:rPr>
        <w:t xml:space="preserve"> </w:t>
      </w:r>
      <w:r>
        <w:rPr>
          <w:w w:val="105"/>
        </w:rPr>
        <w:t>Deviation</w:t>
      </w:r>
      <w:r>
        <w:rPr>
          <w:spacing w:val="21"/>
          <w:w w:val="105"/>
        </w:rPr>
        <w:t xml:space="preserve"> </w:t>
      </w:r>
      <w:r>
        <w:rPr>
          <w:w w:val="105"/>
        </w:rPr>
        <w:t>by</w:t>
      </w:r>
      <w:r>
        <w:rPr>
          <w:spacing w:val="21"/>
          <w:w w:val="105"/>
        </w:rPr>
        <w:t xml:space="preserve"> </w:t>
      </w:r>
      <w:r>
        <w:rPr>
          <w:w w:val="105"/>
        </w:rPr>
        <w:t>Tax</w:t>
      </w:r>
      <w:r>
        <w:rPr>
          <w:spacing w:val="20"/>
          <w:w w:val="105"/>
        </w:rPr>
        <w:t xml:space="preserve"> </w:t>
      </w:r>
      <w:r>
        <w:rPr>
          <w:w w:val="105"/>
        </w:rPr>
        <w:t>Levy</w:t>
      </w:r>
      <w:r>
        <w:rPr>
          <w:spacing w:val="21"/>
          <w:w w:val="105"/>
        </w:rPr>
        <w:t xml:space="preserve"> </w:t>
      </w:r>
      <w:r>
        <w:rPr>
          <w:w w:val="105"/>
        </w:rPr>
        <w:t>Renewal</w:t>
      </w:r>
      <w:r>
        <w:rPr>
          <w:spacing w:val="21"/>
          <w:w w:val="105"/>
        </w:rPr>
        <w:t xml:space="preserve"> </w:t>
      </w:r>
      <w:r>
        <w:rPr>
          <w:spacing w:val="-2"/>
          <w:w w:val="105"/>
        </w:rPr>
        <w:t>Status</w:t>
      </w:r>
    </w:p>
    <w:p w14:paraId="4D5CD5E7" w14:textId="77777777" w:rsidR="00C96556" w:rsidRDefault="00C96556">
      <w:pPr>
        <w:pStyle w:val="BodyText"/>
        <w:spacing w:before="1" w:after="1"/>
        <w:rPr>
          <w:sz w:val="18"/>
        </w:rPr>
      </w:pPr>
    </w:p>
    <w:p w14:paraId="7D86E318" w14:textId="77777777" w:rsidR="00C96556" w:rsidRDefault="00F61671">
      <w:pPr>
        <w:pStyle w:val="BodyText"/>
        <w:spacing w:line="20" w:lineRule="exact"/>
        <w:ind w:left="-4"/>
        <w:rPr>
          <w:sz w:val="2"/>
        </w:rPr>
      </w:pPr>
      <w:r>
        <w:rPr>
          <w:noProof/>
          <w:sz w:val="2"/>
        </w:rPr>
        <mc:AlternateContent>
          <mc:Choice Requires="wpg">
            <w:drawing>
              <wp:inline distT="0" distB="0" distL="0" distR="0" wp14:anchorId="1842433D" wp14:editId="411A3275">
                <wp:extent cx="6548755" cy="5080"/>
                <wp:effectExtent l="9525" t="0" r="0" b="444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0" name="Graphic 20"/>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A865D3" id="Group 19"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">
                <v:shape id="Graphic 20"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" path="m,l6548653,em,l6548653,e" filled="f" strokeweight=".14039mm">
                  <v:path arrowok="t"/>
                </v:shape>
                <w10:anchorlock/>
              </v:group>
            </w:pict>
          </mc:Fallback>
        </mc:AlternateContent>
      </w:r>
    </w:p>
    <w:p w14:paraId="3AC30A4D" w14:textId="77777777" w:rsidR="00C96556" w:rsidRDefault="00F61671">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676F0C1B" w14:textId="77777777" w:rsidR="00C96556" w:rsidRDefault="00F61671">
      <w:pPr>
        <w:pStyle w:val="BodyText"/>
        <w:spacing w:before="2"/>
        <w:rPr>
          <w:sz w:val="8"/>
        </w:rPr>
      </w:pPr>
      <w:r>
        <w:rPr>
          <w:noProof/>
          <w:sz w:val="8"/>
        </w:rPr>
        <mc:AlternateContent>
          <mc:Choice Requires="wps">
            <w:drawing>
              <wp:anchor distT="0" distB="0" distL="0" distR="0" simplePos="0" relativeHeight="487593472" behindDoc="1" locked="0" layoutInCell="1" allowOverlap="1" wp14:anchorId="250E8E4B" wp14:editId="3A759A47">
                <wp:simplePos x="0" y="0"/>
                <wp:positionH relativeFrom="page">
                  <wp:posOffset>2580563</wp:posOffset>
                </wp:positionH>
                <wp:positionV relativeFrom="paragraph">
                  <wp:posOffset>78658</wp:posOffset>
                </wp:positionV>
                <wp:extent cx="218186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AC9327" id="Graphic 21" o:spid="_x0000_s1026" style="position:absolute;margin-left:203.2pt;margin-top:6.2pt;width:171.8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I5L65i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3984" behindDoc="1" locked="0" layoutInCell="1" allowOverlap="1" wp14:anchorId="4CAC7720" wp14:editId="0F62DE98">
                <wp:simplePos x="0" y="0"/>
                <wp:positionH relativeFrom="page">
                  <wp:posOffset>4910848</wp:posOffset>
                </wp:positionH>
                <wp:positionV relativeFrom="paragraph">
                  <wp:posOffset>78658</wp:posOffset>
                </wp:positionV>
                <wp:extent cx="2478405"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78B7D7" id="Graphic 22" o:spid="_x0000_s1026" style="position:absolute;margin-left:386.7pt;margin-top:6.2pt;width:195.15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" path="m,l2477871,e" filled="f" strokeweight=".1238mm">
                <v:path arrowok="t"/>
                <w10:wrap type="topAndBottom" anchorx="page"/>
              </v:shape>
            </w:pict>
          </mc:Fallback>
        </mc:AlternateContent>
      </w:r>
    </w:p>
    <w:p w14:paraId="2A30435F" w14:textId="77777777" w:rsidR="00C96556" w:rsidRDefault="00C96556">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2507"/>
        <w:gridCol w:w="1451"/>
        <w:gridCol w:w="1176"/>
        <w:gridCol w:w="1013"/>
        <w:gridCol w:w="2209"/>
        <w:gridCol w:w="1957"/>
      </w:tblGrid>
      <w:tr w:rsidR="00C96556" w14:paraId="5B905341" w14:textId="77777777">
        <w:trPr>
          <w:trHeight w:val="321"/>
        </w:trPr>
        <w:tc>
          <w:tcPr>
            <w:tcW w:w="2507" w:type="dxa"/>
            <w:tcBorders>
              <w:bottom w:val="single" w:sz="4" w:space="0" w:color="000000"/>
            </w:tcBorders>
          </w:tcPr>
          <w:p w14:paraId="18956C01" w14:textId="77777777" w:rsidR="00C96556" w:rsidRDefault="00C96556">
            <w:pPr>
              <w:pStyle w:val="TableParagraph"/>
              <w:spacing w:line="240" w:lineRule="auto"/>
              <w:rPr>
                <w:rFonts w:ascii="Times New Roman"/>
              </w:rPr>
            </w:pPr>
          </w:p>
        </w:tc>
        <w:tc>
          <w:tcPr>
            <w:tcW w:w="1451" w:type="dxa"/>
            <w:tcBorders>
              <w:bottom w:val="single" w:sz="4" w:space="0" w:color="000000"/>
            </w:tcBorders>
          </w:tcPr>
          <w:p w14:paraId="375D29B2" w14:textId="77777777" w:rsidR="00C96556" w:rsidRDefault="00F61671">
            <w:pPr>
              <w:pStyle w:val="TableParagraph"/>
              <w:spacing w:line="244" w:lineRule="exact"/>
              <w:ind w:left="1" w:right="1"/>
              <w:jc w:val="center"/>
              <w:rPr>
                <w:sz w:val="24"/>
              </w:rPr>
            </w:pPr>
            <w:r>
              <w:rPr>
                <w:w w:val="110"/>
                <w:sz w:val="24"/>
              </w:rPr>
              <w:t>Full</w:t>
            </w:r>
            <w:r>
              <w:rPr>
                <w:spacing w:val="27"/>
                <w:w w:val="110"/>
                <w:sz w:val="24"/>
              </w:rPr>
              <w:t xml:space="preserve"> </w:t>
            </w:r>
            <w:r>
              <w:rPr>
                <w:spacing w:val="-2"/>
                <w:w w:val="110"/>
                <w:sz w:val="24"/>
              </w:rPr>
              <w:t>Sample</w:t>
            </w:r>
          </w:p>
        </w:tc>
        <w:tc>
          <w:tcPr>
            <w:tcW w:w="1176" w:type="dxa"/>
            <w:tcBorders>
              <w:bottom w:val="single" w:sz="4" w:space="0" w:color="000000"/>
            </w:tcBorders>
          </w:tcPr>
          <w:p w14:paraId="0C156882" w14:textId="77777777" w:rsidR="00C96556" w:rsidRDefault="00F61671">
            <w:pPr>
              <w:pStyle w:val="TableParagraph"/>
              <w:spacing w:line="244" w:lineRule="exact"/>
              <w:ind w:right="27"/>
              <w:jc w:val="center"/>
              <w:rPr>
                <w:sz w:val="24"/>
              </w:rPr>
            </w:pPr>
            <w:r>
              <w:rPr>
                <w:spacing w:val="-2"/>
                <w:sz w:val="24"/>
              </w:rPr>
              <w:t>Renewed</w:t>
            </w:r>
          </w:p>
        </w:tc>
        <w:tc>
          <w:tcPr>
            <w:tcW w:w="1013" w:type="dxa"/>
            <w:tcBorders>
              <w:bottom w:val="single" w:sz="4" w:space="0" w:color="000000"/>
            </w:tcBorders>
          </w:tcPr>
          <w:p w14:paraId="2C570AB6" w14:textId="77777777" w:rsidR="00C96556" w:rsidRDefault="00F61671">
            <w:pPr>
              <w:pStyle w:val="TableParagraph"/>
              <w:spacing w:line="244" w:lineRule="exact"/>
              <w:ind w:left="1" w:right="2"/>
              <w:jc w:val="center"/>
              <w:rPr>
                <w:sz w:val="24"/>
              </w:rPr>
            </w:pPr>
            <w:r>
              <w:rPr>
                <w:spacing w:val="-5"/>
                <w:w w:val="115"/>
                <w:sz w:val="24"/>
              </w:rPr>
              <w:t>Cut</w:t>
            </w:r>
          </w:p>
        </w:tc>
        <w:tc>
          <w:tcPr>
            <w:tcW w:w="2209" w:type="dxa"/>
            <w:tcBorders>
              <w:bottom w:val="single" w:sz="4" w:space="0" w:color="000000"/>
            </w:tcBorders>
          </w:tcPr>
          <w:p w14:paraId="2242A689" w14:textId="77777777" w:rsidR="00C96556" w:rsidRDefault="00F61671">
            <w:pPr>
              <w:pStyle w:val="TableParagraph"/>
              <w:spacing w:line="244" w:lineRule="exact"/>
              <w:ind w:left="31" w:right="3"/>
              <w:jc w:val="center"/>
              <w:rPr>
                <w:sz w:val="24"/>
              </w:rPr>
            </w:pPr>
            <w:r>
              <w:rPr>
                <w:sz w:val="24"/>
              </w:rPr>
              <w:t>Renewed</w:t>
            </w:r>
            <w:r>
              <w:rPr>
                <w:spacing w:val="11"/>
                <w:sz w:val="24"/>
              </w:rPr>
              <w:t xml:space="preserve"> </w:t>
            </w:r>
            <w:r>
              <w:rPr>
                <w:spacing w:val="-2"/>
                <w:sz w:val="24"/>
              </w:rPr>
              <w:t>(Control)</w:t>
            </w:r>
          </w:p>
        </w:tc>
        <w:tc>
          <w:tcPr>
            <w:tcW w:w="1957" w:type="dxa"/>
            <w:tcBorders>
              <w:bottom w:val="single" w:sz="4" w:space="0" w:color="000000"/>
            </w:tcBorders>
          </w:tcPr>
          <w:p w14:paraId="71FB9502" w14:textId="77777777" w:rsidR="00C96556" w:rsidRDefault="00F61671">
            <w:pPr>
              <w:pStyle w:val="TableParagraph"/>
              <w:spacing w:line="244" w:lineRule="exact"/>
              <w:ind w:left="1" w:right="1"/>
              <w:jc w:val="center"/>
              <w:rPr>
                <w:sz w:val="24"/>
              </w:rPr>
            </w:pPr>
            <w:r>
              <w:rPr>
                <w:w w:val="115"/>
                <w:sz w:val="24"/>
              </w:rPr>
              <w:t>Cut</w:t>
            </w:r>
            <w:r>
              <w:rPr>
                <w:spacing w:val="19"/>
                <w:w w:val="115"/>
                <w:sz w:val="24"/>
              </w:rPr>
              <w:t xml:space="preserve"> </w:t>
            </w:r>
            <w:r>
              <w:rPr>
                <w:spacing w:val="-2"/>
                <w:w w:val="115"/>
                <w:sz w:val="24"/>
              </w:rPr>
              <w:t>(Treatment)</w:t>
            </w:r>
          </w:p>
        </w:tc>
      </w:tr>
      <w:tr w:rsidR="00C96556" w14:paraId="1CFDEB76" w14:textId="77777777">
        <w:trPr>
          <w:trHeight w:val="513"/>
        </w:trPr>
        <w:tc>
          <w:tcPr>
            <w:tcW w:w="2507" w:type="dxa"/>
            <w:tcBorders>
              <w:top w:val="single" w:sz="4" w:space="0" w:color="000000"/>
            </w:tcBorders>
          </w:tcPr>
          <w:p w14:paraId="4AD6C33F" w14:textId="77777777" w:rsidR="00C96556" w:rsidRDefault="00F61671">
            <w:pPr>
              <w:pStyle w:val="TableParagraph"/>
              <w:spacing w:before="105" w:line="240" w:lineRule="auto"/>
              <w:ind w:left="119"/>
              <w:rPr>
                <w:sz w:val="24"/>
              </w:rPr>
            </w:pPr>
            <w:r>
              <w:rPr>
                <w:spacing w:val="-2"/>
                <w:w w:val="105"/>
                <w:sz w:val="24"/>
              </w:rPr>
              <w:t>Population</w:t>
            </w:r>
          </w:p>
        </w:tc>
        <w:tc>
          <w:tcPr>
            <w:tcW w:w="1451" w:type="dxa"/>
            <w:tcBorders>
              <w:top w:val="single" w:sz="4" w:space="0" w:color="000000"/>
            </w:tcBorders>
          </w:tcPr>
          <w:p w14:paraId="2C0D318A" w14:textId="77777777" w:rsidR="00C96556" w:rsidRDefault="00F61671">
            <w:pPr>
              <w:pStyle w:val="TableParagraph"/>
              <w:spacing w:before="105" w:line="240" w:lineRule="auto"/>
              <w:ind w:left="1" w:right="1"/>
              <w:jc w:val="center"/>
              <w:rPr>
                <w:sz w:val="24"/>
              </w:rPr>
            </w:pPr>
            <w:r>
              <w:rPr>
                <w:spacing w:val="-2"/>
                <w:sz w:val="24"/>
              </w:rPr>
              <w:t>5,072</w:t>
            </w:r>
          </w:p>
        </w:tc>
        <w:tc>
          <w:tcPr>
            <w:tcW w:w="1176" w:type="dxa"/>
            <w:tcBorders>
              <w:top w:val="single" w:sz="4" w:space="0" w:color="000000"/>
            </w:tcBorders>
          </w:tcPr>
          <w:p w14:paraId="113232F5" w14:textId="77777777" w:rsidR="00C96556" w:rsidRDefault="00F61671">
            <w:pPr>
              <w:pStyle w:val="TableParagraph"/>
              <w:spacing w:before="105" w:line="240" w:lineRule="auto"/>
              <w:ind w:left="2" w:right="27"/>
              <w:jc w:val="center"/>
              <w:rPr>
                <w:sz w:val="24"/>
              </w:rPr>
            </w:pPr>
            <w:r>
              <w:rPr>
                <w:spacing w:val="-2"/>
                <w:sz w:val="24"/>
              </w:rPr>
              <w:t>4,733</w:t>
            </w:r>
          </w:p>
        </w:tc>
        <w:tc>
          <w:tcPr>
            <w:tcW w:w="1013" w:type="dxa"/>
            <w:tcBorders>
              <w:top w:val="single" w:sz="4" w:space="0" w:color="000000"/>
            </w:tcBorders>
          </w:tcPr>
          <w:p w14:paraId="4DD9A0D8" w14:textId="77777777" w:rsidR="00C96556" w:rsidRDefault="00F61671">
            <w:pPr>
              <w:pStyle w:val="TableParagraph"/>
              <w:spacing w:before="105" w:line="240" w:lineRule="auto"/>
              <w:ind w:left="1" w:right="1"/>
              <w:jc w:val="center"/>
              <w:rPr>
                <w:sz w:val="24"/>
              </w:rPr>
            </w:pPr>
            <w:r>
              <w:rPr>
                <w:spacing w:val="-2"/>
                <w:sz w:val="24"/>
              </w:rPr>
              <w:t>5,139</w:t>
            </w:r>
          </w:p>
        </w:tc>
        <w:tc>
          <w:tcPr>
            <w:tcW w:w="2209" w:type="dxa"/>
            <w:tcBorders>
              <w:top w:val="single" w:sz="4" w:space="0" w:color="000000"/>
            </w:tcBorders>
          </w:tcPr>
          <w:p w14:paraId="30FC4F05" w14:textId="77777777" w:rsidR="00C96556" w:rsidRDefault="00F61671">
            <w:pPr>
              <w:pStyle w:val="TableParagraph"/>
              <w:spacing w:before="105" w:line="240" w:lineRule="auto"/>
              <w:ind w:left="31" w:right="1"/>
              <w:jc w:val="center"/>
              <w:rPr>
                <w:sz w:val="24"/>
              </w:rPr>
            </w:pPr>
            <w:r>
              <w:rPr>
                <w:spacing w:val="-2"/>
                <w:sz w:val="24"/>
              </w:rPr>
              <w:t>4,885</w:t>
            </w:r>
          </w:p>
        </w:tc>
        <w:tc>
          <w:tcPr>
            <w:tcW w:w="1957" w:type="dxa"/>
            <w:tcBorders>
              <w:top w:val="single" w:sz="4" w:space="0" w:color="000000"/>
            </w:tcBorders>
          </w:tcPr>
          <w:p w14:paraId="5A703068" w14:textId="77777777" w:rsidR="00C96556" w:rsidRDefault="00F61671">
            <w:pPr>
              <w:pStyle w:val="TableParagraph"/>
              <w:spacing w:before="105" w:line="240" w:lineRule="auto"/>
              <w:ind w:left="1" w:right="1"/>
              <w:jc w:val="center"/>
              <w:rPr>
                <w:sz w:val="24"/>
              </w:rPr>
            </w:pPr>
            <w:r>
              <w:rPr>
                <w:spacing w:val="-2"/>
                <w:sz w:val="24"/>
              </w:rPr>
              <w:t>5,186</w:t>
            </w:r>
          </w:p>
        </w:tc>
      </w:tr>
      <w:tr w:rsidR="00C96556" w14:paraId="2CF2504D" w14:textId="77777777">
        <w:trPr>
          <w:trHeight w:val="478"/>
        </w:trPr>
        <w:tc>
          <w:tcPr>
            <w:tcW w:w="2507" w:type="dxa"/>
          </w:tcPr>
          <w:p w14:paraId="543ED400" w14:textId="77777777" w:rsidR="00C96556" w:rsidRDefault="00C96556">
            <w:pPr>
              <w:pStyle w:val="TableParagraph"/>
              <w:spacing w:line="240" w:lineRule="auto"/>
              <w:rPr>
                <w:rFonts w:ascii="Times New Roman"/>
              </w:rPr>
            </w:pPr>
          </w:p>
        </w:tc>
        <w:tc>
          <w:tcPr>
            <w:tcW w:w="1451" w:type="dxa"/>
          </w:tcPr>
          <w:p w14:paraId="0957DE71" w14:textId="77777777" w:rsidR="00C96556" w:rsidRDefault="00F61671">
            <w:pPr>
              <w:pStyle w:val="TableParagraph"/>
              <w:spacing w:before="70" w:line="240" w:lineRule="auto"/>
              <w:ind w:left="1" w:right="1"/>
              <w:jc w:val="center"/>
              <w:rPr>
                <w:sz w:val="24"/>
              </w:rPr>
            </w:pPr>
            <w:r>
              <w:rPr>
                <w:spacing w:val="-2"/>
                <w:w w:val="105"/>
                <w:sz w:val="24"/>
              </w:rPr>
              <w:t>(7,936)</w:t>
            </w:r>
          </w:p>
        </w:tc>
        <w:tc>
          <w:tcPr>
            <w:tcW w:w="1176" w:type="dxa"/>
          </w:tcPr>
          <w:p w14:paraId="0AFD51BF" w14:textId="77777777" w:rsidR="00C96556" w:rsidRDefault="00F61671">
            <w:pPr>
              <w:pStyle w:val="TableParagraph"/>
              <w:spacing w:before="70" w:line="240" w:lineRule="auto"/>
              <w:ind w:left="2" w:right="27"/>
              <w:jc w:val="center"/>
              <w:rPr>
                <w:sz w:val="24"/>
              </w:rPr>
            </w:pPr>
            <w:r>
              <w:rPr>
                <w:spacing w:val="-2"/>
                <w:w w:val="105"/>
                <w:sz w:val="24"/>
              </w:rPr>
              <w:t>(7,291)</w:t>
            </w:r>
          </w:p>
        </w:tc>
        <w:tc>
          <w:tcPr>
            <w:tcW w:w="1013" w:type="dxa"/>
          </w:tcPr>
          <w:p w14:paraId="3335C4CF" w14:textId="77777777" w:rsidR="00C96556" w:rsidRDefault="00F61671">
            <w:pPr>
              <w:pStyle w:val="TableParagraph"/>
              <w:spacing w:before="70" w:line="240" w:lineRule="auto"/>
              <w:ind w:left="2" w:right="1"/>
              <w:jc w:val="center"/>
              <w:rPr>
                <w:sz w:val="24"/>
              </w:rPr>
            </w:pPr>
            <w:r>
              <w:rPr>
                <w:spacing w:val="-2"/>
                <w:w w:val="105"/>
                <w:sz w:val="24"/>
              </w:rPr>
              <w:t>(8,058)</w:t>
            </w:r>
          </w:p>
        </w:tc>
        <w:tc>
          <w:tcPr>
            <w:tcW w:w="2209" w:type="dxa"/>
          </w:tcPr>
          <w:p w14:paraId="30CC0A6C" w14:textId="77777777" w:rsidR="00C96556" w:rsidRDefault="00F61671">
            <w:pPr>
              <w:pStyle w:val="TableParagraph"/>
              <w:spacing w:before="70" w:line="240" w:lineRule="auto"/>
              <w:ind w:left="31"/>
              <w:jc w:val="center"/>
              <w:rPr>
                <w:sz w:val="24"/>
              </w:rPr>
            </w:pPr>
            <w:r>
              <w:rPr>
                <w:spacing w:val="-2"/>
                <w:w w:val="105"/>
                <w:sz w:val="24"/>
              </w:rPr>
              <w:t>(7,036)</w:t>
            </w:r>
          </w:p>
        </w:tc>
        <w:tc>
          <w:tcPr>
            <w:tcW w:w="1957" w:type="dxa"/>
          </w:tcPr>
          <w:p w14:paraId="1EB8A72E" w14:textId="77777777" w:rsidR="00C96556" w:rsidRDefault="00F61671">
            <w:pPr>
              <w:pStyle w:val="TableParagraph"/>
              <w:spacing w:before="70" w:line="240" w:lineRule="auto"/>
              <w:ind w:left="2" w:right="1"/>
              <w:jc w:val="center"/>
              <w:rPr>
                <w:sz w:val="24"/>
              </w:rPr>
            </w:pPr>
            <w:r>
              <w:rPr>
                <w:spacing w:val="-2"/>
                <w:w w:val="105"/>
                <w:sz w:val="24"/>
              </w:rPr>
              <w:t>(8,229)</w:t>
            </w:r>
          </w:p>
        </w:tc>
      </w:tr>
      <w:tr w:rsidR="00C96556" w14:paraId="678F0616" w14:textId="77777777">
        <w:trPr>
          <w:trHeight w:val="478"/>
        </w:trPr>
        <w:tc>
          <w:tcPr>
            <w:tcW w:w="2507" w:type="dxa"/>
          </w:tcPr>
          <w:p w14:paraId="66FF637A" w14:textId="77777777" w:rsidR="00C96556" w:rsidRDefault="00F61671">
            <w:pPr>
              <w:pStyle w:val="TableParagraph"/>
              <w:spacing w:before="70" w:line="240" w:lineRule="auto"/>
              <w:ind w:left="119"/>
              <w:rPr>
                <w:sz w:val="24"/>
              </w:rPr>
            </w:pPr>
            <w:r>
              <w:rPr>
                <w:w w:val="105"/>
                <w:sz w:val="24"/>
              </w:rPr>
              <w:t>Poverty</w:t>
            </w:r>
            <w:r>
              <w:rPr>
                <w:spacing w:val="7"/>
                <w:w w:val="105"/>
                <w:sz w:val="24"/>
              </w:rPr>
              <w:t xml:space="preserve"> </w:t>
            </w:r>
            <w:r>
              <w:rPr>
                <w:spacing w:val="-4"/>
                <w:w w:val="105"/>
                <w:sz w:val="24"/>
              </w:rPr>
              <w:t>Rate</w:t>
            </w:r>
          </w:p>
        </w:tc>
        <w:tc>
          <w:tcPr>
            <w:tcW w:w="1451" w:type="dxa"/>
          </w:tcPr>
          <w:p w14:paraId="6E98206D" w14:textId="77777777" w:rsidR="00C96556" w:rsidRDefault="00F61671">
            <w:pPr>
              <w:pStyle w:val="TableParagraph"/>
              <w:spacing w:before="70" w:line="240" w:lineRule="auto"/>
              <w:ind w:left="1" w:right="1"/>
              <w:jc w:val="center"/>
              <w:rPr>
                <w:sz w:val="24"/>
              </w:rPr>
            </w:pPr>
            <w:r>
              <w:rPr>
                <w:spacing w:val="-4"/>
                <w:sz w:val="24"/>
              </w:rPr>
              <w:t>0.11</w:t>
            </w:r>
          </w:p>
        </w:tc>
        <w:tc>
          <w:tcPr>
            <w:tcW w:w="1176" w:type="dxa"/>
          </w:tcPr>
          <w:p w14:paraId="5D20DF05" w14:textId="77777777" w:rsidR="00C96556" w:rsidRDefault="00F61671">
            <w:pPr>
              <w:pStyle w:val="TableParagraph"/>
              <w:spacing w:before="70" w:line="240" w:lineRule="auto"/>
              <w:ind w:left="1" w:right="27"/>
              <w:jc w:val="center"/>
              <w:rPr>
                <w:sz w:val="24"/>
              </w:rPr>
            </w:pPr>
            <w:r>
              <w:rPr>
                <w:spacing w:val="-4"/>
                <w:sz w:val="24"/>
              </w:rPr>
              <w:t>0.11</w:t>
            </w:r>
          </w:p>
        </w:tc>
        <w:tc>
          <w:tcPr>
            <w:tcW w:w="1013" w:type="dxa"/>
          </w:tcPr>
          <w:p w14:paraId="5118B289" w14:textId="77777777" w:rsidR="00C96556" w:rsidRDefault="00F61671">
            <w:pPr>
              <w:pStyle w:val="TableParagraph"/>
              <w:spacing w:before="70" w:line="240" w:lineRule="auto"/>
              <w:ind w:left="1" w:right="1"/>
              <w:jc w:val="center"/>
              <w:rPr>
                <w:sz w:val="24"/>
              </w:rPr>
            </w:pPr>
            <w:r>
              <w:rPr>
                <w:spacing w:val="-4"/>
                <w:sz w:val="24"/>
              </w:rPr>
              <w:t>0.11</w:t>
            </w:r>
          </w:p>
        </w:tc>
        <w:tc>
          <w:tcPr>
            <w:tcW w:w="2209" w:type="dxa"/>
          </w:tcPr>
          <w:p w14:paraId="3B8604F1" w14:textId="77777777" w:rsidR="00C96556" w:rsidRDefault="00F61671">
            <w:pPr>
              <w:pStyle w:val="TableParagraph"/>
              <w:spacing w:before="70" w:line="240" w:lineRule="auto"/>
              <w:ind w:left="31" w:right="2"/>
              <w:jc w:val="center"/>
              <w:rPr>
                <w:sz w:val="24"/>
              </w:rPr>
            </w:pPr>
            <w:r>
              <w:rPr>
                <w:spacing w:val="-4"/>
                <w:sz w:val="24"/>
              </w:rPr>
              <w:t>0.10</w:t>
            </w:r>
          </w:p>
        </w:tc>
        <w:tc>
          <w:tcPr>
            <w:tcW w:w="1957" w:type="dxa"/>
          </w:tcPr>
          <w:p w14:paraId="1F785CDB" w14:textId="77777777" w:rsidR="00C96556" w:rsidRDefault="00F61671">
            <w:pPr>
              <w:pStyle w:val="TableParagraph"/>
              <w:spacing w:before="70" w:line="240" w:lineRule="auto"/>
              <w:ind w:left="1" w:right="1"/>
              <w:jc w:val="center"/>
              <w:rPr>
                <w:sz w:val="24"/>
              </w:rPr>
            </w:pPr>
            <w:r>
              <w:rPr>
                <w:spacing w:val="-4"/>
                <w:sz w:val="24"/>
              </w:rPr>
              <w:t>0.11</w:t>
            </w:r>
          </w:p>
        </w:tc>
      </w:tr>
      <w:tr w:rsidR="00C96556" w14:paraId="5C051825" w14:textId="77777777">
        <w:trPr>
          <w:trHeight w:val="478"/>
        </w:trPr>
        <w:tc>
          <w:tcPr>
            <w:tcW w:w="2507" w:type="dxa"/>
          </w:tcPr>
          <w:p w14:paraId="74E97399" w14:textId="77777777" w:rsidR="00C96556" w:rsidRDefault="00C96556">
            <w:pPr>
              <w:pStyle w:val="TableParagraph"/>
              <w:spacing w:line="240" w:lineRule="auto"/>
              <w:rPr>
                <w:rFonts w:ascii="Times New Roman"/>
              </w:rPr>
            </w:pPr>
          </w:p>
        </w:tc>
        <w:tc>
          <w:tcPr>
            <w:tcW w:w="1451" w:type="dxa"/>
          </w:tcPr>
          <w:p w14:paraId="3B04AD38" w14:textId="77777777" w:rsidR="00C96556" w:rsidRDefault="00F61671">
            <w:pPr>
              <w:pStyle w:val="TableParagraph"/>
              <w:spacing w:before="70" w:line="240" w:lineRule="auto"/>
              <w:ind w:left="1" w:right="1"/>
              <w:jc w:val="center"/>
              <w:rPr>
                <w:sz w:val="24"/>
              </w:rPr>
            </w:pPr>
            <w:r>
              <w:rPr>
                <w:spacing w:val="-2"/>
                <w:w w:val="105"/>
                <w:sz w:val="24"/>
              </w:rPr>
              <w:t>(0.08)</w:t>
            </w:r>
          </w:p>
        </w:tc>
        <w:tc>
          <w:tcPr>
            <w:tcW w:w="1176" w:type="dxa"/>
          </w:tcPr>
          <w:p w14:paraId="3D7601E7" w14:textId="77777777" w:rsidR="00C96556" w:rsidRDefault="00F61671">
            <w:pPr>
              <w:pStyle w:val="TableParagraph"/>
              <w:spacing w:before="70" w:line="240" w:lineRule="auto"/>
              <w:ind w:left="2" w:right="27"/>
              <w:jc w:val="center"/>
              <w:rPr>
                <w:sz w:val="24"/>
              </w:rPr>
            </w:pPr>
            <w:r>
              <w:rPr>
                <w:spacing w:val="-2"/>
                <w:w w:val="105"/>
                <w:sz w:val="24"/>
              </w:rPr>
              <w:t>(0.07)</w:t>
            </w:r>
          </w:p>
        </w:tc>
        <w:tc>
          <w:tcPr>
            <w:tcW w:w="1013" w:type="dxa"/>
          </w:tcPr>
          <w:p w14:paraId="7333DC79" w14:textId="77777777" w:rsidR="00C96556" w:rsidRDefault="00F61671">
            <w:pPr>
              <w:pStyle w:val="TableParagraph"/>
              <w:spacing w:before="70" w:line="240" w:lineRule="auto"/>
              <w:ind w:left="2" w:right="1"/>
              <w:jc w:val="center"/>
              <w:rPr>
                <w:sz w:val="24"/>
              </w:rPr>
            </w:pPr>
            <w:r>
              <w:rPr>
                <w:spacing w:val="-2"/>
                <w:w w:val="105"/>
                <w:sz w:val="24"/>
              </w:rPr>
              <w:t>(0.08)</w:t>
            </w:r>
          </w:p>
        </w:tc>
        <w:tc>
          <w:tcPr>
            <w:tcW w:w="2209" w:type="dxa"/>
          </w:tcPr>
          <w:p w14:paraId="279DFAD4" w14:textId="77777777" w:rsidR="00C96556" w:rsidRDefault="00F61671">
            <w:pPr>
              <w:pStyle w:val="TableParagraph"/>
              <w:spacing w:before="70" w:line="240" w:lineRule="auto"/>
              <w:ind w:left="31"/>
              <w:jc w:val="center"/>
              <w:rPr>
                <w:sz w:val="24"/>
              </w:rPr>
            </w:pPr>
            <w:r>
              <w:rPr>
                <w:spacing w:val="-2"/>
                <w:w w:val="105"/>
                <w:sz w:val="24"/>
              </w:rPr>
              <w:t>(0.07)</w:t>
            </w:r>
          </w:p>
        </w:tc>
        <w:tc>
          <w:tcPr>
            <w:tcW w:w="1957" w:type="dxa"/>
          </w:tcPr>
          <w:p w14:paraId="72AC6E01" w14:textId="77777777" w:rsidR="00C96556" w:rsidRDefault="00F61671">
            <w:pPr>
              <w:pStyle w:val="TableParagraph"/>
              <w:spacing w:before="70" w:line="240" w:lineRule="auto"/>
              <w:ind w:left="2" w:right="1"/>
              <w:jc w:val="center"/>
              <w:rPr>
                <w:sz w:val="24"/>
              </w:rPr>
            </w:pPr>
            <w:r>
              <w:rPr>
                <w:spacing w:val="-2"/>
                <w:w w:val="105"/>
                <w:sz w:val="24"/>
              </w:rPr>
              <w:t>(0.08)</w:t>
            </w:r>
          </w:p>
        </w:tc>
      </w:tr>
      <w:tr w:rsidR="00C96556" w14:paraId="2F0F69D7" w14:textId="77777777">
        <w:trPr>
          <w:trHeight w:val="478"/>
        </w:trPr>
        <w:tc>
          <w:tcPr>
            <w:tcW w:w="2507" w:type="dxa"/>
          </w:tcPr>
          <w:p w14:paraId="4A7C1FFA" w14:textId="77777777" w:rsidR="00C96556" w:rsidRDefault="00F61671">
            <w:pPr>
              <w:pStyle w:val="TableParagraph"/>
              <w:spacing w:before="70" w:line="240" w:lineRule="auto"/>
              <w:ind w:left="119"/>
              <w:rPr>
                <w:sz w:val="24"/>
              </w:rPr>
            </w:pPr>
            <w:r>
              <w:rPr>
                <w:w w:val="110"/>
                <w:sz w:val="24"/>
              </w:rPr>
              <w:t>%</w:t>
            </w:r>
            <w:r>
              <w:rPr>
                <w:spacing w:val="7"/>
                <w:w w:val="110"/>
                <w:sz w:val="24"/>
              </w:rPr>
              <w:t xml:space="preserve"> </w:t>
            </w:r>
            <w:proofErr w:type="gramStart"/>
            <w:r>
              <w:rPr>
                <w:w w:val="110"/>
                <w:sz w:val="24"/>
              </w:rPr>
              <w:t>with</w:t>
            </w:r>
            <w:proofErr w:type="gramEnd"/>
            <w:r>
              <w:rPr>
                <w:spacing w:val="8"/>
                <w:w w:val="110"/>
                <w:sz w:val="24"/>
              </w:rPr>
              <w:t xml:space="preserve"> </w:t>
            </w:r>
            <w:r>
              <w:rPr>
                <w:spacing w:val="-4"/>
                <w:w w:val="110"/>
                <w:sz w:val="24"/>
              </w:rPr>
              <w:t>Kids</w:t>
            </w:r>
          </w:p>
        </w:tc>
        <w:tc>
          <w:tcPr>
            <w:tcW w:w="1451" w:type="dxa"/>
          </w:tcPr>
          <w:p w14:paraId="16E3A02D" w14:textId="77777777" w:rsidR="00C96556" w:rsidRDefault="00F61671">
            <w:pPr>
              <w:pStyle w:val="TableParagraph"/>
              <w:spacing w:before="70" w:line="240" w:lineRule="auto"/>
              <w:ind w:left="1" w:right="1"/>
              <w:jc w:val="center"/>
              <w:rPr>
                <w:sz w:val="24"/>
              </w:rPr>
            </w:pPr>
            <w:r>
              <w:rPr>
                <w:spacing w:val="-4"/>
                <w:sz w:val="24"/>
              </w:rPr>
              <w:t>0.39</w:t>
            </w:r>
          </w:p>
        </w:tc>
        <w:tc>
          <w:tcPr>
            <w:tcW w:w="1176" w:type="dxa"/>
          </w:tcPr>
          <w:p w14:paraId="35849678" w14:textId="77777777" w:rsidR="00C96556" w:rsidRDefault="00F61671">
            <w:pPr>
              <w:pStyle w:val="TableParagraph"/>
              <w:spacing w:before="70" w:line="240" w:lineRule="auto"/>
              <w:ind w:left="1" w:right="27"/>
              <w:jc w:val="center"/>
              <w:rPr>
                <w:sz w:val="24"/>
              </w:rPr>
            </w:pPr>
            <w:r>
              <w:rPr>
                <w:spacing w:val="-4"/>
                <w:sz w:val="24"/>
              </w:rPr>
              <w:t>0.40</w:t>
            </w:r>
          </w:p>
        </w:tc>
        <w:tc>
          <w:tcPr>
            <w:tcW w:w="1013" w:type="dxa"/>
          </w:tcPr>
          <w:p w14:paraId="3A8D554E" w14:textId="77777777" w:rsidR="00C96556" w:rsidRDefault="00F61671">
            <w:pPr>
              <w:pStyle w:val="TableParagraph"/>
              <w:spacing w:before="70" w:line="240" w:lineRule="auto"/>
              <w:ind w:left="1" w:right="1"/>
              <w:jc w:val="center"/>
              <w:rPr>
                <w:sz w:val="24"/>
              </w:rPr>
            </w:pPr>
            <w:r>
              <w:rPr>
                <w:spacing w:val="-4"/>
                <w:sz w:val="24"/>
              </w:rPr>
              <w:t>0.39</w:t>
            </w:r>
          </w:p>
        </w:tc>
        <w:tc>
          <w:tcPr>
            <w:tcW w:w="2209" w:type="dxa"/>
          </w:tcPr>
          <w:p w14:paraId="5B0E77C3" w14:textId="77777777" w:rsidR="00C96556" w:rsidRDefault="00F61671">
            <w:pPr>
              <w:pStyle w:val="TableParagraph"/>
              <w:spacing w:before="70" w:line="240" w:lineRule="auto"/>
              <w:ind w:left="31" w:right="2"/>
              <w:jc w:val="center"/>
              <w:rPr>
                <w:sz w:val="24"/>
              </w:rPr>
            </w:pPr>
            <w:r>
              <w:rPr>
                <w:spacing w:val="-4"/>
                <w:sz w:val="24"/>
              </w:rPr>
              <w:t>0.39</w:t>
            </w:r>
          </w:p>
        </w:tc>
        <w:tc>
          <w:tcPr>
            <w:tcW w:w="1957" w:type="dxa"/>
          </w:tcPr>
          <w:p w14:paraId="5515594B" w14:textId="77777777" w:rsidR="00C96556" w:rsidRDefault="00F61671">
            <w:pPr>
              <w:pStyle w:val="TableParagraph"/>
              <w:spacing w:before="70" w:line="240" w:lineRule="auto"/>
              <w:ind w:left="1" w:right="1"/>
              <w:jc w:val="center"/>
              <w:rPr>
                <w:sz w:val="24"/>
              </w:rPr>
            </w:pPr>
            <w:r>
              <w:rPr>
                <w:spacing w:val="-4"/>
                <w:sz w:val="24"/>
              </w:rPr>
              <w:t>0.39</w:t>
            </w:r>
          </w:p>
        </w:tc>
      </w:tr>
      <w:tr w:rsidR="00C96556" w14:paraId="445968E3" w14:textId="77777777">
        <w:trPr>
          <w:trHeight w:val="478"/>
        </w:trPr>
        <w:tc>
          <w:tcPr>
            <w:tcW w:w="2507" w:type="dxa"/>
          </w:tcPr>
          <w:p w14:paraId="7D5C1D8A" w14:textId="77777777" w:rsidR="00C96556" w:rsidRDefault="00C96556">
            <w:pPr>
              <w:pStyle w:val="TableParagraph"/>
              <w:spacing w:line="240" w:lineRule="auto"/>
              <w:rPr>
                <w:rFonts w:ascii="Times New Roman"/>
              </w:rPr>
            </w:pPr>
          </w:p>
        </w:tc>
        <w:tc>
          <w:tcPr>
            <w:tcW w:w="1451" w:type="dxa"/>
          </w:tcPr>
          <w:p w14:paraId="51E63F6D" w14:textId="77777777" w:rsidR="00C96556" w:rsidRDefault="00F61671">
            <w:pPr>
              <w:pStyle w:val="TableParagraph"/>
              <w:spacing w:before="70" w:line="240" w:lineRule="auto"/>
              <w:ind w:left="1" w:right="1"/>
              <w:jc w:val="center"/>
              <w:rPr>
                <w:sz w:val="24"/>
              </w:rPr>
            </w:pPr>
            <w:r>
              <w:rPr>
                <w:spacing w:val="-2"/>
                <w:w w:val="105"/>
                <w:sz w:val="24"/>
              </w:rPr>
              <w:t>(0.08)</w:t>
            </w:r>
          </w:p>
        </w:tc>
        <w:tc>
          <w:tcPr>
            <w:tcW w:w="1176" w:type="dxa"/>
          </w:tcPr>
          <w:p w14:paraId="091C2207" w14:textId="77777777" w:rsidR="00C96556" w:rsidRDefault="00F61671">
            <w:pPr>
              <w:pStyle w:val="TableParagraph"/>
              <w:spacing w:before="70" w:line="240" w:lineRule="auto"/>
              <w:ind w:left="2" w:right="27"/>
              <w:jc w:val="center"/>
              <w:rPr>
                <w:sz w:val="24"/>
              </w:rPr>
            </w:pPr>
            <w:r>
              <w:rPr>
                <w:spacing w:val="-2"/>
                <w:w w:val="105"/>
                <w:sz w:val="24"/>
              </w:rPr>
              <w:t>(0.08)</w:t>
            </w:r>
          </w:p>
        </w:tc>
        <w:tc>
          <w:tcPr>
            <w:tcW w:w="1013" w:type="dxa"/>
          </w:tcPr>
          <w:p w14:paraId="17520976" w14:textId="77777777" w:rsidR="00C96556" w:rsidRDefault="00F61671">
            <w:pPr>
              <w:pStyle w:val="TableParagraph"/>
              <w:spacing w:before="70" w:line="240" w:lineRule="auto"/>
              <w:ind w:left="2" w:right="1"/>
              <w:jc w:val="center"/>
              <w:rPr>
                <w:sz w:val="24"/>
              </w:rPr>
            </w:pPr>
            <w:r>
              <w:rPr>
                <w:spacing w:val="-2"/>
                <w:w w:val="105"/>
                <w:sz w:val="24"/>
              </w:rPr>
              <w:t>(0.08)</w:t>
            </w:r>
          </w:p>
        </w:tc>
        <w:tc>
          <w:tcPr>
            <w:tcW w:w="2209" w:type="dxa"/>
          </w:tcPr>
          <w:p w14:paraId="4141C012" w14:textId="77777777" w:rsidR="00C96556" w:rsidRDefault="00F61671">
            <w:pPr>
              <w:pStyle w:val="TableParagraph"/>
              <w:spacing w:before="70" w:line="240" w:lineRule="auto"/>
              <w:ind w:left="31"/>
              <w:jc w:val="center"/>
              <w:rPr>
                <w:sz w:val="24"/>
              </w:rPr>
            </w:pPr>
            <w:r>
              <w:rPr>
                <w:spacing w:val="-2"/>
                <w:w w:val="105"/>
                <w:sz w:val="24"/>
              </w:rPr>
              <w:t>(0.07)</w:t>
            </w:r>
          </w:p>
        </w:tc>
        <w:tc>
          <w:tcPr>
            <w:tcW w:w="1957" w:type="dxa"/>
          </w:tcPr>
          <w:p w14:paraId="127241F7" w14:textId="77777777" w:rsidR="00C96556" w:rsidRDefault="00F61671">
            <w:pPr>
              <w:pStyle w:val="TableParagraph"/>
              <w:spacing w:before="70" w:line="240" w:lineRule="auto"/>
              <w:ind w:left="2" w:right="1"/>
              <w:jc w:val="center"/>
              <w:rPr>
                <w:sz w:val="24"/>
              </w:rPr>
            </w:pPr>
            <w:r>
              <w:rPr>
                <w:spacing w:val="-2"/>
                <w:w w:val="105"/>
                <w:sz w:val="24"/>
              </w:rPr>
              <w:t>(0.08)</w:t>
            </w:r>
          </w:p>
        </w:tc>
      </w:tr>
      <w:tr w:rsidR="00C96556" w14:paraId="0AA6DF9C" w14:textId="77777777">
        <w:trPr>
          <w:trHeight w:val="478"/>
        </w:trPr>
        <w:tc>
          <w:tcPr>
            <w:tcW w:w="2507" w:type="dxa"/>
          </w:tcPr>
          <w:p w14:paraId="3519A33C" w14:textId="77777777" w:rsidR="00C96556" w:rsidRDefault="00F61671">
            <w:pPr>
              <w:pStyle w:val="TableParagraph"/>
              <w:tabs>
                <w:tab w:val="left" w:pos="546"/>
                <w:tab w:val="left" w:pos="1930"/>
              </w:tabs>
              <w:spacing w:before="70" w:line="240" w:lineRule="auto"/>
              <w:ind w:left="119"/>
              <w:rPr>
                <w:sz w:val="24"/>
              </w:rPr>
            </w:pPr>
            <w:r>
              <w:rPr>
                <w:spacing w:val="-10"/>
                <w:w w:val="105"/>
                <w:sz w:val="24"/>
              </w:rPr>
              <w:t>%</w:t>
            </w:r>
            <w:r>
              <w:rPr>
                <w:sz w:val="24"/>
              </w:rPr>
              <w:tab/>
            </w:r>
            <w:r>
              <w:rPr>
                <w:spacing w:val="-2"/>
                <w:w w:val="105"/>
                <w:sz w:val="24"/>
              </w:rPr>
              <w:t>Households</w:t>
            </w:r>
            <w:r>
              <w:rPr>
                <w:sz w:val="24"/>
              </w:rPr>
              <w:tab/>
            </w:r>
            <w:r>
              <w:rPr>
                <w:spacing w:val="-4"/>
                <w:w w:val="105"/>
                <w:sz w:val="24"/>
              </w:rPr>
              <w:t>with</w:t>
            </w:r>
          </w:p>
        </w:tc>
        <w:tc>
          <w:tcPr>
            <w:tcW w:w="1451" w:type="dxa"/>
          </w:tcPr>
          <w:p w14:paraId="3397F550" w14:textId="77777777" w:rsidR="00C96556" w:rsidRDefault="00F61671">
            <w:pPr>
              <w:pStyle w:val="TableParagraph"/>
              <w:spacing w:before="70" w:line="240" w:lineRule="auto"/>
              <w:ind w:left="1" w:right="1"/>
              <w:jc w:val="center"/>
              <w:rPr>
                <w:sz w:val="24"/>
              </w:rPr>
            </w:pPr>
            <w:r>
              <w:rPr>
                <w:spacing w:val="-4"/>
                <w:sz w:val="24"/>
              </w:rPr>
              <w:t>0.09</w:t>
            </w:r>
          </w:p>
        </w:tc>
        <w:tc>
          <w:tcPr>
            <w:tcW w:w="1176" w:type="dxa"/>
          </w:tcPr>
          <w:p w14:paraId="67AAC099" w14:textId="77777777" w:rsidR="00C96556" w:rsidRDefault="00F61671">
            <w:pPr>
              <w:pStyle w:val="TableParagraph"/>
              <w:spacing w:before="70" w:line="240" w:lineRule="auto"/>
              <w:ind w:left="1" w:right="27"/>
              <w:jc w:val="center"/>
              <w:rPr>
                <w:sz w:val="24"/>
              </w:rPr>
            </w:pPr>
            <w:r>
              <w:rPr>
                <w:spacing w:val="-4"/>
                <w:sz w:val="24"/>
              </w:rPr>
              <w:t>0.09</w:t>
            </w:r>
          </w:p>
        </w:tc>
        <w:tc>
          <w:tcPr>
            <w:tcW w:w="1013" w:type="dxa"/>
          </w:tcPr>
          <w:p w14:paraId="1CAB92D0" w14:textId="77777777" w:rsidR="00C96556" w:rsidRDefault="00F61671">
            <w:pPr>
              <w:pStyle w:val="TableParagraph"/>
              <w:spacing w:before="70" w:line="240" w:lineRule="auto"/>
              <w:ind w:left="1" w:right="1"/>
              <w:jc w:val="center"/>
              <w:rPr>
                <w:sz w:val="24"/>
              </w:rPr>
            </w:pPr>
            <w:r>
              <w:rPr>
                <w:spacing w:val="-4"/>
                <w:sz w:val="24"/>
              </w:rPr>
              <w:t>0.09</w:t>
            </w:r>
          </w:p>
        </w:tc>
        <w:tc>
          <w:tcPr>
            <w:tcW w:w="2209" w:type="dxa"/>
          </w:tcPr>
          <w:p w14:paraId="7D2BF83F" w14:textId="77777777" w:rsidR="00C96556" w:rsidRDefault="00F61671">
            <w:pPr>
              <w:pStyle w:val="TableParagraph"/>
              <w:spacing w:before="70" w:line="240" w:lineRule="auto"/>
              <w:ind w:left="31" w:right="2"/>
              <w:jc w:val="center"/>
              <w:rPr>
                <w:sz w:val="24"/>
              </w:rPr>
            </w:pPr>
            <w:r>
              <w:rPr>
                <w:spacing w:val="-4"/>
                <w:sz w:val="24"/>
              </w:rPr>
              <w:t>0.09</w:t>
            </w:r>
          </w:p>
        </w:tc>
        <w:tc>
          <w:tcPr>
            <w:tcW w:w="1957" w:type="dxa"/>
          </w:tcPr>
          <w:p w14:paraId="1ADF7C0E" w14:textId="77777777" w:rsidR="00C96556" w:rsidRDefault="00F61671">
            <w:pPr>
              <w:pStyle w:val="TableParagraph"/>
              <w:spacing w:before="70" w:line="240" w:lineRule="auto"/>
              <w:ind w:left="1" w:right="1"/>
              <w:jc w:val="center"/>
              <w:rPr>
                <w:sz w:val="24"/>
              </w:rPr>
            </w:pPr>
            <w:r>
              <w:rPr>
                <w:spacing w:val="-4"/>
                <w:sz w:val="24"/>
              </w:rPr>
              <w:t>0.08</w:t>
            </w:r>
          </w:p>
        </w:tc>
      </w:tr>
      <w:tr w:rsidR="00C96556" w14:paraId="3EEF113D" w14:textId="77777777">
        <w:trPr>
          <w:trHeight w:val="895"/>
        </w:trPr>
        <w:tc>
          <w:tcPr>
            <w:tcW w:w="2507" w:type="dxa"/>
          </w:tcPr>
          <w:p w14:paraId="3EDD11D4" w14:textId="77777777" w:rsidR="00C96556" w:rsidRDefault="00F61671">
            <w:pPr>
              <w:pStyle w:val="TableParagraph"/>
              <w:spacing w:before="70" w:line="240" w:lineRule="auto"/>
              <w:ind w:left="119"/>
              <w:rPr>
                <w:sz w:val="24"/>
              </w:rPr>
            </w:pPr>
            <w:r>
              <w:rPr>
                <w:sz w:val="24"/>
              </w:rPr>
              <w:t>Children</w:t>
            </w:r>
            <w:r>
              <w:rPr>
                <w:spacing w:val="51"/>
                <w:sz w:val="24"/>
              </w:rPr>
              <w:t xml:space="preserve"> </w:t>
            </w:r>
            <w:r>
              <w:rPr>
                <w:sz w:val="24"/>
              </w:rPr>
              <w:t>under</w:t>
            </w:r>
            <w:r>
              <w:rPr>
                <w:spacing w:val="52"/>
                <w:sz w:val="24"/>
              </w:rPr>
              <w:t xml:space="preserve"> </w:t>
            </w:r>
            <w:r>
              <w:rPr>
                <w:spacing w:val="-5"/>
                <w:sz w:val="24"/>
              </w:rPr>
              <w:t>18</w:t>
            </w:r>
          </w:p>
          <w:p w14:paraId="4201C7A9" w14:textId="77777777" w:rsidR="00C96556" w:rsidRDefault="00F61671">
            <w:pPr>
              <w:pStyle w:val="TableParagraph"/>
              <w:tabs>
                <w:tab w:val="left" w:pos="541"/>
                <w:tab w:val="left" w:pos="1203"/>
                <w:tab w:val="left" w:pos="1899"/>
              </w:tabs>
              <w:spacing w:before="125" w:line="240" w:lineRule="auto"/>
              <w:ind w:left="119"/>
              <w:rPr>
                <w:sz w:val="24"/>
              </w:rPr>
            </w:pPr>
            <w:r>
              <w:rPr>
                <w:spacing w:val="-10"/>
                <w:w w:val="110"/>
                <w:sz w:val="24"/>
              </w:rPr>
              <w:t>%</w:t>
            </w:r>
            <w:r>
              <w:rPr>
                <w:sz w:val="24"/>
              </w:rPr>
              <w:tab/>
            </w:r>
            <w:r>
              <w:rPr>
                <w:spacing w:val="-4"/>
                <w:w w:val="110"/>
                <w:sz w:val="24"/>
              </w:rPr>
              <w:t>Less</w:t>
            </w:r>
            <w:r>
              <w:rPr>
                <w:sz w:val="24"/>
              </w:rPr>
              <w:tab/>
            </w:r>
            <w:r>
              <w:rPr>
                <w:spacing w:val="-4"/>
                <w:w w:val="110"/>
                <w:sz w:val="24"/>
              </w:rPr>
              <w:t>than</w:t>
            </w:r>
            <w:r>
              <w:rPr>
                <w:sz w:val="24"/>
              </w:rPr>
              <w:tab/>
            </w:r>
            <w:r>
              <w:rPr>
                <w:spacing w:val="-4"/>
                <w:w w:val="110"/>
                <w:sz w:val="24"/>
              </w:rPr>
              <w:t>High</w:t>
            </w:r>
          </w:p>
        </w:tc>
        <w:tc>
          <w:tcPr>
            <w:tcW w:w="1451" w:type="dxa"/>
          </w:tcPr>
          <w:p w14:paraId="59556979" w14:textId="77777777" w:rsidR="00C96556" w:rsidRDefault="00F61671">
            <w:pPr>
              <w:pStyle w:val="TableParagraph"/>
              <w:spacing w:before="10" w:line="240" w:lineRule="auto"/>
              <w:ind w:left="1" w:right="1"/>
              <w:jc w:val="center"/>
              <w:rPr>
                <w:sz w:val="24"/>
              </w:rPr>
            </w:pPr>
            <w:r>
              <w:rPr>
                <w:spacing w:val="-2"/>
                <w:w w:val="105"/>
                <w:sz w:val="24"/>
              </w:rPr>
              <w:t>(0.06)</w:t>
            </w:r>
          </w:p>
          <w:p w14:paraId="3CBC20F2" w14:textId="77777777" w:rsidR="00C96556" w:rsidRDefault="00F61671">
            <w:pPr>
              <w:pStyle w:val="TableParagraph"/>
              <w:spacing w:before="185" w:line="240" w:lineRule="auto"/>
              <w:ind w:left="1" w:right="1"/>
              <w:jc w:val="center"/>
              <w:rPr>
                <w:sz w:val="24"/>
              </w:rPr>
            </w:pPr>
            <w:r>
              <w:rPr>
                <w:spacing w:val="-4"/>
                <w:sz w:val="24"/>
              </w:rPr>
              <w:t>0.16</w:t>
            </w:r>
          </w:p>
        </w:tc>
        <w:tc>
          <w:tcPr>
            <w:tcW w:w="1176" w:type="dxa"/>
          </w:tcPr>
          <w:p w14:paraId="1848C386" w14:textId="77777777" w:rsidR="00C96556" w:rsidRDefault="00F61671">
            <w:pPr>
              <w:pStyle w:val="TableParagraph"/>
              <w:spacing w:before="10" w:line="240" w:lineRule="auto"/>
              <w:ind w:left="274"/>
              <w:rPr>
                <w:sz w:val="24"/>
              </w:rPr>
            </w:pPr>
            <w:r>
              <w:rPr>
                <w:spacing w:val="-2"/>
                <w:w w:val="105"/>
                <w:sz w:val="24"/>
              </w:rPr>
              <w:t>(0.05)</w:t>
            </w:r>
          </w:p>
          <w:p w14:paraId="3A81BCD4" w14:textId="77777777" w:rsidR="00C96556" w:rsidRDefault="00F61671">
            <w:pPr>
              <w:pStyle w:val="TableParagraph"/>
              <w:spacing w:before="185" w:line="240" w:lineRule="auto"/>
              <w:ind w:left="365"/>
              <w:rPr>
                <w:sz w:val="24"/>
              </w:rPr>
            </w:pPr>
            <w:r>
              <w:rPr>
                <w:spacing w:val="-4"/>
                <w:sz w:val="24"/>
              </w:rPr>
              <w:t>0.18</w:t>
            </w:r>
          </w:p>
        </w:tc>
        <w:tc>
          <w:tcPr>
            <w:tcW w:w="1013" w:type="dxa"/>
          </w:tcPr>
          <w:p w14:paraId="1E35DFFE" w14:textId="77777777" w:rsidR="00C96556" w:rsidRDefault="00F61671">
            <w:pPr>
              <w:pStyle w:val="TableParagraph"/>
              <w:spacing w:before="10" w:line="240" w:lineRule="auto"/>
              <w:ind w:left="207"/>
              <w:rPr>
                <w:sz w:val="24"/>
              </w:rPr>
            </w:pPr>
            <w:r>
              <w:rPr>
                <w:spacing w:val="-2"/>
                <w:w w:val="105"/>
                <w:sz w:val="24"/>
              </w:rPr>
              <w:t>(0.06)</w:t>
            </w:r>
          </w:p>
          <w:p w14:paraId="13DED7FC" w14:textId="77777777" w:rsidR="00C96556" w:rsidRDefault="00F61671">
            <w:pPr>
              <w:pStyle w:val="TableParagraph"/>
              <w:spacing w:before="185" w:line="240" w:lineRule="auto"/>
              <w:ind w:left="298"/>
              <w:rPr>
                <w:sz w:val="24"/>
              </w:rPr>
            </w:pPr>
            <w:r>
              <w:rPr>
                <w:spacing w:val="-4"/>
                <w:sz w:val="24"/>
              </w:rPr>
              <w:t>0.15</w:t>
            </w:r>
          </w:p>
        </w:tc>
        <w:tc>
          <w:tcPr>
            <w:tcW w:w="2209" w:type="dxa"/>
          </w:tcPr>
          <w:p w14:paraId="6710A7AD" w14:textId="77777777" w:rsidR="00C96556" w:rsidRDefault="00F61671">
            <w:pPr>
              <w:pStyle w:val="TableParagraph"/>
              <w:spacing w:before="10" w:line="240" w:lineRule="auto"/>
              <w:ind w:left="31"/>
              <w:jc w:val="center"/>
              <w:rPr>
                <w:sz w:val="24"/>
              </w:rPr>
            </w:pPr>
            <w:r>
              <w:rPr>
                <w:spacing w:val="-2"/>
                <w:w w:val="105"/>
                <w:sz w:val="24"/>
              </w:rPr>
              <w:t>(0.06)</w:t>
            </w:r>
          </w:p>
          <w:p w14:paraId="04FD7C7B" w14:textId="77777777" w:rsidR="00C96556" w:rsidRDefault="00F61671">
            <w:pPr>
              <w:pStyle w:val="TableParagraph"/>
              <w:spacing w:before="185" w:line="240" w:lineRule="auto"/>
              <w:ind w:left="31" w:right="2"/>
              <w:jc w:val="center"/>
              <w:rPr>
                <w:sz w:val="24"/>
              </w:rPr>
            </w:pPr>
            <w:r>
              <w:rPr>
                <w:spacing w:val="-4"/>
                <w:sz w:val="24"/>
              </w:rPr>
              <w:t>0.18</w:t>
            </w:r>
          </w:p>
        </w:tc>
        <w:tc>
          <w:tcPr>
            <w:tcW w:w="1957" w:type="dxa"/>
          </w:tcPr>
          <w:p w14:paraId="0B9D2BFD" w14:textId="77777777" w:rsidR="00C96556" w:rsidRDefault="00F61671">
            <w:pPr>
              <w:pStyle w:val="TableParagraph"/>
              <w:spacing w:before="10" w:line="240" w:lineRule="auto"/>
              <w:ind w:left="2" w:right="1"/>
              <w:jc w:val="center"/>
              <w:rPr>
                <w:sz w:val="24"/>
              </w:rPr>
            </w:pPr>
            <w:r>
              <w:rPr>
                <w:spacing w:val="-2"/>
                <w:w w:val="105"/>
                <w:sz w:val="24"/>
              </w:rPr>
              <w:t>(0.05)</w:t>
            </w:r>
          </w:p>
          <w:p w14:paraId="27AD5052" w14:textId="77777777" w:rsidR="00C96556" w:rsidRDefault="00F61671">
            <w:pPr>
              <w:pStyle w:val="TableParagraph"/>
              <w:spacing w:before="185" w:line="240" w:lineRule="auto"/>
              <w:ind w:left="1" w:right="1"/>
              <w:jc w:val="center"/>
              <w:rPr>
                <w:sz w:val="24"/>
              </w:rPr>
            </w:pPr>
            <w:r>
              <w:rPr>
                <w:spacing w:val="-4"/>
                <w:sz w:val="24"/>
              </w:rPr>
              <w:t>0.16</w:t>
            </w:r>
          </w:p>
        </w:tc>
      </w:tr>
      <w:tr w:rsidR="00C96556" w14:paraId="24CD760E" w14:textId="77777777">
        <w:trPr>
          <w:trHeight w:val="896"/>
        </w:trPr>
        <w:tc>
          <w:tcPr>
            <w:tcW w:w="2507" w:type="dxa"/>
          </w:tcPr>
          <w:p w14:paraId="74751485" w14:textId="77777777" w:rsidR="00C96556" w:rsidRDefault="00F61671">
            <w:pPr>
              <w:pStyle w:val="TableParagraph"/>
              <w:spacing w:before="70" w:line="240" w:lineRule="auto"/>
              <w:ind w:left="119"/>
              <w:rPr>
                <w:sz w:val="24"/>
              </w:rPr>
            </w:pPr>
            <w:r>
              <w:rPr>
                <w:w w:val="105"/>
                <w:sz w:val="24"/>
              </w:rPr>
              <w:t xml:space="preserve">School </w:t>
            </w:r>
            <w:r>
              <w:rPr>
                <w:spacing w:val="-2"/>
                <w:w w:val="105"/>
                <w:sz w:val="24"/>
              </w:rPr>
              <w:t>Education</w:t>
            </w:r>
          </w:p>
          <w:p w14:paraId="4AA11778" w14:textId="77777777" w:rsidR="00C96556" w:rsidRDefault="00F61671">
            <w:pPr>
              <w:pStyle w:val="TableParagraph"/>
              <w:spacing w:before="125" w:line="240" w:lineRule="auto"/>
              <w:ind w:left="119"/>
              <w:rPr>
                <w:sz w:val="24"/>
              </w:rPr>
            </w:pPr>
            <w:r>
              <w:rPr>
                <w:w w:val="105"/>
                <w:sz w:val="24"/>
              </w:rPr>
              <w:t>%</w:t>
            </w:r>
            <w:r>
              <w:rPr>
                <w:spacing w:val="27"/>
                <w:w w:val="105"/>
                <w:sz w:val="24"/>
              </w:rPr>
              <w:t xml:space="preserve"> </w:t>
            </w:r>
            <w:r>
              <w:rPr>
                <w:w w:val="105"/>
                <w:sz w:val="24"/>
              </w:rPr>
              <w:t>Some</w:t>
            </w:r>
            <w:r>
              <w:rPr>
                <w:spacing w:val="27"/>
                <w:w w:val="105"/>
                <w:sz w:val="24"/>
              </w:rPr>
              <w:t xml:space="preserve"> </w:t>
            </w:r>
            <w:r>
              <w:rPr>
                <w:w w:val="105"/>
                <w:sz w:val="24"/>
              </w:rPr>
              <w:t>College</w:t>
            </w:r>
            <w:r>
              <w:rPr>
                <w:spacing w:val="27"/>
                <w:w w:val="105"/>
                <w:sz w:val="24"/>
              </w:rPr>
              <w:t xml:space="preserve"> </w:t>
            </w:r>
            <w:r>
              <w:rPr>
                <w:spacing w:val="-4"/>
                <w:w w:val="105"/>
                <w:sz w:val="24"/>
              </w:rPr>
              <w:t>Edu-</w:t>
            </w:r>
          </w:p>
        </w:tc>
        <w:tc>
          <w:tcPr>
            <w:tcW w:w="1451" w:type="dxa"/>
          </w:tcPr>
          <w:p w14:paraId="210E38D4" w14:textId="77777777" w:rsidR="00C96556" w:rsidRDefault="00F61671">
            <w:pPr>
              <w:pStyle w:val="TableParagraph"/>
              <w:spacing w:before="10" w:line="240" w:lineRule="auto"/>
              <w:ind w:left="1" w:right="1"/>
              <w:jc w:val="center"/>
              <w:rPr>
                <w:sz w:val="24"/>
              </w:rPr>
            </w:pPr>
            <w:r>
              <w:rPr>
                <w:spacing w:val="-2"/>
                <w:w w:val="105"/>
                <w:sz w:val="24"/>
              </w:rPr>
              <w:t>(0.11)</w:t>
            </w:r>
          </w:p>
          <w:p w14:paraId="39A6D583" w14:textId="77777777" w:rsidR="00C96556" w:rsidRDefault="00F61671">
            <w:pPr>
              <w:pStyle w:val="TableParagraph"/>
              <w:spacing w:before="185" w:line="240" w:lineRule="auto"/>
              <w:ind w:left="1" w:right="1"/>
              <w:jc w:val="center"/>
              <w:rPr>
                <w:sz w:val="24"/>
              </w:rPr>
            </w:pPr>
            <w:r>
              <w:rPr>
                <w:spacing w:val="-4"/>
                <w:sz w:val="24"/>
              </w:rPr>
              <w:t>0.25</w:t>
            </w:r>
          </w:p>
        </w:tc>
        <w:tc>
          <w:tcPr>
            <w:tcW w:w="1176" w:type="dxa"/>
          </w:tcPr>
          <w:p w14:paraId="5059DAC8" w14:textId="77777777" w:rsidR="00C96556" w:rsidRDefault="00F61671">
            <w:pPr>
              <w:pStyle w:val="TableParagraph"/>
              <w:spacing w:before="10" w:line="240" w:lineRule="auto"/>
              <w:ind w:left="274"/>
              <w:rPr>
                <w:sz w:val="24"/>
              </w:rPr>
            </w:pPr>
            <w:r>
              <w:rPr>
                <w:spacing w:val="-2"/>
                <w:w w:val="105"/>
                <w:sz w:val="24"/>
              </w:rPr>
              <w:t>(0.12)</w:t>
            </w:r>
          </w:p>
          <w:p w14:paraId="222AFC7B" w14:textId="77777777" w:rsidR="00C96556" w:rsidRDefault="00F61671">
            <w:pPr>
              <w:pStyle w:val="TableParagraph"/>
              <w:spacing w:before="185" w:line="240" w:lineRule="auto"/>
              <w:ind w:left="365"/>
              <w:rPr>
                <w:sz w:val="24"/>
              </w:rPr>
            </w:pPr>
            <w:r>
              <w:rPr>
                <w:spacing w:val="-4"/>
                <w:sz w:val="24"/>
              </w:rPr>
              <w:t>0.24</w:t>
            </w:r>
          </w:p>
        </w:tc>
        <w:tc>
          <w:tcPr>
            <w:tcW w:w="1013" w:type="dxa"/>
          </w:tcPr>
          <w:p w14:paraId="6624BBA5" w14:textId="77777777" w:rsidR="00C96556" w:rsidRDefault="00F61671">
            <w:pPr>
              <w:pStyle w:val="TableParagraph"/>
              <w:spacing w:before="10" w:line="240" w:lineRule="auto"/>
              <w:ind w:left="207"/>
              <w:rPr>
                <w:sz w:val="24"/>
              </w:rPr>
            </w:pPr>
            <w:r>
              <w:rPr>
                <w:spacing w:val="-2"/>
                <w:w w:val="105"/>
                <w:sz w:val="24"/>
              </w:rPr>
              <w:t>(0.11)</w:t>
            </w:r>
          </w:p>
          <w:p w14:paraId="2A3F954A" w14:textId="77777777" w:rsidR="00C96556" w:rsidRDefault="00F61671">
            <w:pPr>
              <w:pStyle w:val="TableParagraph"/>
              <w:spacing w:before="185" w:line="240" w:lineRule="auto"/>
              <w:ind w:left="298"/>
              <w:rPr>
                <w:sz w:val="24"/>
              </w:rPr>
            </w:pPr>
            <w:r>
              <w:rPr>
                <w:spacing w:val="-4"/>
                <w:sz w:val="24"/>
              </w:rPr>
              <w:t>0.25</w:t>
            </w:r>
          </w:p>
        </w:tc>
        <w:tc>
          <w:tcPr>
            <w:tcW w:w="2209" w:type="dxa"/>
          </w:tcPr>
          <w:p w14:paraId="644F0462" w14:textId="77777777" w:rsidR="00C96556" w:rsidRDefault="00F61671">
            <w:pPr>
              <w:pStyle w:val="TableParagraph"/>
              <w:spacing w:before="10" w:line="240" w:lineRule="auto"/>
              <w:ind w:left="31"/>
              <w:jc w:val="center"/>
              <w:rPr>
                <w:sz w:val="24"/>
              </w:rPr>
            </w:pPr>
            <w:r>
              <w:rPr>
                <w:spacing w:val="-2"/>
                <w:w w:val="105"/>
                <w:sz w:val="24"/>
              </w:rPr>
              <w:t>(0.12)</w:t>
            </w:r>
          </w:p>
          <w:p w14:paraId="46680EE6" w14:textId="77777777" w:rsidR="00C96556" w:rsidRDefault="00F61671">
            <w:pPr>
              <w:pStyle w:val="TableParagraph"/>
              <w:spacing w:before="185" w:line="240" w:lineRule="auto"/>
              <w:ind w:left="31" w:right="2"/>
              <w:jc w:val="center"/>
              <w:rPr>
                <w:sz w:val="24"/>
              </w:rPr>
            </w:pPr>
            <w:r>
              <w:rPr>
                <w:spacing w:val="-4"/>
                <w:sz w:val="24"/>
              </w:rPr>
              <w:t>0.24</w:t>
            </w:r>
          </w:p>
        </w:tc>
        <w:tc>
          <w:tcPr>
            <w:tcW w:w="1957" w:type="dxa"/>
          </w:tcPr>
          <w:p w14:paraId="21106B98" w14:textId="77777777" w:rsidR="00C96556" w:rsidRDefault="00F61671">
            <w:pPr>
              <w:pStyle w:val="TableParagraph"/>
              <w:spacing w:before="10" w:line="240" w:lineRule="auto"/>
              <w:ind w:left="2" w:right="1"/>
              <w:jc w:val="center"/>
              <w:rPr>
                <w:sz w:val="24"/>
              </w:rPr>
            </w:pPr>
            <w:r>
              <w:rPr>
                <w:spacing w:val="-2"/>
                <w:w w:val="105"/>
                <w:sz w:val="24"/>
              </w:rPr>
              <w:t>(0.10)</w:t>
            </w:r>
          </w:p>
          <w:p w14:paraId="0DFC5820" w14:textId="77777777" w:rsidR="00C96556" w:rsidRDefault="00F61671">
            <w:pPr>
              <w:pStyle w:val="TableParagraph"/>
              <w:spacing w:before="185" w:line="240" w:lineRule="auto"/>
              <w:ind w:left="1" w:right="1"/>
              <w:jc w:val="center"/>
              <w:rPr>
                <w:sz w:val="24"/>
              </w:rPr>
            </w:pPr>
            <w:r>
              <w:rPr>
                <w:spacing w:val="-4"/>
                <w:sz w:val="24"/>
              </w:rPr>
              <w:t>0.25</w:t>
            </w:r>
          </w:p>
        </w:tc>
      </w:tr>
      <w:tr w:rsidR="00C96556" w14:paraId="6877EF32" w14:textId="77777777">
        <w:trPr>
          <w:trHeight w:val="895"/>
        </w:trPr>
        <w:tc>
          <w:tcPr>
            <w:tcW w:w="2507" w:type="dxa"/>
          </w:tcPr>
          <w:p w14:paraId="7936B3ED" w14:textId="77777777" w:rsidR="00C96556" w:rsidRDefault="00F61671">
            <w:pPr>
              <w:pStyle w:val="TableParagraph"/>
              <w:spacing w:before="70" w:line="240" w:lineRule="auto"/>
              <w:ind w:left="119"/>
              <w:rPr>
                <w:sz w:val="24"/>
              </w:rPr>
            </w:pPr>
            <w:r>
              <w:rPr>
                <w:spacing w:val="-2"/>
                <w:w w:val="105"/>
                <w:sz w:val="24"/>
              </w:rPr>
              <w:t>cation</w:t>
            </w:r>
          </w:p>
          <w:p w14:paraId="42A177D2" w14:textId="77777777" w:rsidR="00C96556" w:rsidRDefault="00F61671">
            <w:pPr>
              <w:pStyle w:val="TableParagraph"/>
              <w:spacing w:before="125" w:line="240" w:lineRule="auto"/>
              <w:ind w:left="119"/>
              <w:rPr>
                <w:sz w:val="24"/>
              </w:rPr>
            </w:pPr>
            <w:r>
              <w:rPr>
                <w:w w:val="105"/>
                <w:sz w:val="24"/>
              </w:rPr>
              <w:t>%</w:t>
            </w:r>
            <w:r>
              <w:rPr>
                <w:spacing w:val="34"/>
                <w:w w:val="105"/>
                <w:sz w:val="24"/>
              </w:rPr>
              <w:t xml:space="preserve"> </w:t>
            </w:r>
            <w:r>
              <w:rPr>
                <w:spacing w:val="-2"/>
                <w:w w:val="105"/>
                <w:sz w:val="24"/>
              </w:rPr>
              <w:t>Renters</w:t>
            </w:r>
          </w:p>
        </w:tc>
        <w:tc>
          <w:tcPr>
            <w:tcW w:w="1451" w:type="dxa"/>
          </w:tcPr>
          <w:p w14:paraId="477E7C58" w14:textId="77777777" w:rsidR="00C96556" w:rsidRDefault="00F61671">
            <w:pPr>
              <w:pStyle w:val="TableParagraph"/>
              <w:spacing w:before="10" w:line="240" w:lineRule="auto"/>
              <w:ind w:left="1" w:right="1"/>
              <w:jc w:val="center"/>
              <w:rPr>
                <w:sz w:val="24"/>
              </w:rPr>
            </w:pPr>
            <w:r>
              <w:rPr>
                <w:spacing w:val="-2"/>
                <w:w w:val="105"/>
                <w:sz w:val="24"/>
              </w:rPr>
              <w:t>(0.06)</w:t>
            </w:r>
          </w:p>
          <w:p w14:paraId="5A7519A1" w14:textId="77777777" w:rsidR="00C96556" w:rsidRDefault="00F61671">
            <w:pPr>
              <w:pStyle w:val="TableParagraph"/>
              <w:spacing w:before="185" w:line="240" w:lineRule="auto"/>
              <w:ind w:left="1" w:right="1"/>
              <w:jc w:val="center"/>
              <w:rPr>
                <w:sz w:val="24"/>
              </w:rPr>
            </w:pPr>
            <w:r>
              <w:rPr>
                <w:spacing w:val="-4"/>
                <w:sz w:val="24"/>
              </w:rPr>
              <w:t>0.20</w:t>
            </w:r>
          </w:p>
        </w:tc>
        <w:tc>
          <w:tcPr>
            <w:tcW w:w="1176" w:type="dxa"/>
          </w:tcPr>
          <w:p w14:paraId="59651146" w14:textId="77777777" w:rsidR="00C96556" w:rsidRDefault="00F61671">
            <w:pPr>
              <w:pStyle w:val="TableParagraph"/>
              <w:spacing w:before="10" w:line="240" w:lineRule="auto"/>
              <w:ind w:left="274"/>
              <w:rPr>
                <w:sz w:val="24"/>
              </w:rPr>
            </w:pPr>
            <w:r>
              <w:rPr>
                <w:spacing w:val="-2"/>
                <w:w w:val="105"/>
                <w:sz w:val="24"/>
              </w:rPr>
              <w:t>(0.06)</w:t>
            </w:r>
          </w:p>
          <w:p w14:paraId="155497D4" w14:textId="77777777" w:rsidR="00C96556" w:rsidRDefault="00F61671">
            <w:pPr>
              <w:pStyle w:val="TableParagraph"/>
              <w:spacing w:before="185" w:line="240" w:lineRule="auto"/>
              <w:ind w:left="365"/>
              <w:rPr>
                <w:sz w:val="24"/>
              </w:rPr>
            </w:pPr>
            <w:r>
              <w:rPr>
                <w:spacing w:val="-4"/>
                <w:sz w:val="24"/>
              </w:rPr>
              <w:t>0.20</w:t>
            </w:r>
          </w:p>
        </w:tc>
        <w:tc>
          <w:tcPr>
            <w:tcW w:w="1013" w:type="dxa"/>
          </w:tcPr>
          <w:p w14:paraId="69515AFB" w14:textId="77777777" w:rsidR="00C96556" w:rsidRDefault="00F61671">
            <w:pPr>
              <w:pStyle w:val="TableParagraph"/>
              <w:spacing w:before="10" w:line="240" w:lineRule="auto"/>
              <w:ind w:left="207"/>
              <w:rPr>
                <w:sz w:val="24"/>
              </w:rPr>
            </w:pPr>
            <w:r>
              <w:rPr>
                <w:spacing w:val="-2"/>
                <w:w w:val="105"/>
                <w:sz w:val="24"/>
              </w:rPr>
              <w:t>(0.06)</w:t>
            </w:r>
          </w:p>
          <w:p w14:paraId="711C4D83" w14:textId="77777777" w:rsidR="00C96556" w:rsidRDefault="00F61671">
            <w:pPr>
              <w:pStyle w:val="TableParagraph"/>
              <w:spacing w:before="185" w:line="240" w:lineRule="auto"/>
              <w:ind w:left="298"/>
              <w:rPr>
                <w:sz w:val="24"/>
              </w:rPr>
            </w:pPr>
            <w:r>
              <w:rPr>
                <w:spacing w:val="-4"/>
                <w:sz w:val="24"/>
              </w:rPr>
              <w:t>0.20</w:t>
            </w:r>
          </w:p>
        </w:tc>
        <w:tc>
          <w:tcPr>
            <w:tcW w:w="2209" w:type="dxa"/>
          </w:tcPr>
          <w:p w14:paraId="65D67DDE" w14:textId="77777777" w:rsidR="00C96556" w:rsidRDefault="00F61671">
            <w:pPr>
              <w:pStyle w:val="TableParagraph"/>
              <w:spacing w:before="10" w:line="240" w:lineRule="auto"/>
              <w:ind w:left="31"/>
              <w:jc w:val="center"/>
              <w:rPr>
                <w:sz w:val="24"/>
              </w:rPr>
            </w:pPr>
            <w:r>
              <w:rPr>
                <w:spacing w:val="-2"/>
                <w:w w:val="105"/>
                <w:sz w:val="24"/>
              </w:rPr>
              <w:t>(0.07)</w:t>
            </w:r>
          </w:p>
          <w:p w14:paraId="70A7A169" w14:textId="77777777" w:rsidR="00C96556" w:rsidRDefault="00F61671">
            <w:pPr>
              <w:pStyle w:val="TableParagraph"/>
              <w:spacing w:before="185" w:line="240" w:lineRule="auto"/>
              <w:ind w:left="31" w:right="2"/>
              <w:jc w:val="center"/>
              <w:rPr>
                <w:sz w:val="24"/>
              </w:rPr>
            </w:pPr>
            <w:r>
              <w:rPr>
                <w:spacing w:val="-4"/>
                <w:sz w:val="24"/>
              </w:rPr>
              <w:t>0.19</w:t>
            </w:r>
          </w:p>
        </w:tc>
        <w:tc>
          <w:tcPr>
            <w:tcW w:w="1957" w:type="dxa"/>
          </w:tcPr>
          <w:p w14:paraId="69E82B55" w14:textId="77777777" w:rsidR="00C96556" w:rsidRDefault="00F61671">
            <w:pPr>
              <w:pStyle w:val="TableParagraph"/>
              <w:spacing w:before="10" w:line="240" w:lineRule="auto"/>
              <w:ind w:left="2" w:right="1"/>
              <w:jc w:val="center"/>
              <w:rPr>
                <w:sz w:val="24"/>
              </w:rPr>
            </w:pPr>
            <w:r>
              <w:rPr>
                <w:spacing w:val="-2"/>
                <w:w w:val="105"/>
                <w:sz w:val="24"/>
              </w:rPr>
              <w:t>(0.06)</w:t>
            </w:r>
          </w:p>
          <w:p w14:paraId="0AD35531" w14:textId="77777777" w:rsidR="00C96556" w:rsidRDefault="00F61671">
            <w:pPr>
              <w:pStyle w:val="TableParagraph"/>
              <w:spacing w:before="185" w:line="240" w:lineRule="auto"/>
              <w:ind w:left="1" w:right="1"/>
              <w:jc w:val="center"/>
              <w:rPr>
                <w:sz w:val="24"/>
              </w:rPr>
            </w:pPr>
            <w:r>
              <w:rPr>
                <w:spacing w:val="-4"/>
                <w:sz w:val="24"/>
              </w:rPr>
              <w:t>0.20</w:t>
            </w:r>
          </w:p>
        </w:tc>
      </w:tr>
      <w:tr w:rsidR="00C96556" w14:paraId="5F93DBB2" w14:textId="77777777">
        <w:trPr>
          <w:trHeight w:val="478"/>
        </w:trPr>
        <w:tc>
          <w:tcPr>
            <w:tcW w:w="2507" w:type="dxa"/>
          </w:tcPr>
          <w:p w14:paraId="5C204C6B" w14:textId="77777777" w:rsidR="00C96556" w:rsidRDefault="00C96556">
            <w:pPr>
              <w:pStyle w:val="TableParagraph"/>
              <w:spacing w:line="240" w:lineRule="auto"/>
              <w:rPr>
                <w:rFonts w:ascii="Times New Roman"/>
              </w:rPr>
            </w:pPr>
          </w:p>
        </w:tc>
        <w:tc>
          <w:tcPr>
            <w:tcW w:w="1451" w:type="dxa"/>
          </w:tcPr>
          <w:p w14:paraId="5E209D5B" w14:textId="77777777" w:rsidR="00C96556" w:rsidRDefault="00F61671">
            <w:pPr>
              <w:pStyle w:val="TableParagraph"/>
              <w:spacing w:before="70" w:line="240" w:lineRule="auto"/>
              <w:ind w:left="1" w:right="1"/>
              <w:jc w:val="center"/>
              <w:rPr>
                <w:sz w:val="24"/>
              </w:rPr>
            </w:pPr>
            <w:r>
              <w:rPr>
                <w:spacing w:val="-2"/>
                <w:w w:val="105"/>
                <w:sz w:val="24"/>
              </w:rPr>
              <w:t>(0.11)</w:t>
            </w:r>
          </w:p>
        </w:tc>
        <w:tc>
          <w:tcPr>
            <w:tcW w:w="1176" w:type="dxa"/>
          </w:tcPr>
          <w:p w14:paraId="244188E6" w14:textId="77777777" w:rsidR="00C96556" w:rsidRDefault="00F61671">
            <w:pPr>
              <w:pStyle w:val="TableParagraph"/>
              <w:spacing w:before="70" w:line="240" w:lineRule="auto"/>
              <w:ind w:left="2" w:right="27"/>
              <w:jc w:val="center"/>
              <w:rPr>
                <w:sz w:val="24"/>
              </w:rPr>
            </w:pPr>
            <w:r>
              <w:rPr>
                <w:spacing w:val="-2"/>
                <w:w w:val="105"/>
                <w:sz w:val="24"/>
              </w:rPr>
              <w:t>(0.10)</w:t>
            </w:r>
          </w:p>
        </w:tc>
        <w:tc>
          <w:tcPr>
            <w:tcW w:w="1013" w:type="dxa"/>
          </w:tcPr>
          <w:p w14:paraId="012D950F" w14:textId="77777777" w:rsidR="00C96556" w:rsidRDefault="00F61671">
            <w:pPr>
              <w:pStyle w:val="TableParagraph"/>
              <w:spacing w:before="70" w:line="240" w:lineRule="auto"/>
              <w:ind w:left="2" w:right="1"/>
              <w:jc w:val="center"/>
              <w:rPr>
                <w:sz w:val="24"/>
              </w:rPr>
            </w:pPr>
            <w:r>
              <w:rPr>
                <w:spacing w:val="-2"/>
                <w:w w:val="105"/>
                <w:sz w:val="24"/>
              </w:rPr>
              <w:t>(0.11)</w:t>
            </w:r>
          </w:p>
        </w:tc>
        <w:tc>
          <w:tcPr>
            <w:tcW w:w="2209" w:type="dxa"/>
          </w:tcPr>
          <w:p w14:paraId="4CBC0816" w14:textId="77777777" w:rsidR="00C96556" w:rsidRDefault="00F61671">
            <w:pPr>
              <w:pStyle w:val="TableParagraph"/>
              <w:spacing w:before="70" w:line="240" w:lineRule="auto"/>
              <w:ind w:left="31"/>
              <w:jc w:val="center"/>
              <w:rPr>
                <w:sz w:val="24"/>
              </w:rPr>
            </w:pPr>
            <w:r>
              <w:rPr>
                <w:spacing w:val="-2"/>
                <w:w w:val="105"/>
                <w:sz w:val="24"/>
              </w:rPr>
              <w:t>(0.09)</w:t>
            </w:r>
          </w:p>
        </w:tc>
        <w:tc>
          <w:tcPr>
            <w:tcW w:w="1957" w:type="dxa"/>
          </w:tcPr>
          <w:p w14:paraId="648F1134" w14:textId="77777777" w:rsidR="00C96556" w:rsidRDefault="00F61671">
            <w:pPr>
              <w:pStyle w:val="TableParagraph"/>
              <w:spacing w:before="70" w:line="240" w:lineRule="auto"/>
              <w:ind w:left="2" w:right="1"/>
              <w:jc w:val="center"/>
              <w:rPr>
                <w:sz w:val="24"/>
              </w:rPr>
            </w:pPr>
            <w:r>
              <w:rPr>
                <w:spacing w:val="-2"/>
                <w:w w:val="105"/>
                <w:sz w:val="24"/>
              </w:rPr>
              <w:t>(0.11)</w:t>
            </w:r>
          </w:p>
        </w:tc>
      </w:tr>
      <w:tr w:rsidR="00C96556" w14:paraId="21BA3DB9" w14:textId="77777777">
        <w:trPr>
          <w:trHeight w:val="478"/>
        </w:trPr>
        <w:tc>
          <w:tcPr>
            <w:tcW w:w="2507" w:type="dxa"/>
          </w:tcPr>
          <w:p w14:paraId="46601368" w14:textId="77777777" w:rsidR="00C96556" w:rsidRDefault="00F61671">
            <w:pPr>
              <w:pStyle w:val="TableParagraph"/>
              <w:spacing w:before="70" w:line="240" w:lineRule="auto"/>
              <w:ind w:left="119"/>
              <w:rPr>
                <w:sz w:val="24"/>
              </w:rPr>
            </w:pPr>
            <w:r>
              <w:rPr>
                <w:sz w:val="24"/>
              </w:rPr>
              <w:t>Unemployment</w:t>
            </w:r>
            <w:r>
              <w:rPr>
                <w:spacing w:val="34"/>
                <w:sz w:val="24"/>
              </w:rPr>
              <w:t xml:space="preserve"> </w:t>
            </w:r>
            <w:r>
              <w:rPr>
                <w:spacing w:val="-4"/>
                <w:sz w:val="24"/>
              </w:rPr>
              <w:t>Rate</w:t>
            </w:r>
          </w:p>
        </w:tc>
        <w:tc>
          <w:tcPr>
            <w:tcW w:w="1451" w:type="dxa"/>
          </w:tcPr>
          <w:p w14:paraId="6ED54B27" w14:textId="77777777" w:rsidR="00C96556" w:rsidRDefault="00F61671">
            <w:pPr>
              <w:pStyle w:val="TableParagraph"/>
              <w:spacing w:before="70" w:line="240" w:lineRule="auto"/>
              <w:ind w:left="1" w:right="1"/>
              <w:jc w:val="center"/>
              <w:rPr>
                <w:sz w:val="24"/>
              </w:rPr>
            </w:pPr>
            <w:r>
              <w:rPr>
                <w:spacing w:val="-4"/>
                <w:sz w:val="24"/>
              </w:rPr>
              <w:t>0.05</w:t>
            </w:r>
          </w:p>
        </w:tc>
        <w:tc>
          <w:tcPr>
            <w:tcW w:w="1176" w:type="dxa"/>
          </w:tcPr>
          <w:p w14:paraId="07B11739" w14:textId="77777777" w:rsidR="00C96556" w:rsidRDefault="00F61671">
            <w:pPr>
              <w:pStyle w:val="TableParagraph"/>
              <w:spacing w:before="70" w:line="240" w:lineRule="auto"/>
              <w:ind w:left="1" w:right="27"/>
              <w:jc w:val="center"/>
              <w:rPr>
                <w:sz w:val="24"/>
              </w:rPr>
            </w:pPr>
            <w:r>
              <w:rPr>
                <w:spacing w:val="-4"/>
                <w:sz w:val="24"/>
              </w:rPr>
              <w:t>0.05</w:t>
            </w:r>
          </w:p>
        </w:tc>
        <w:tc>
          <w:tcPr>
            <w:tcW w:w="1013" w:type="dxa"/>
          </w:tcPr>
          <w:p w14:paraId="2FD4A985" w14:textId="77777777" w:rsidR="00C96556" w:rsidRDefault="00F61671">
            <w:pPr>
              <w:pStyle w:val="TableParagraph"/>
              <w:spacing w:before="70" w:line="240" w:lineRule="auto"/>
              <w:ind w:left="1" w:right="1"/>
              <w:jc w:val="center"/>
              <w:rPr>
                <w:sz w:val="24"/>
              </w:rPr>
            </w:pPr>
            <w:r>
              <w:rPr>
                <w:spacing w:val="-4"/>
                <w:sz w:val="24"/>
              </w:rPr>
              <w:t>0.05</w:t>
            </w:r>
          </w:p>
        </w:tc>
        <w:tc>
          <w:tcPr>
            <w:tcW w:w="2209" w:type="dxa"/>
          </w:tcPr>
          <w:p w14:paraId="0C78158E" w14:textId="77777777" w:rsidR="00C96556" w:rsidRDefault="00F61671">
            <w:pPr>
              <w:pStyle w:val="TableParagraph"/>
              <w:spacing w:before="70" w:line="240" w:lineRule="auto"/>
              <w:ind w:left="31" w:right="2"/>
              <w:jc w:val="center"/>
              <w:rPr>
                <w:sz w:val="24"/>
              </w:rPr>
            </w:pPr>
            <w:r>
              <w:rPr>
                <w:spacing w:val="-4"/>
                <w:sz w:val="24"/>
              </w:rPr>
              <w:t>0.05</w:t>
            </w:r>
          </w:p>
        </w:tc>
        <w:tc>
          <w:tcPr>
            <w:tcW w:w="1957" w:type="dxa"/>
          </w:tcPr>
          <w:p w14:paraId="75DFB1F0" w14:textId="77777777" w:rsidR="00C96556" w:rsidRDefault="00F61671">
            <w:pPr>
              <w:pStyle w:val="TableParagraph"/>
              <w:spacing w:before="70" w:line="240" w:lineRule="auto"/>
              <w:ind w:left="1" w:right="1"/>
              <w:jc w:val="center"/>
              <w:rPr>
                <w:sz w:val="24"/>
              </w:rPr>
            </w:pPr>
            <w:r>
              <w:rPr>
                <w:spacing w:val="-4"/>
                <w:sz w:val="24"/>
              </w:rPr>
              <w:t>0.06</w:t>
            </w:r>
          </w:p>
        </w:tc>
      </w:tr>
      <w:tr w:rsidR="00C96556" w14:paraId="2C4356EF" w14:textId="77777777">
        <w:trPr>
          <w:trHeight w:val="478"/>
        </w:trPr>
        <w:tc>
          <w:tcPr>
            <w:tcW w:w="2507" w:type="dxa"/>
          </w:tcPr>
          <w:p w14:paraId="00DEADAA" w14:textId="77777777" w:rsidR="00C96556" w:rsidRDefault="00C96556">
            <w:pPr>
              <w:pStyle w:val="TableParagraph"/>
              <w:spacing w:line="240" w:lineRule="auto"/>
              <w:rPr>
                <w:rFonts w:ascii="Times New Roman"/>
              </w:rPr>
            </w:pPr>
          </w:p>
        </w:tc>
        <w:tc>
          <w:tcPr>
            <w:tcW w:w="1451" w:type="dxa"/>
          </w:tcPr>
          <w:p w14:paraId="79B902DC" w14:textId="77777777" w:rsidR="00C96556" w:rsidRDefault="00F61671">
            <w:pPr>
              <w:pStyle w:val="TableParagraph"/>
              <w:spacing w:before="70" w:line="240" w:lineRule="auto"/>
              <w:ind w:left="1" w:right="1"/>
              <w:jc w:val="center"/>
              <w:rPr>
                <w:sz w:val="24"/>
              </w:rPr>
            </w:pPr>
            <w:r>
              <w:rPr>
                <w:spacing w:val="-2"/>
                <w:w w:val="105"/>
                <w:sz w:val="24"/>
              </w:rPr>
              <w:t>(0.04)</w:t>
            </w:r>
          </w:p>
        </w:tc>
        <w:tc>
          <w:tcPr>
            <w:tcW w:w="1176" w:type="dxa"/>
          </w:tcPr>
          <w:p w14:paraId="49AFA34A" w14:textId="77777777" w:rsidR="00C96556" w:rsidRDefault="00F61671">
            <w:pPr>
              <w:pStyle w:val="TableParagraph"/>
              <w:spacing w:before="70" w:line="240" w:lineRule="auto"/>
              <w:ind w:left="2" w:right="27"/>
              <w:jc w:val="center"/>
              <w:rPr>
                <w:sz w:val="24"/>
              </w:rPr>
            </w:pPr>
            <w:r>
              <w:rPr>
                <w:spacing w:val="-2"/>
                <w:w w:val="105"/>
                <w:sz w:val="24"/>
              </w:rPr>
              <w:t>(0.03)</w:t>
            </w:r>
          </w:p>
        </w:tc>
        <w:tc>
          <w:tcPr>
            <w:tcW w:w="1013" w:type="dxa"/>
          </w:tcPr>
          <w:p w14:paraId="72182C84" w14:textId="77777777" w:rsidR="00C96556" w:rsidRDefault="00F61671">
            <w:pPr>
              <w:pStyle w:val="TableParagraph"/>
              <w:spacing w:before="70" w:line="240" w:lineRule="auto"/>
              <w:ind w:left="2" w:right="1"/>
              <w:jc w:val="center"/>
              <w:rPr>
                <w:sz w:val="24"/>
              </w:rPr>
            </w:pPr>
            <w:r>
              <w:rPr>
                <w:spacing w:val="-2"/>
                <w:w w:val="105"/>
                <w:sz w:val="24"/>
              </w:rPr>
              <w:t>(0.04)</w:t>
            </w:r>
          </w:p>
        </w:tc>
        <w:tc>
          <w:tcPr>
            <w:tcW w:w="2209" w:type="dxa"/>
          </w:tcPr>
          <w:p w14:paraId="2470AD9B" w14:textId="77777777" w:rsidR="00C96556" w:rsidRDefault="00F61671">
            <w:pPr>
              <w:pStyle w:val="TableParagraph"/>
              <w:spacing w:before="70" w:line="240" w:lineRule="auto"/>
              <w:ind w:left="31"/>
              <w:jc w:val="center"/>
              <w:rPr>
                <w:sz w:val="24"/>
              </w:rPr>
            </w:pPr>
            <w:r>
              <w:rPr>
                <w:spacing w:val="-2"/>
                <w:w w:val="105"/>
                <w:sz w:val="24"/>
              </w:rPr>
              <w:t>(0.03)</w:t>
            </w:r>
          </w:p>
        </w:tc>
        <w:tc>
          <w:tcPr>
            <w:tcW w:w="1957" w:type="dxa"/>
          </w:tcPr>
          <w:p w14:paraId="11C0CB48" w14:textId="77777777" w:rsidR="00C96556" w:rsidRDefault="00F61671">
            <w:pPr>
              <w:pStyle w:val="TableParagraph"/>
              <w:spacing w:before="70" w:line="240" w:lineRule="auto"/>
              <w:ind w:left="2" w:right="1"/>
              <w:jc w:val="center"/>
              <w:rPr>
                <w:sz w:val="24"/>
              </w:rPr>
            </w:pPr>
            <w:r>
              <w:rPr>
                <w:spacing w:val="-2"/>
                <w:w w:val="105"/>
                <w:sz w:val="24"/>
              </w:rPr>
              <w:t>(0.04)</w:t>
            </w:r>
          </w:p>
        </w:tc>
      </w:tr>
      <w:tr w:rsidR="00C96556" w14:paraId="68AB1C93" w14:textId="77777777">
        <w:trPr>
          <w:trHeight w:val="478"/>
        </w:trPr>
        <w:tc>
          <w:tcPr>
            <w:tcW w:w="2507" w:type="dxa"/>
          </w:tcPr>
          <w:p w14:paraId="2E6AD722" w14:textId="77777777" w:rsidR="00C96556" w:rsidRDefault="00F61671">
            <w:pPr>
              <w:pStyle w:val="TableParagraph"/>
              <w:spacing w:before="70" w:line="240" w:lineRule="auto"/>
              <w:ind w:left="119"/>
              <w:rPr>
                <w:sz w:val="24"/>
              </w:rPr>
            </w:pPr>
            <w:r>
              <w:rPr>
                <w:w w:val="110"/>
                <w:sz w:val="24"/>
              </w:rPr>
              <w:t>%</w:t>
            </w:r>
            <w:r>
              <w:rPr>
                <w:spacing w:val="22"/>
                <w:w w:val="110"/>
                <w:sz w:val="24"/>
              </w:rPr>
              <w:t xml:space="preserve"> </w:t>
            </w:r>
            <w:r>
              <w:rPr>
                <w:spacing w:val="-2"/>
                <w:w w:val="110"/>
                <w:sz w:val="24"/>
              </w:rPr>
              <w:t>White</w:t>
            </w:r>
          </w:p>
        </w:tc>
        <w:tc>
          <w:tcPr>
            <w:tcW w:w="1451" w:type="dxa"/>
          </w:tcPr>
          <w:p w14:paraId="53CBF1B1" w14:textId="77777777" w:rsidR="00C96556" w:rsidRDefault="00F61671">
            <w:pPr>
              <w:pStyle w:val="TableParagraph"/>
              <w:spacing w:before="70" w:line="240" w:lineRule="auto"/>
              <w:ind w:left="1" w:right="1"/>
              <w:jc w:val="center"/>
              <w:rPr>
                <w:sz w:val="24"/>
              </w:rPr>
            </w:pPr>
            <w:r>
              <w:rPr>
                <w:spacing w:val="-4"/>
                <w:sz w:val="24"/>
              </w:rPr>
              <w:t>0.96</w:t>
            </w:r>
          </w:p>
        </w:tc>
        <w:tc>
          <w:tcPr>
            <w:tcW w:w="1176" w:type="dxa"/>
          </w:tcPr>
          <w:p w14:paraId="5203F1EF" w14:textId="77777777" w:rsidR="00C96556" w:rsidRDefault="00F61671">
            <w:pPr>
              <w:pStyle w:val="TableParagraph"/>
              <w:spacing w:before="70" w:line="240" w:lineRule="auto"/>
              <w:ind w:right="27"/>
              <w:jc w:val="center"/>
              <w:rPr>
                <w:sz w:val="24"/>
              </w:rPr>
            </w:pPr>
            <w:r>
              <w:rPr>
                <w:spacing w:val="-4"/>
                <w:sz w:val="24"/>
              </w:rPr>
              <w:t>0.97</w:t>
            </w:r>
          </w:p>
        </w:tc>
        <w:tc>
          <w:tcPr>
            <w:tcW w:w="1013" w:type="dxa"/>
          </w:tcPr>
          <w:p w14:paraId="7C654778" w14:textId="77777777" w:rsidR="00C96556" w:rsidRDefault="00F61671">
            <w:pPr>
              <w:pStyle w:val="TableParagraph"/>
              <w:spacing w:before="70" w:line="240" w:lineRule="auto"/>
              <w:ind w:left="1" w:right="2"/>
              <w:jc w:val="center"/>
              <w:rPr>
                <w:sz w:val="24"/>
              </w:rPr>
            </w:pPr>
            <w:r>
              <w:rPr>
                <w:spacing w:val="-4"/>
                <w:sz w:val="24"/>
              </w:rPr>
              <w:t>0.96</w:t>
            </w:r>
          </w:p>
        </w:tc>
        <w:tc>
          <w:tcPr>
            <w:tcW w:w="2209" w:type="dxa"/>
          </w:tcPr>
          <w:p w14:paraId="5473CB24" w14:textId="77777777" w:rsidR="00C96556" w:rsidRDefault="00F61671">
            <w:pPr>
              <w:pStyle w:val="TableParagraph"/>
              <w:spacing w:before="70" w:line="240" w:lineRule="auto"/>
              <w:ind w:left="31" w:right="3"/>
              <w:jc w:val="center"/>
              <w:rPr>
                <w:sz w:val="24"/>
              </w:rPr>
            </w:pPr>
            <w:r>
              <w:rPr>
                <w:spacing w:val="-4"/>
                <w:sz w:val="24"/>
              </w:rPr>
              <w:t>0.97</w:t>
            </w:r>
          </w:p>
        </w:tc>
        <w:tc>
          <w:tcPr>
            <w:tcW w:w="1957" w:type="dxa"/>
          </w:tcPr>
          <w:p w14:paraId="79450A5A" w14:textId="77777777" w:rsidR="00C96556" w:rsidRDefault="00F61671">
            <w:pPr>
              <w:pStyle w:val="TableParagraph"/>
              <w:spacing w:before="70" w:line="240" w:lineRule="auto"/>
              <w:ind w:left="1" w:right="2"/>
              <w:jc w:val="center"/>
              <w:rPr>
                <w:sz w:val="24"/>
              </w:rPr>
            </w:pPr>
            <w:r>
              <w:rPr>
                <w:spacing w:val="-4"/>
                <w:sz w:val="24"/>
              </w:rPr>
              <w:t>0.97</w:t>
            </w:r>
          </w:p>
        </w:tc>
      </w:tr>
      <w:tr w:rsidR="00C96556" w14:paraId="709F9F86" w14:textId="77777777">
        <w:trPr>
          <w:trHeight w:val="478"/>
        </w:trPr>
        <w:tc>
          <w:tcPr>
            <w:tcW w:w="2507" w:type="dxa"/>
          </w:tcPr>
          <w:p w14:paraId="0774133D" w14:textId="77777777" w:rsidR="00C96556" w:rsidRDefault="00C96556">
            <w:pPr>
              <w:pStyle w:val="TableParagraph"/>
              <w:spacing w:line="240" w:lineRule="auto"/>
              <w:rPr>
                <w:rFonts w:ascii="Times New Roman"/>
              </w:rPr>
            </w:pPr>
          </w:p>
        </w:tc>
        <w:tc>
          <w:tcPr>
            <w:tcW w:w="1451" w:type="dxa"/>
          </w:tcPr>
          <w:p w14:paraId="0B12CADA" w14:textId="77777777" w:rsidR="00C96556" w:rsidRDefault="00F61671">
            <w:pPr>
              <w:pStyle w:val="TableParagraph"/>
              <w:spacing w:before="70" w:line="240" w:lineRule="auto"/>
              <w:ind w:left="1" w:right="1"/>
              <w:jc w:val="center"/>
              <w:rPr>
                <w:sz w:val="24"/>
              </w:rPr>
            </w:pPr>
            <w:r>
              <w:rPr>
                <w:spacing w:val="-2"/>
                <w:w w:val="105"/>
                <w:sz w:val="24"/>
              </w:rPr>
              <w:t>(0.07)</w:t>
            </w:r>
          </w:p>
        </w:tc>
        <w:tc>
          <w:tcPr>
            <w:tcW w:w="1176" w:type="dxa"/>
          </w:tcPr>
          <w:p w14:paraId="6AFCCFCE" w14:textId="77777777" w:rsidR="00C96556" w:rsidRDefault="00F61671">
            <w:pPr>
              <w:pStyle w:val="TableParagraph"/>
              <w:spacing w:before="70" w:line="240" w:lineRule="auto"/>
              <w:ind w:left="2" w:right="27"/>
              <w:jc w:val="center"/>
              <w:rPr>
                <w:sz w:val="24"/>
              </w:rPr>
            </w:pPr>
            <w:r>
              <w:rPr>
                <w:spacing w:val="-2"/>
                <w:w w:val="105"/>
                <w:sz w:val="24"/>
              </w:rPr>
              <w:t>(0.07)</w:t>
            </w:r>
          </w:p>
        </w:tc>
        <w:tc>
          <w:tcPr>
            <w:tcW w:w="1013" w:type="dxa"/>
          </w:tcPr>
          <w:p w14:paraId="7FBCFE07" w14:textId="77777777" w:rsidR="00C96556" w:rsidRDefault="00F61671">
            <w:pPr>
              <w:pStyle w:val="TableParagraph"/>
              <w:spacing w:before="70" w:line="240" w:lineRule="auto"/>
              <w:ind w:left="2" w:right="1"/>
              <w:jc w:val="center"/>
              <w:rPr>
                <w:sz w:val="24"/>
              </w:rPr>
            </w:pPr>
            <w:r>
              <w:rPr>
                <w:spacing w:val="-2"/>
                <w:w w:val="105"/>
                <w:sz w:val="24"/>
              </w:rPr>
              <w:t>(0.07)</w:t>
            </w:r>
          </w:p>
        </w:tc>
        <w:tc>
          <w:tcPr>
            <w:tcW w:w="2209" w:type="dxa"/>
          </w:tcPr>
          <w:p w14:paraId="106A5DD7" w14:textId="77777777" w:rsidR="00C96556" w:rsidRDefault="00F61671">
            <w:pPr>
              <w:pStyle w:val="TableParagraph"/>
              <w:spacing w:before="70" w:line="240" w:lineRule="auto"/>
              <w:ind w:left="31"/>
              <w:jc w:val="center"/>
              <w:rPr>
                <w:sz w:val="24"/>
              </w:rPr>
            </w:pPr>
            <w:r>
              <w:rPr>
                <w:spacing w:val="-2"/>
                <w:w w:val="105"/>
                <w:sz w:val="24"/>
              </w:rPr>
              <w:t>(0.07)</w:t>
            </w:r>
          </w:p>
        </w:tc>
        <w:tc>
          <w:tcPr>
            <w:tcW w:w="1957" w:type="dxa"/>
          </w:tcPr>
          <w:p w14:paraId="5B9EA7FE" w14:textId="77777777" w:rsidR="00C96556" w:rsidRDefault="00F61671">
            <w:pPr>
              <w:pStyle w:val="TableParagraph"/>
              <w:spacing w:before="70" w:line="240" w:lineRule="auto"/>
              <w:ind w:left="2" w:right="1"/>
              <w:jc w:val="center"/>
              <w:rPr>
                <w:sz w:val="24"/>
              </w:rPr>
            </w:pPr>
            <w:r>
              <w:rPr>
                <w:spacing w:val="-2"/>
                <w:w w:val="105"/>
                <w:sz w:val="24"/>
              </w:rPr>
              <w:t>(0.08)</w:t>
            </w:r>
          </w:p>
        </w:tc>
      </w:tr>
      <w:tr w:rsidR="00C96556" w14:paraId="13748301" w14:textId="77777777">
        <w:trPr>
          <w:trHeight w:val="478"/>
        </w:trPr>
        <w:tc>
          <w:tcPr>
            <w:tcW w:w="2507" w:type="dxa"/>
          </w:tcPr>
          <w:p w14:paraId="36B7D93B" w14:textId="77777777" w:rsidR="00C96556" w:rsidRDefault="00F61671">
            <w:pPr>
              <w:pStyle w:val="TableParagraph"/>
              <w:spacing w:before="70" w:line="240" w:lineRule="auto"/>
              <w:ind w:left="119"/>
              <w:rPr>
                <w:sz w:val="24"/>
              </w:rPr>
            </w:pPr>
            <w:r>
              <w:rPr>
                <w:w w:val="115"/>
                <w:sz w:val="24"/>
              </w:rPr>
              <w:t>%</w:t>
            </w:r>
            <w:r>
              <w:rPr>
                <w:spacing w:val="11"/>
                <w:w w:val="115"/>
                <w:sz w:val="24"/>
              </w:rPr>
              <w:t xml:space="preserve"> </w:t>
            </w:r>
            <w:r>
              <w:rPr>
                <w:spacing w:val="-2"/>
                <w:w w:val="115"/>
                <w:sz w:val="24"/>
              </w:rPr>
              <w:t>Black</w:t>
            </w:r>
          </w:p>
        </w:tc>
        <w:tc>
          <w:tcPr>
            <w:tcW w:w="1451" w:type="dxa"/>
          </w:tcPr>
          <w:p w14:paraId="46158885" w14:textId="77777777" w:rsidR="00C96556" w:rsidRDefault="00F61671">
            <w:pPr>
              <w:pStyle w:val="TableParagraph"/>
              <w:spacing w:before="70" w:line="240" w:lineRule="auto"/>
              <w:ind w:left="1" w:right="1"/>
              <w:jc w:val="center"/>
              <w:rPr>
                <w:sz w:val="24"/>
              </w:rPr>
            </w:pPr>
            <w:r>
              <w:rPr>
                <w:spacing w:val="-4"/>
                <w:sz w:val="24"/>
              </w:rPr>
              <w:t>0.02</w:t>
            </w:r>
          </w:p>
        </w:tc>
        <w:tc>
          <w:tcPr>
            <w:tcW w:w="1176" w:type="dxa"/>
          </w:tcPr>
          <w:p w14:paraId="43233939" w14:textId="77777777" w:rsidR="00C96556" w:rsidRDefault="00F61671">
            <w:pPr>
              <w:pStyle w:val="TableParagraph"/>
              <w:spacing w:before="70" w:line="240" w:lineRule="auto"/>
              <w:ind w:right="27"/>
              <w:jc w:val="center"/>
              <w:rPr>
                <w:sz w:val="24"/>
              </w:rPr>
            </w:pPr>
            <w:r>
              <w:rPr>
                <w:spacing w:val="-4"/>
                <w:sz w:val="24"/>
              </w:rPr>
              <w:t>0.02</w:t>
            </w:r>
          </w:p>
        </w:tc>
        <w:tc>
          <w:tcPr>
            <w:tcW w:w="1013" w:type="dxa"/>
          </w:tcPr>
          <w:p w14:paraId="3957108E" w14:textId="77777777" w:rsidR="00C96556" w:rsidRDefault="00F61671">
            <w:pPr>
              <w:pStyle w:val="TableParagraph"/>
              <w:spacing w:before="70" w:line="240" w:lineRule="auto"/>
              <w:ind w:left="1" w:right="1"/>
              <w:jc w:val="center"/>
              <w:rPr>
                <w:sz w:val="24"/>
              </w:rPr>
            </w:pPr>
            <w:r>
              <w:rPr>
                <w:spacing w:val="-4"/>
                <w:sz w:val="24"/>
              </w:rPr>
              <w:t>0.02</w:t>
            </w:r>
          </w:p>
        </w:tc>
        <w:tc>
          <w:tcPr>
            <w:tcW w:w="2209" w:type="dxa"/>
          </w:tcPr>
          <w:p w14:paraId="5C22F10D" w14:textId="77777777" w:rsidR="00C96556" w:rsidRDefault="00F61671">
            <w:pPr>
              <w:pStyle w:val="TableParagraph"/>
              <w:spacing w:before="70" w:line="240" w:lineRule="auto"/>
              <w:ind w:left="31" w:right="2"/>
              <w:jc w:val="center"/>
              <w:rPr>
                <w:sz w:val="24"/>
              </w:rPr>
            </w:pPr>
            <w:r>
              <w:rPr>
                <w:spacing w:val="-4"/>
                <w:sz w:val="24"/>
              </w:rPr>
              <w:t>0.02</w:t>
            </w:r>
          </w:p>
        </w:tc>
        <w:tc>
          <w:tcPr>
            <w:tcW w:w="1957" w:type="dxa"/>
          </w:tcPr>
          <w:p w14:paraId="438654EB" w14:textId="77777777" w:rsidR="00C96556" w:rsidRDefault="00F61671">
            <w:pPr>
              <w:pStyle w:val="TableParagraph"/>
              <w:spacing w:before="70" w:line="240" w:lineRule="auto"/>
              <w:ind w:left="1" w:right="1"/>
              <w:jc w:val="center"/>
              <w:rPr>
                <w:sz w:val="24"/>
              </w:rPr>
            </w:pPr>
            <w:r>
              <w:rPr>
                <w:spacing w:val="-4"/>
                <w:sz w:val="24"/>
              </w:rPr>
              <w:t>0.02</w:t>
            </w:r>
          </w:p>
        </w:tc>
      </w:tr>
      <w:tr w:rsidR="00C96556" w14:paraId="7AEF7F20" w14:textId="77777777">
        <w:trPr>
          <w:trHeight w:val="478"/>
        </w:trPr>
        <w:tc>
          <w:tcPr>
            <w:tcW w:w="2507" w:type="dxa"/>
          </w:tcPr>
          <w:p w14:paraId="77D289B6" w14:textId="77777777" w:rsidR="00C96556" w:rsidRDefault="00C96556">
            <w:pPr>
              <w:pStyle w:val="TableParagraph"/>
              <w:spacing w:line="240" w:lineRule="auto"/>
              <w:rPr>
                <w:rFonts w:ascii="Times New Roman"/>
              </w:rPr>
            </w:pPr>
          </w:p>
        </w:tc>
        <w:tc>
          <w:tcPr>
            <w:tcW w:w="1451" w:type="dxa"/>
          </w:tcPr>
          <w:p w14:paraId="62FA0ED7" w14:textId="77777777" w:rsidR="00C96556" w:rsidRDefault="00F61671">
            <w:pPr>
              <w:pStyle w:val="TableParagraph"/>
              <w:spacing w:before="70" w:line="240" w:lineRule="auto"/>
              <w:ind w:left="1" w:right="1"/>
              <w:jc w:val="center"/>
              <w:rPr>
                <w:sz w:val="24"/>
              </w:rPr>
            </w:pPr>
            <w:r>
              <w:rPr>
                <w:spacing w:val="-2"/>
                <w:w w:val="105"/>
                <w:sz w:val="24"/>
              </w:rPr>
              <w:t>(0.07)</w:t>
            </w:r>
          </w:p>
        </w:tc>
        <w:tc>
          <w:tcPr>
            <w:tcW w:w="1176" w:type="dxa"/>
          </w:tcPr>
          <w:p w14:paraId="2E183489" w14:textId="77777777" w:rsidR="00C96556" w:rsidRDefault="00F61671">
            <w:pPr>
              <w:pStyle w:val="TableParagraph"/>
              <w:spacing w:before="70" w:line="240" w:lineRule="auto"/>
              <w:ind w:left="2" w:right="27"/>
              <w:jc w:val="center"/>
              <w:rPr>
                <w:sz w:val="24"/>
              </w:rPr>
            </w:pPr>
            <w:r>
              <w:rPr>
                <w:spacing w:val="-2"/>
                <w:w w:val="105"/>
                <w:sz w:val="24"/>
              </w:rPr>
              <w:t>(0.06)</w:t>
            </w:r>
          </w:p>
        </w:tc>
        <w:tc>
          <w:tcPr>
            <w:tcW w:w="1013" w:type="dxa"/>
          </w:tcPr>
          <w:p w14:paraId="71A42ADB" w14:textId="77777777" w:rsidR="00C96556" w:rsidRDefault="00F61671">
            <w:pPr>
              <w:pStyle w:val="TableParagraph"/>
              <w:spacing w:before="70" w:line="240" w:lineRule="auto"/>
              <w:ind w:left="2" w:right="1"/>
              <w:jc w:val="center"/>
              <w:rPr>
                <w:sz w:val="24"/>
              </w:rPr>
            </w:pPr>
            <w:r>
              <w:rPr>
                <w:spacing w:val="-2"/>
                <w:w w:val="105"/>
                <w:sz w:val="24"/>
              </w:rPr>
              <w:t>(0.07)</w:t>
            </w:r>
          </w:p>
        </w:tc>
        <w:tc>
          <w:tcPr>
            <w:tcW w:w="2209" w:type="dxa"/>
          </w:tcPr>
          <w:p w14:paraId="420D1183" w14:textId="77777777" w:rsidR="00C96556" w:rsidRDefault="00F61671">
            <w:pPr>
              <w:pStyle w:val="TableParagraph"/>
              <w:spacing w:before="70" w:line="240" w:lineRule="auto"/>
              <w:ind w:left="31"/>
              <w:jc w:val="center"/>
              <w:rPr>
                <w:sz w:val="24"/>
              </w:rPr>
            </w:pPr>
            <w:r>
              <w:rPr>
                <w:spacing w:val="-2"/>
                <w:w w:val="105"/>
                <w:sz w:val="24"/>
              </w:rPr>
              <w:t>(0.07)</w:t>
            </w:r>
          </w:p>
        </w:tc>
        <w:tc>
          <w:tcPr>
            <w:tcW w:w="1957" w:type="dxa"/>
          </w:tcPr>
          <w:p w14:paraId="0A65B578" w14:textId="77777777" w:rsidR="00C96556" w:rsidRDefault="00F61671">
            <w:pPr>
              <w:pStyle w:val="TableParagraph"/>
              <w:spacing w:before="70" w:line="240" w:lineRule="auto"/>
              <w:ind w:left="2" w:right="1"/>
              <w:jc w:val="center"/>
              <w:rPr>
                <w:sz w:val="24"/>
              </w:rPr>
            </w:pPr>
            <w:r>
              <w:rPr>
                <w:spacing w:val="-2"/>
                <w:w w:val="105"/>
                <w:sz w:val="24"/>
              </w:rPr>
              <w:t>(0.07)</w:t>
            </w:r>
          </w:p>
        </w:tc>
      </w:tr>
      <w:tr w:rsidR="00C96556" w14:paraId="75DEF554" w14:textId="77777777">
        <w:trPr>
          <w:trHeight w:val="478"/>
        </w:trPr>
        <w:tc>
          <w:tcPr>
            <w:tcW w:w="2507" w:type="dxa"/>
          </w:tcPr>
          <w:p w14:paraId="50ECFA37" w14:textId="77777777" w:rsidR="00C96556" w:rsidRDefault="00F61671">
            <w:pPr>
              <w:pStyle w:val="TableParagraph"/>
              <w:spacing w:before="70" w:line="240" w:lineRule="auto"/>
              <w:ind w:left="119"/>
              <w:rPr>
                <w:sz w:val="24"/>
              </w:rPr>
            </w:pPr>
            <w:r>
              <w:rPr>
                <w:w w:val="105"/>
                <w:sz w:val="24"/>
              </w:rPr>
              <w:t>%</w:t>
            </w:r>
            <w:r>
              <w:rPr>
                <w:spacing w:val="34"/>
                <w:w w:val="105"/>
                <w:sz w:val="24"/>
              </w:rPr>
              <w:t xml:space="preserve"> </w:t>
            </w:r>
            <w:r>
              <w:rPr>
                <w:spacing w:val="-2"/>
                <w:w w:val="105"/>
                <w:sz w:val="24"/>
              </w:rPr>
              <w:t>Married</w:t>
            </w:r>
          </w:p>
        </w:tc>
        <w:tc>
          <w:tcPr>
            <w:tcW w:w="1451" w:type="dxa"/>
          </w:tcPr>
          <w:p w14:paraId="2E47F91B" w14:textId="77777777" w:rsidR="00C96556" w:rsidRDefault="00F61671">
            <w:pPr>
              <w:pStyle w:val="TableParagraph"/>
              <w:spacing w:before="70" w:line="240" w:lineRule="auto"/>
              <w:ind w:left="1"/>
              <w:jc w:val="center"/>
              <w:rPr>
                <w:sz w:val="24"/>
              </w:rPr>
            </w:pPr>
            <w:r>
              <w:rPr>
                <w:spacing w:val="-4"/>
                <w:sz w:val="24"/>
              </w:rPr>
              <w:t>0.59</w:t>
            </w:r>
          </w:p>
        </w:tc>
        <w:tc>
          <w:tcPr>
            <w:tcW w:w="1176" w:type="dxa"/>
          </w:tcPr>
          <w:p w14:paraId="1A2C5495" w14:textId="77777777" w:rsidR="00C96556" w:rsidRDefault="00F61671">
            <w:pPr>
              <w:pStyle w:val="TableParagraph"/>
              <w:spacing w:before="70" w:line="240" w:lineRule="auto"/>
              <w:ind w:left="2" w:right="27"/>
              <w:jc w:val="center"/>
              <w:rPr>
                <w:sz w:val="24"/>
              </w:rPr>
            </w:pPr>
            <w:r>
              <w:rPr>
                <w:spacing w:val="-4"/>
                <w:sz w:val="24"/>
              </w:rPr>
              <w:t>0.60</w:t>
            </w:r>
          </w:p>
        </w:tc>
        <w:tc>
          <w:tcPr>
            <w:tcW w:w="1013" w:type="dxa"/>
          </w:tcPr>
          <w:p w14:paraId="31B58E74" w14:textId="77777777" w:rsidR="00C96556" w:rsidRDefault="00F61671">
            <w:pPr>
              <w:pStyle w:val="TableParagraph"/>
              <w:spacing w:before="70" w:line="240" w:lineRule="auto"/>
              <w:ind w:left="2" w:right="1"/>
              <w:jc w:val="center"/>
              <w:rPr>
                <w:sz w:val="24"/>
              </w:rPr>
            </w:pPr>
            <w:r>
              <w:rPr>
                <w:spacing w:val="-4"/>
                <w:sz w:val="24"/>
              </w:rPr>
              <w:t>0.59</w:t>
            </w:r>
          </w:p>
        </w:tc>
        <w:tc>
          <w:tcPr>
            <w:tcW w:w="2209" w:type="dxa"/>
          </w:tcPr>
          <w:p w14:paraId="1D26C612" w14:textId="77777777" w:rsidR="00C96556" w:rsidRDefault="00F61671">
            <w:pPr>
              <w:pStyle w:val="TableParagraph"/>
              <w:spacing w:before="70" w:line="240" w:lineRule="auto"/>
              <w:ind w:left="31" w:right="1"/>
              <w:jc w:val="center"/>
              <w:rPr>
                <w:sz w:val="24"/>
              </w:rPr>
            </w:pPr>
            <w:r>
              <w:rPr>
                <w:spacing w:val="-4"/>
                <w:sz w:val="24"/>
              </w:rPr>
              <w:t>0.61</w:t>
            </w:r>
          </w:p>
        </w:tc>
        <w:tc>
          <w:tcPr>
            <w:tcW w:w="1957" w:type="dxa"/>
          </w:tcPr>
          <w:p w14:paraId="7389506A" w14:textId="77777777" w:rsidR="00C96556" w:rsidRDefault="00F61671">
            <w:pPr>
              <w:pStyle w:val="TableParagraph"/>
              <w:spacing w:before="70" w:line="240" w:lineRule="auto"/>
              <w:ind w:left="2" w:right="1"/>
              <w:jc w:val="center"/>
              <w:rPr>
                <w:sz w:val="24"/>
              </w:rPr>
            </w:pPr>
            <w:r>
              <w:rPr>
                <w:spacing w:val="-4"/>
                <w:sz w:val="24"/>
              </w:rPr>
              <w:t>0.60</w:t>
            </w:r>
          </w:p>
        </w:tc>
      </w:tr>
      <w:tr w:rsidR="00C96556" w14:paraId="54D4A7DC" w14:textId="77777777">
        <w:trPr>
          <w:trHeight w:val="478"/>
        </w:trPr>
        <w:tc>
          <w:tcPr>
            <w:tcW w:w="2507" w:type="dxa"/>
          </w:tcPr>
          <w:p w14:paraId="05769D6B" w14:textId="77777777" w:rsidR="00C96556" w:rsidRDefault="00C96556">
            <w:pPr>
              <w:pStyle w:val="TableParagraph"/>
              <w:spacing w:line="240" w:lineRule="auto"/>
              <w:rPr>
                <w:rFonts w:ascii="Times New Roman"/>
              </w:rPr>
            </w:pPr>
          </w:p>
        </w:tc>
        <w:tc>
          <w:tcPr>
            <w:tcW w:w="1451" w:type="dxa"/>
          </w:tcPr>
          <w:p w14:paraId="3281B5C3" w14:textId="77777777" w:rsidR="00C96556" w:rsidRDefault="00F61671">
            <w:pPr>
              <w:pStyle w:val="TableParagraph"/>
              <w:spacing w:before="70" w:line="240" w:lineRule="auto"/>
              <w:ind w:left="1" w:right="1"/>
              <w:jc w:val="center"/>
              <w:rPr>
                <w:sz w:val="24"/>
              </w:rPr>
            </w:pPr>
            <w:r>
              <w:rPr>
                <w:spacing w:val="-2"/>
                <w:w w:val="105"/>
                <w:sz w:val="24"/>
              </w:rPr>
              <w:t>(0.09)</w:t>
            </w:r>
          </w:p>
        </w:tc>
        <w:tc>
          <w:tcPr>
            <w:tcW w:w="1176" w:type="dxa"/>
          </w:tcPr>
          <w:p w14:paraId="3526D3E8" w14:textId="77777777" w:rsidR="00C96556" w:rsidRDefault="00F61671">
            <w:pPr>
              <w:pStyle w:val="TableParagraph"/>
              <w:spacing w:before="70" w:line="240" w:lineRule="auto"/>
              <w:ind w:left="2" w:right="27"/>
              <w:jc w:val="center"/>
              <w:rPr>
                <w:sz w:val="24"/>
              </w:rPr>
            </w:pPr>
            <w:r>
              <w:rPr>
                <w:spacing w:val="-2"/>
                <w:w w:val="105"/>
                <w:sz w:val="24"/>
              </w:rPr>
              <w:t>(0.08)</w:t>
            </w:r>
          </w:p>
        </w:tc>
        <w:tc>
          <w:tcPr>
            <w:tcW w:w="1013" w:type="dxa"/>
          </w:tcPr>
          <w:p w14:paraId="2D9C2B7F" w14:textId="77777777" w:rsidR="00C96556" w:rsidRDefault="00F61671">
            <w:pPr>
              <w:pStyle w:val="TableParagraph"/>
              <w:spacing w:before="70" w:line="240" w:lineRule="auto"/>
              <w:ind w:left="2" w:right="1"/>
              <w:jc w:val="center"/>
              <w:rPr>
                <w:sz w:val="24"/>
              </w:rPr>
            </w:pPr>
            <w:r>
              <w:rPr>
                <w:spacing w:val="-2"/>
                <w:w w:val="105"/>
                <w:sz w:val="24"/>
              </w:rPr>
              <w:t>(0.09)</w:t>
            </w:r>
          </w:p>
        </w:tc>
        <w:tc>
          <w:tcPr>
            <w:tcW w:w="2209" w:type="dxa"/>
          </w:tcPr>
          <w:p w14:paraId="5B3D7429" w14:textId="77777777" w:rsidR="00C96556" w:rsidRDefault="00F61671">
            <w:pPr>
              <w:pStyle w:val="TableParagraph"/>
              <w:spacing w:before="70" w:line="240" w:lineRule="auto"/>
              <w:ind w:left="31"/>
              <w:jc w:val="center"/>
              <w:rPr>
                <w:sz w:val="24"/>
              </w:rPr>
            </w:pPr>
            <w:r>
              <w:rPr>
                <w:spacing w:val="-2"/>
                <w:w w:val="105"/>
                <w:sz w:val="24"/>
              </w:rPr>
              <w:t>(0.08)</w:t>
            </w:r>
          </w:p>
        </w:tc>
        <w:tc>
          <w:tcPr>
            <w:tcW w:w="1957" w:type="dxa"/>
          </w:tcPr>
          <w:p w14:paraId="5F9E3E9B" w14:textId="77777777" w:rsidR="00C96556" w:rsidRDefault="00F61671">
            <w:pPr>
              <w:pStyle w:val="TableParagraph"/>
              <w:spacing w:before="70" w:line="240" w:lineRule="auto"/>
              <w:ind w:left="2" w:right="1"/>
              <w:jc w:val="center"/>
              <w:rPr>
                <w:sz w:val="24"/>
              </w:rPr>
            </w:pPr>
            <w:r>
              <w:rPr>
                <w:spacing w:val="-2"/>
                <w:w w:val="105"/>
                <w:sz w:val="24"/>
              </w:rPr>
              <w:t>(0.09)</w:t>
            </w:r>
          </w:p>
        </w:tc>
      </w:tr>
      <w:tr w:rsidR="00C96556" w14:paraId="3F7379A7" w14:textId="77777777">
        <w:trPr>
          <w:trHeight w:val="441"/>
        </w:trPr>
        <w:tc>
          <w:tcPr>
            <w:tcW w:w="2507" w:type="dxa"/>
            <w:tcBorders>
              <w:bottom w:val="single" w:sz="4" w:space="0" w:color="000000"/>
            </w:tcBorders>
          </w:tcPr>
          <w:p w14:paraId="7D387DCE" w14:textId="77777777" w:rsidR="00C96556" w:rsidRDefault="00F61671">
            <w:pPr>
              <w:pStyle w:val="TableParagraph"/>
              <w:spacing w:before="70" w:line="240" w:lineRule="auto"/>
              <w:ind w:left="119"/>
              <w:rPr>
                <w:sz w:val="24"/>
              </w:rPr>
            </w:pPr>
            <w:r>
              <w:rPr>
                <w:w w:val="105"/>
                <w:sz w:val="24"/>
              </w:rPr>
              <w:t>%</w:t>
            </w:r>
            <w:r>
              <w:rPr>
                <w:spacing w:val="34"/>
                <w:w w:val="105"/>
                <w:sz w:val="24"/>
              </w:rPr>
              <w:t xml:space="preserve"> </w:t>
            </w:r>
            <w:r>
              <w:rPr>
                <w:spacing w:val="-2"/>
                <w:w w:val="105"/>
                <w:sz w:val="24"/>
              </w:rPr>
              <w:t>Separated</w:t>
            </w:r>
          </w:p>
        </w:tc>
        <w:tc>
          <w:tcPr>
            <w:tcW w:w="1451" w:type="dxa"/>
            <w:tcBorders>
              <w:bottom w:val="single" w:sz="4" w:space="0" w:color="000000"/>
            </w:tcBorders>
          </w:tcPr>
          <w:p w14:paraId="7B3F54B3" w14:textId="77777777" w:rsidR="00C96556" w:rsidRDefault="00F61671">
            <w:pPr>
              <w:pStyle w:val="TableParagraph"/>
              <w:spacing w:before="70" w:line="240" w:lineRule="auto"/>
              <w:ind w:left="1"/>
              <w:jc w:val="center"/>
              <w:rPr>
                <w:sz w:val="24"/>
              </w:rPr>
            </w:pPr>
            <w:r>
              <w:rPr>
                <w:spacing w:val="-4"/>
                <w:sz w:val="24"/>
              </w:rPr>
              <w:t>0.01</w:t>
            </w:r>
          </w:p>
        </w:tc>
        <w:tc>
          <w:tcPr>
            <w:tcW w:w="1176" w:type="dxa"/>
            <w:tcBorders>
              <w:bottom w:val="single" w:sz="4" w:space="0" w:color="000000"/>
            </w:tcBorders>
          </w:tcPr>
          <w:p w14:paraId="47A14373" w14:textId="77777777" w:rsidR="00C96556" w:rsidRDefault="00F61671">
            <w:pPr>
              <w:pStyle w:val="TableParagraph"/>
              <w:spacing w:before="70" w:line="240" w:lineRule="auto"/>
              <w:ind w:left="2" w:right="27"/>
              <w:jc w:val="center"/>
              <w:rPr>
                <w:sz w:val="24"/>
              </w:rPr>
            </w:pPr>
            <w:r>
              <w:rPr>
                <w:spacing w:val="-4"/>
                <w:sz w:val="24"/>
              </w:rPr>
              <w:t>0.01</w:t>
            </w:r>
          </w:p>
        </w:tc>
        <w:tc>
          <w:tcPr>
            <w:tcW w:w="1013" w:type="dxa"/>
            <w:tcBorders>
              <w:bottom w:val="single" w:sz="4" w:space="0" w:color="000000"/>
            </w:tcBorders>
          </w:tcPr>
          <w:p w14:paraId="10A56653" w14:textId="77777777" w:rsidR="00C96556" w:rsidRDefault="00F61671">
            <w:pPr>
              <w:pStyle w:val="TableParagraph"/>
              <w:spacing w:before="70" w:line="240" w:lineRule="auto"/>
              <w:ind w:left="2" w:right="1"/>
              <w:jc w:val="center"/>
              <w:rPr>
                <w:sz w:val="24"/>
              </w:rPr>
            </w:pPr>
            <w:r>
              <w:rPr>
                <w:spacing w:val="-4"/>
                <w:sz w:val="24"/>
              </w:rPr>
              <w:t>0.01</w:t>
            </w:r>
          </w:p>
        </w:tc>
        <w:tc>
          <w:tcPr>
            <w:tcW w:w="2209" w:type="dxa"/>
            <w:tcBorders>
              <w:bottom w:val="single" w:sz="4" w:space="0" w:color="000000"/>
            </w:tcBorders>
          </w:tcPr>
          <w:p w14:paraId="345345EF" w14:textId="77777777" w:rsidR="00C96556" w:rsidRDefault="00F61671">
            <w:pPr>
              <w:pStyle w:val="TableParagraph"/>
              <w:spacing w:before="70" w:line="240" w:lineRule="auto"/>
              <w:ind w:left="31" w:right="1"/>
              <w:jc w:val="center"/>
              <w:rPr>
                <w:sz w:val="24"/>
              </w:rPr>
            </w:pPr>
            <w:r>
              <w:rPr>
                <w:spacing w:val="-4"/>
                <w:sz w:val="24"/>
              </w:rPr>
              <w:t>0.01</w:t>
            </w:r>
          </w:p>
        </w:tc>
        <w:tc>
          <w:tcPr>
            <w:tcW w:w="1957" w:type="dxa"/>
            <w:tcBorders>
              <w:bottom w:val="single" w:sz="4" w:space="0" w:color="000000"/>
            </w:tcBorders>
          </w:tcPr>
          <w:p w14:paraId="79AEBC1C" w14:textId="77777777" w:rsidR="00C96556" w:rsidRDefault="00F61671">
            <w:pPr>
              <w:pStyle w:val="TableParagraph"/>
              <w:spacing w:before="70" w:line="240" w:lineRule="auto"/>
              <w:ind w:left="2" w:right="1"/>
              <w:jc w:val="center"/>
              <w:rPr>
                <w:sz w:val="24"/>
              </w:rPr>
            </w:pPr>
            <w:r>
              <w:rPr>
                <w:spacing w:val="-4"/>
                <w:sz w:val="24"/>
              </w:rPr>
              <w:t>0.01</w:t>
            </w:r>
          </w:p>
        </w:tc>
      </w:tr>
    </w:tbl>
    <w:p w14:paraId="4C0EE2B2" w14:textId="77777777" w:rsidR="00C96556" w:rsidRDefault="00F61671">
      <w:pPr>
        <w:pStyle w:val="BodyText"/>
        <w:spacing w:before="110"/>
        <w:ind w:right="244"/>
        <w:jc w:val="right"/>
      </w:pPr>
      <w:r>
        <w:t>Continued</w:t>
      </w:r>
      <w:r>
        <w:rPr>
          <w:spacing w:val="38"/>
        </w:rPr>
        <w:t xml:space="preserve"> </w:t>
      </w:r>
      <w:r>
        <w:t>on</w:t>
      </w:r>
      <w:r>
        <w:rPr>
          <w:spacing w:val="37"/>
        </w:rPr>
        <w:t xml:space="preserve"> </w:t>
      </w:r>
      <w:r>
        <w:t>next</w:t>
      </w:r>
      <w:r>
        <w:rPr>
          <w:spacing w:val="37"/>
        </w:rPr>
        <w:t xml:space="preserve"> </w:t>
      </w:r>
      <w:r>
        <w:rPr>
          <w:spacing w:val="-4"/>
        </w:rPr>
        <w:t>page</w:t>
      </w:r>
    </w:p>
    <w:p w14:paraId="721B9722" w14:textId="77777777" w:rsidR="00C96556" w:rsidRDefault="00C96556">
      <w:pPr>
        <w:pStyle w:val="BodyText"/>
        <w:jc w:val="right"/>
        <w:sectPr w:rsidR="00C96556">
          <w:pgSz w:w="12240" w:h="15840"/>
          <w:pgMar w:top="1520" w:right="360" w:bottom="1020" w:left="1440" w:header="0" w:footer="749" w:gutter="0"/>
          <w:cols w:space="720"/>
        </w:sectPr>
      </w:pPr>
    </w:p>
    <w:p w14:paraId="2781F6B4" w14:textId="77777777" w:rsidR="00C96556" w:rsidRDefault="00F61671">
      <w:pPr>
        <w:pStyle w:val="Heading3"/>
        <w:spacing w:before="26" w:after="79"/>
        <w:ind w:right="125"/>
        <w:jc w:val="center"/>
      </w:pPr>
      <w:r>
        <w:rPr>
          <w:w w:val="115"/>
        </w:rPr>
        <w:lastRenderedPageBreak/>
        <w:t>Table</w:t>
      </w:r>
      <w:r>
        <w:rPr>
          <w:spacing w:val="19"/>
          <w:w w:val="115"/>
        </w:rPr>
        <w:t xml:space="preserve"> </w:t>
      </w:r>
      <w:r>
        <w:rPr>
          <w:w w:val="115"/>
        </w:rPr>
        <w:t>2</w:t>
      </w:r>
      <w:r>
        <w:rPr>
          <w:spacing w:val="20"/>
          <w:w w:val="115"/>
        </w:rPr>
        <w:t xml:space="preserve"> </w:t>
      </w:r>
      <w:r>
        <w:rPr>
          <w:w w:val="115"/>
        </w:rPr>
        <w:t>–</w:t>
      </w:r>
      <w:r>
        <w:rPr>
          <w:spacing w:val="20"/>
          <w:w w:val="115"/>
        </w:rPr>
        <w:t xml:space="preserve"> </w:t>
      </w:r>
      <w:r>
        <w:rPr>
          <w:w w:val="115"/>
        </w:rPr>
        <w:t>continued</w:t>
      </w:r>
      <w:r>
        <w:rPr>
          <w:spacing w:val="20"/>
          <w:w w:val="115"/>
        </w:rPr>
        <w:t xml:space="preserve"> </w:t>
      </w:r>
      <w:r>
        <w:rPr>
          <w:w w:val="115"/>
        </w:rPr>
        <w:t>from</w:t>
      </w:r>
      <w:r>
        <w:rPr>
          <w:spacing w:val="20"/>
          <w:w w:val="115"/>
        </w:rPr>
        <w:t xml:space="preserve"> </w:t>
      </w:r>
      <w:r>
        <w:rPr>
          <w:w w:val="115"/>
        </w:rPr>
        <w:t>previous</w:t>
      </w:r>
      <w:r>
        <w:rPr>
          <w:spacing w:val="20"/>
          <w:w w:val="115"/>
        </w:rPr>
        <w:t xml:space="preserve"> </w:t>
      </w:r>
      <w:r>
        <w:rPr>
          <w:spacing w:val="-4"/>
          <w:w w:val="115"/>
        </w:rPr>
        <w:t>page</w:t>
      </w:r>
    </w:p>
    <w:p w14:paraId="3FE21AE7" w14:textId="77777777" w:rsidR="00C96556" w:rsidRDefault="00F61671">
      <w:pPr>
        <w:pStyle w:val="BodyText"/>
        <w:spacing w:line="20" w:lineRule="exact"/>
        <w:ind w:left="-4"/>
        <w:rPr>
          <w:sz w:val="2"/>
        </w:rPr>
      </w:pPr>
      <w:r>
        <w:rPr>
          <w:noProof/>
          <w:sz w:val="2"/>
        </w:rPr>
        <mc:AlternateContent>
          <mc:Choice Requires="wpg">
            <w:drawing>
              <wp:inline distT="0" distB="0" distL="0" distR="0" wp14:anchorId="5F022A22" wp14:editId="71174E0A">
                <wp:extent cx="6548755" cy="5080"/>
                <wp:effectExtent l="9525" t="0" r="0" b="4445"/>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4" name="Graphic 24"/>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36DE21" id="Group 23"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O8QfMH4CAAAlBgAA&#10;DgAAAAAAAAAAAAAAAAAuAgAAZHJzL2Uyb0RvYy54bWxQSwECLQAUAAYACAAAACEAlrzC3toAAAAD&#10;AQAADwAAAAAAAAAAAAAAAADYBAAAZHJzL2Rvd25yZXYueG1sUEsFBgAAAAAEAAQA8wAAAN8FAAAA&#10;AA==&#10;">
                <v:shape id="Graphic 24"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" path="m,l6548653,em,l6548653,e" filled="f" strokeweight=".14039mm">
                  <v:path arrowok="t"/>
                </v:shape>
                <w10:anchorlock/>
              </v:group>
            </w:pict>
          </mc:Fallback>
        </mc:AlternateContent>
      </w:r>
    </w:p>
    <w:p w14:paraId="602EDCA5" w14:textId="77777777" w:rsidR="00C96556" w:rsidRDefault="00F61671">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00D37FC9" w14:textId="77777777" w:rsidR="00C96556" w:rsidRDefault="00F61671">
      <w:pPr>
        <w:pStyle w:val="BodyText"/>
        <w:spacing w:before="2"/>
        <w:rPr>
          <w:sz w:val="8"/>
        </w:rPr>
      </w:pPr>
      <w:r>
        <w:rPr>
          <w:noProof/>
          <w:sz w:val="8"/>
        </w:rPr>
        <mc:AlternateContent>
          <mc:Choice Requires="wps">
            <w:drawing>
              <wp:anchor distT="0" distB="0" distL="0" distR="0" simplePos="0" relativeHeight="487595008" behindDoc="1" locked="0" layoutInCell="1" allowOverlap="1" wp14:anchorId="2619C0DB" wp14:editId="450868B3">
                <wp:simplePos x="0" y="0"/>
                <wp:positionH relativeFrom="page">
                  <wp:posOffset>2580563</wp:posOffset>
                </wp:positionH>
                <wp:positionV relativeFrom="paragraph">
                  <wp:posOffset>78658</wp:posOffset>
                </wp:positionV>
                <wp:extent cx="2181860" cy="127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FBBF35" id="Graphic 25" o:spid="_x0000_s1026" style="position:absolute;margin-left:203.2pt;margin-top:6.2pt;width:171.8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uxX0WS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5520" behindDoc="1" locked="0" layoutInCell="1" allowOverlap="1" wp14:anchorId="6EA57E61" wp14:editId="5DEE49E5">
                <wp:simplePos x="0" y="0"/>
                <wp:positionH relativeFrom="page">
                  <wp:posOffset>4910848</wp:posOffset>
                </wp:positionH>
                <wp:positionV relativeFrom="paragraph">
                  <wp:posOffset>78658</wp:posOffset>
                </wp:positionV>
                <wp:extent cx="2478405"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964C55" id="Graphic 26" o:spid="_x0000_s1026" style="position:absolute;margin-left:386.7pt;margin-top:6.2pt;width:195.15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" path="m,l2477871,e" filled="f" strokeweight=".1238mm">
                <v:path arrowok="t"/>
                <w10:wrap type="topAndBottom" anchorx="page"/>
              </v:shape>
            </w:pict>
          </mc:Fallback>
        </mc:AlternateContent>
      </w:r>
    </w:p>
    <w:p w14:paraId="4CD9ED54" w14:textId="77777777" w:rsidR="00C96556" w:rsidRDefault="00C96556">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3958"/>
        <w:gridCol w:w="1147"/>
        <w:gridCol w:w="1072"/>
        <w:gridCol w:w="2180"/>
        <w:gridCol w:w="1957"/>
      </w:tblGrid>
      <w:tr w:rsidR="00C96556" w14:paraId="11D9186C" w14:textId="77777777">
        <w:trPr>
          <w:trHeight w:val="321"/>
        </w:trPr>
        <w:tc>
          <w:tcPr>
            <w:tcW w:w="3958" w:type="dxa"/>
            <w:tcBorders>
              <w:bottom w:val="single" w:sz="4" w:space="0" w:color="000000"/>
            </w:tcBorders>
          </w:tcPr>
          <w:p w14:paraId="5F7288E8" w14:textId="77777777" w:rsidR="00C96556" w:rsidRDefault="00F61671">
            <w:pPr>
              <w:pStyle w:val="TableParagraph"/>
              <w:spacing w:line="244" w:lineRule="exact"/>
              <w:ind w:left="2626"/>
              <w:rPr>
                <w:sz w:val="24"/>
              </w:rPr>
            </w:pPr>
            <w:r>
              <w:rPr>
                <w:w w:val="110"/>
                <w:sz w:val="24"/>
              </w:rPr>
              <w:t>Full</w:t>
            </w:r>
            <w:r>
              <w:rPr>
                <w:spacing w:val="27"/>
                <w:w w:val="110"/>
                <w:sz w:val="24"/>
              </w:rPr>
              <w:t xml:space="preserve"> </w:t>
            </w:r>
            <w:r>
              <w:rPr>
                <w:spacing w:val="-2"/>
                <w:w w:val="110"/>
                <w:sz w:val="24"/>
              </w:rPr>
              <w:t>Sample</w:t>
            </w:r>
          </w:p>
        </w:tc>
        <w:tc>
          <w:tcPr>
            <w:tcW w:w="1147" w:type="dxa"/>
            <w:tcBorders>
              <w:bottom w:val="single" w:sz="4" w:space="0" w:color="000000"/>
            </w:tcBorders>
          </w:tcPr>
          <w:p w14:paraId="47FB05F8" w14:textId="77777777" w:rsidR="00C96556" w:rsidRDefault="00F61671">
            <w:pPr>
              <w:pStyle w:val="TableParagraph"/>
              <w:spacing w:line="244" w:lineRule="exact"/>
              <w:ind w:left="1" w:right="1"/>
              <w:jc w:val="center"/>
              <w:rPr>
                <w:sz w:val="24"/>
              </w:rPr>
            </w:pPr>
            <w:r>
              <w:rPr>
                <w:spacing w:val="-2"/>
                <w:sz w:val="24"/>
              </w:rPr>
              <w:t>Renewed</w:t>
            </w:r>
          </w:p>
        </w:tc>
        <w:tc>
          <w:tcPr>
            <w:tcW w:w="1072" w:type="dxa"/>
            <w:tcBorders>
              <w:bottom w:val="single" w:sz="4" w:space="0" w:color="000000"/>
            </w:tcBorders>
          </w:tcPr>
          <w:p w14:paraId="0420E532" w14:textId="77777777" w:rsidR="00C96556" w:rsidRDefault="00F61671">
            <w:pPr>
              <w:pStyle w:val="TableParagraph"/>
              <w:spacing w:line="244" w:lineRule="exact"/>
              <w:ind w:left="4" w:right="4"/>
              <w:jc w:val="center"/>
              <w:rPr>
                <w:sz w:val="24"/>
              </w:rPr>
            </w:pPr>
            <w:r>
              <w:rPr>
                <w:spacing w:val="-5"/>
                <w:w w:val="115"/>
                <w:sz w:val="24"/>
              </w:rPr>
              <w:t>Cut</w:t>
            </w:r>
          </w:p>
        </w:tc>
        <w:tc>
          <w:tcPr>
            <w:tcW w:w="2180" w:type="dxa"/>
            <w:tcBorders>
              <w:bottom w:val="single" w:sz="4" w:space="0" w:color="000000"/>
            </w:tcBorders>
          </w:tcPr>
          <w:p w14:paraId="7D056A6E" w14:textId="77777777" w:rsidR="00C96556" w:rsidRDefault="00F61671">
            <w:pPr>
              <w:pStyle w:val="TableParagraph"/>
              <w:spacing w:line="244" w:lineRule="exact"/>
              <w:ind w:left="1" w:right="1"/>
              <w:jc w:val="center"/>
              <w:rPr>
                <w:sz w:val="24"/>
              </w:rPr>
            </w:pPr>
            <w:r>
              <w:rPr>
                <w:sz w:val="24"/>
              </w:rPr>
              <w:t>Renewed</w:t>
            </w:r>
            <w:r>
              <w:rPr>
                <w:spacing w:val="11"/>
                <w:sz w:val="24"/>
              </w:rPr>
              <w:t xml:space="preserve"> </w:t>
            </w:r>
            <w:r>
              <w:rPr>
                <w:spacing w:val="-2"/>
                <w:sz w:val="24"/>
              </w:rPr>
              <w:t>(Control)</w:t>
            </w:r>
          </w:p>
        </w:tc>
        <w:tc>
          <w:tcPr>
            <w:tcW w:w="1957" w:type="dxa"/>
            <w:tcBorders>
              <w:bottom w:val="single" w:sz="4" w:space="0" w:color="000000"/>
            </w:tcBorders>
          </w:tcPr>
          <w:p w14:paraId="53D0F1CD" w14:textId="77777777" w:rsidR="00C96556" w:rsidRDefault="00F61671">
            <w:pPr>
              <w:pStyle w:val="TableParagraph"/>
              <w:spacing w:line="244" w:lineRule="exact"/>
              <w:ind w:left="1" w:right="2"/>
              <w:jc w:val="center"/>
              <w:rPr>
                <w:sz w:val="24"/>
              </w:rPr>
            </w:pPr>
            <w:r>
              <w:rPr>
                <w:w w:val="115"/>
                <w:sz w:val="24"/>
              </w:rPr>
              <w:t>Cut</w:t>
            </w:r>
            <w:r>
              <w:rPr>
                <w:spacing w:val="19"/>
                <w:w w:val="115"/>
                <w:sz w:val="24"/>
              </w:rPr>
              <w:t xml:space="preserve"> </w:t>
            </w:r>
            <w:r>
              <w:rPr>
                <w:spacing w:val="-2"/>
                <w:w w:val="115"/>
                <w:sz w:val="24"/>
              </w:rPr>
              <w:t>(Treatment)</w:t>
            </w:r>
          </w:p>
        </w:tc>
      </w:tr>
      <w:tr w:rsidR="00C96556" w14:paraId="1C9308DA" w14:textId="77777777">
        <w:trPr>
          <w:trHeight w:val="513"/>
        </w:trPr>
        <w:tc>
          <w:tcPr>
            <w:tcW w:w="3958" w:type="dxa"/>
            <w:tcBorders>
              <w:top w:val="single" w:sz="4" w:space="0" w:color="000000"/>
            </w:tcBorders>
          </w:tcPr>
          <w:p w14:paraId="508A9DA2" w14:textId="77777777" w:rsidR="00C96556" w:rsidRDefault="00F61671">
            <w:pPr>
              <w:pStyle w:val="TableParagraph"/>
              <w:spacing w:before="105" w:line="240" w:lineRule="auto"/>
              <w:ind w:right="423"/>
              <w:jc w:val="right"/>
              <w:rPr>
                <w:sz w:val="24"/>
              </w:rPr>
            </w:pPr>
            <w:r>
              <w:rPr>
                <w:spacing w:val="-2"/>
                <w:w w:val="105"/>
                <w:sz w:val="24"/>
              </w:rPr>
              <w:t>(0.01)</w:t>
            </w:r>
          </w:p>
        </w:tc>
        <w:tc>
          <w:tcPr>
            <w:tcW w:w="1147" w:type="dxa"/>
            <w:tcBorders>
              <w:top w:val="single" w:sz="4" w:space="0" w:color="000000"/>
            </w:tcBorders>
          </w:tcPr>
          <w:p w14:paraId="70CE24BE" w14:textId="77777777" w:rsidR="00C96556" w:rsidRDefault="00F61671">
            <w:pPr>
              <w:pStyle w:val="TableParagraph"/>
              <w:spacing w:before="105" w:line="240" w:lineRule="auto"/>
              <w:ind w:left="1"/>
              <w:jc w:val="center"/>
              <w:rPr>
                <w:sz w:val="24"/>
              </w:rPr>
            </w:pPr>
            <w:r>
              <w:rPr>
                <w:spacing w:val="-2"/>
                <w:w w:val="105"/>
                <w:sz w:val="24"/>
              </w:rPr>
              <w:t>(0.01)</w:t>
            </w:r>
          </w:p>
        </w:tc>
        <w:tc>
          <w:tcPr>
            <w:tcW w:w="1072" w:type="dxa"/>
            <w:tcBorders>
              <w:top w:val="single" w:sz="4" w:space="0" w:color="000000"/>
            </w:tcBorders>
          </w:tcPr>
          <w:p w14:paraId="2F648582" w14:textId="77777777" w:rsidR="00C96556" w:rsidRDefault="00F61671">
            <w:pPr>
              <w:pStyle w:val="TableParagraph"/>
              <w:spacing w:before="105" w:line="240" w:lineRule="auto"/>
              <w:ind w:left="4" w:right="4"/>
              <w:jc w:val="center"/>
              <w:rPr>
                <w:sz w:val="24"/>
              </w:rPr>
            </w:pPr>
            <w:r>
              <w:rPr>
                <w:spacing w:val="-2"/>
                <w:w w:val="105"/>
                <w:sz w:val="24"/>
              </w:rPr>
              <w:t>(0.01)</w:t>
            </w:r>
          </w:p>
        </w:tc>
        <w:tc>
          <w:tcPr>
            <w:tcW w:w="2180" w:type="dxa"/>
            <w:tcBorders>
              <w:top w:val="single" w:sz="4" w:space="0" w:color="000000"/>
            </w:tcBorders>
          </w:tcPr>
          <w:p w14:paraId="3E62A910" w14:textId="77777777" w:rsidR="00C96556" w:rsidRDefault="00F61671">
            <w:pPr>
              <w:pStyle w:val="TableParagraph"/>
              <w:spacing w:before="105" w:line="240" w:lineRule="auto"/>
              <w:ind w:left="1" w:right="1"/>
              <w:jc w:val="center"/>
              <w:rPr>
                <w:sz w:val="24"/>
              </w:rPr>
            </w:pPr>
            <w:r>
              <w:rPr>
                <w:spacing w:val="-2"/>
                <w:w w:val="105"/>
                <w:sz w:val="24"/>
              </w:rPr>
              <w:t>(0.01)</w:t>
            </w:r>
          </w:p>
        </w:tc>
        <w:tc>
          <w:tcPr>
            <w:tcW w:w="1957" w:type="dxa"/>
            <w:tcBorders>
              <w:top w:val="single" w:sz="4" w:space="0" w:color="000000"/>
            </w:tcBorders>
          </w:tcPr>
          <w:p w14:paraId="69FCA6AC" w14:textId="77777777" w:rsidR="00C96556" w:rsidRDefault="00F61671">
            <w:pPr>
              <w:pStyle w:val="TableParagraph"/>
              <w:spacing w:before="105" w:line="240" w:lineRule="auto"/>
              <w:ind w:left="1" w:right="1"/>
              <w:jc w:val="center"/>
              <w:rPr>
                <w:sz w:val="24"/>
              </w:rPr>
            </w:pPr>
            <w:r>
              <w:rPr>
                <w:spacing w:val="-2"/>
                <w:w w:val="105"/>
                <w:sz w:val="24"/>
              </w:rPr>
              <w:t>(0.01)</w:t>
            </w:r>
          </w:p>
        </w:tc>
      </w:tr>
      <w:tr w:rsidR="00C96556" w14:paraId="7FA07506" w14:textId="77777777">
        <w:trPr>
          <w:trHeight w:val="447"/>
        </w:trPr>
        <w:tc>
          <w:tcPr>
            <w:tcW w:w="3958" w:type="dxa"/>
          </w:tcPr>
          <w:p w14:paraId="4FC74A0B" w14:textId="77777777" w:rsidR="00C96556" w:rsidRDefault="00F61671">
            <w:pPr>
              <w:pStyle w:val="TableParagraph"/>
              <w:tabs>
                <w:tab w:val="right" w:pos="3440"/>
              </w:tabs>
              <w:spacing w:before="70" w:line="240" w:lineRule="auto"/>
              <w:ind w:left="119"/>
              <w:rPr>
                <w:sz w:val="24"/>
              </w:rPr>
            </w:pPr>
            <w:r>
              <w:rPr>
                <w:sz w:val="24"/>
              </w:rPr>
              <w:t>Income</w:t>
            </w:r>
            <w:r>
              <w:rPr>
                <w:spacing w:val="74"/>
                <w:sz w:val="24"/>
              </w:rPr>
              <w:t xml:space="preserve"> </w:t>
            </w:r>
            <w:r>
              <w:rPr>
                <w:spacing w:val="-2"/>
                <w:sz w:val="24"/>
              </w:rPr>
              <w:t>Heterogeneity</w:t>
            </w:r>
            <w:r>
              <w:rPr>
                <w:rFonts w:ascii="Times New Roman"/>
                <w:sz w:val="24"/>
              </w:rPr>
              <w:tab/>
            </w:r>
            <w:r>
              <w:rPr>
                <w:spacing w:val="-4"/>
                <w:sz w:val="24"/>
              </w:rPr>
              <w:t>0.10</w:t>
            </w:r>
          </w:p>
        </w:tc>
        <w:tc>
          <w:tcPr>
            <w:tcW w:w="1147" w:type="dxa"/>
          </w:tcPr>
          <w:p w14:paraId="2B706057" w14:textId="77777777" w:rsidR="00C96556" w:rsidRDefault="00F61671">
            <w:pPr>
              <w:pStyle w:val="TableParagraph"/>
              <w:spacing w:before="70" w:line="240" w:lineRule="auto"/>
              <w:ind w:left="1" w:right="1"/>
              <w:jc w:val="center"/>
              <w:rPr>
                <w:sz w:val="24"/>
              </w:rPr>
            </w:pPr>
            <w:r>
              <w:rPr>
                <w:spacing w:val="-4"/>
                <w:sz w:val="24"/>
              </w:rPr>
              <w:t>0.09</w:t>
            </w:r>
          </w:p>
        </w:tc>
        <w:tc>
          <w:tcPr>
            <w:tcW w:w="1072" w:type="dxa"/>
          </w:tcPr>
          <w:p w14:paraId="112CA301" w14:textId="77777777" w:rsidR="00C96556" w:rsidRDefault="00F61671">
            <w:pPr>
              <w:pStyle w:val="TableParagraph"/>
              <w:spacing w:before="70" w:line="240" w:lineRule="auto"/>
              <w:ind w:left="3" w:right="4"/>
              <w:jc w:val="center"/>
              <w:rPr>
                <w:sz w:val="24"/>
              </w:rPr>
            </w:pPr>
            <w:r>
              <w:rPr>
                <w:spacing w:val="-4"/>
                <w:sz w:val="24"/>
              </w:rPr>
              <w:t>0.10</w:t>
            </w:r>
          </w:p>
        </w:tc>
        <w:tc>
          <w:tcPr>
            <w:tcW w:w="2180" w:type="dxa"/>
          </w:tcPr>
          <w:p w14:paraId="78761615" w14:textId="77777777" w:rsidR="00C96556" w:rsidRDefault="00F61671">
            <w:pPr>
              <w:pStyle w:val="TableParagraph"/>
              <w:spacing w:before="70" w:line="240" w:lineRule="auto"/>
              <w:ind w:right="1"/>
              <w:jc w:val="center"/>
              <w:rPr>
                <w:sz w:val="24"/>
              </w:rPr>
            </w:pPr>
            <w:r>
              <w:rPr>
                <w:spacing w:val="-4"/>
                <w:sz w:val="24"/>
              </w:rPr>
              <w:t>0.09</w:t>
            </w:r>
          </w:p>
        </w:tc>
        <w:tc>
          <w:tcPr>
            <w:tcW w:w="1957" w:type="dxa"/>
          </w:tcPr>
          <w:p w14:paraId="653A10B9" w14:textId="77777777" w:rsidR="00C96556" w:rsidRDefault="00F61671">
            <w:pPr>
              <w:pStyle w:val="TableParagraph"/>
              <w:spacing w:before="70" w:line="240" w:lineRule="auto"/>
              <w:ind w:left="1" w:right="1"/>
              <w:jc w:val="center"/>
              <w:rPr>
                <w:sz w:val="24"/>
              </w:rPr>
            </w:pPr>
            <w:r>
              <w:rPr>
                <w:spacing w:val="-4"/>
                <w:sz w:val="24"/>
              </w:rPr>
              <w:t>0.09</w:t>
            </w:r>
          </w:p>
        </w:tc>
      </w:tr>
      <w:tr w:rsidR="00C96556" w14:paraId="4577FBF4" w14:textId="77777777">
        <w:trPr>
          <w:trHeight w:val="448"/>
        </w:trPr>
        <w:tc>
          <w:tcPr>
            <w:tcW w:w="3958" w:type="dxa"/>
          </w:tcPr>
          <w:p w14:paraId="49B675FE" w14:textId="77777777" w:rsidR="00C96556" w:rsidRDefault="00F61671">
            <w:pPr>
              <w:pStyle w:val="TableParagraph"/>
              <w:tabs>
                <w:tab w:val="left" w:pos="2933"/>
              </w:tabs>
              <w:spacing w:before="40" w:line="240" w:lineRule="auto"/>
              <w:ind w:left="119"/>
              <w:rPr>
                <w:sz w:val="24"/>
              </w:rPr>
            </w:pPr>
            <w:r>
              <w:rPr>
                <w:spacing w:val="-2"/>
                <w:w w:val="105"/>
                <w:position w:val="-5"/>
                <w:sz w:val="24"/>
              </w:rPr>
              <w:t>Index</w:t>
            </w:r>
            <w:r>
              <w:rPr>
                <w:position w:val="-5"/>
                <w:sz w:val="24"/>
              </w:rPr>
              <w:tab/>
            </w:r>
            <w:r>
              <w:rPr>
                <w:spacing w:val="-2"/>
                <w:w w:val="105"/>
                <w:sz w:val="24"/>
              </w:rPr>
              <w:t>(0.08)</w:t>
            </w:r>
          </w:p>
        </w:tc>
        <w:tc>
          <w:tcPr>
            <w:tcW w:w="1147" w:type="dxa"/>
          </w:tcPr>
          <w:p w14:paraId="77D97334" w14:textId="77777777" w:rsidR="00C96556" w:rsidRDefault="00F61671">
            <w:pPr>
              <w:pStyle w:val="TableParagraph"/>
              <w:spacing w:before="40" w:line="240" w:lineRule="auto"/>
              <w:ind w:left="1"/>
              <w:jc w:val="center"/>
              <w:rPr>
                <w:sz w:val="24"/>
              </w:rPr>
            </w:pPr>
            <w:r>
              <w:rPr>
                <w:spacing w:val="-2"/>
                <w:w w:val="105"/>
                <w:sz w:val="24"/>
              </w:rPr>
              <w:t>(0.07)</w:t>
            </w:r>
          </w:p>
        </w:tc>
        <w:tc>
          <w:tcPr>
            <w:tcW w:w="1072" w:type="dxa"/>
          </w:tcPr>
          <w:p w14:paraId="6C257B3D" w14:textId="77777777" w:rsidR="00C96556" w:rsidRDefault="00F61671">
            <w:pPr>
              <w:pStyle w:val="TableParagraph"/>
              <w:spacing w:before="40" w:line="240" w:lineRule="auto"/>
              <w:ind w:left="4" w:right="4"/>
              <w:jc w:val="center"/>
              <w:rPr>
                <w:sz w:val="24"/>
              </w:rPr>
            </w:pPr>
            <w:r>
              <w:rPr>
                <w:spacing w:val="-2"/>
                <w:w w:val="105"/>
                <w:sz w:val="24"/>
              </w:rPr>
              <w:t>(0.08)</w:t>
            </w:r>
          </w:p>
        </w:tc>
        <w:tc>
          <w:tcPr>
            <w:tcW w:w="2180" w:type="dxa"/>
          </w:tcPr>
          <w:p w14:paraId="74F5BBFB" w14:textId="77777777" w:rsidR="00C96556" w:rsidRDefault="00F61671">
            <w:pPr>
              <w:pStyle w:val="TableParagraph"/>
              <w:spacing w:before="40" w:line="240" w:lineRule="auto"/>
              <w:ind w:left="1" w:right="1"/>
              <w:jc w:val="center"/>
              <w:rPr>
                <w:sz w:val="24"/>
              </w:rPr>
            </w:pPr>
            <w:r>
              <w:rPr>
                <w:spacing w:val="-2"/>
                <w:w w:val="105"/>
                <w:sz w:val="24"/>
              </w:rPr>
              <w:t>(0.07)</w:t>
            </w:r>
          </w:p>
        </w:tc>
        <w:tc>
          <w:tcPr>
            <w:tcW w:w="1957" w:type="dxa"/>
          </w:tcPr>
          <w:p w14:paraId="123990E2" w14:textId="77777777" w:rsidR="00C96556" w:rsidRDefault="00F61671">
            <w:pPr>
              <w:pStyle w:val="TableParagraph"/>
              <w:spacing w:before="40" w:line="240" w:lineRule="auto"/>
              <w:ind w:left="1" w:right="1"/>
              <w:jc w:val="center"/>
              <w:rPr>
                <w:sz w:val="24"/>
              </w:rPr>
            </w:pPr>
            <w:r>
              <w:rPr>
                <w:spacing w:val="-2"/>
                <w:w w:val="105"/>
                <w:sz w:val="24"/>
              </w:rPr>
              <w:t>(0.06)</w:t>
            </w:r>
          </w:p>
        </w:tc>
      </w:tr>
      <w:tr w:rsidR="00C96556" w14:paraId="3A3C8611" w14:textId="77777777">
        <w:trPr>
          <w:trHeight w:val="447"/>
        </w:trPr>
        <w:tc>
          <w:tcPr>
            <w:tcW w:w="3958" w:type="dxa"/>
          </w:tcPr>
          <w:p w14:paraId="27098EEB" w14:textId="77777777" w:rsidR="00C96556" w:rsidRDefault="00F61671">
            <w:pPr>
              <w:pStyle w:val="TableParagraph"/>
              <w:tabs>
                <w:tab w:val="left" w:pos="1138"/>
                <w:tab w:val="left" w:pos="2094"/>
                <w:tab w:val="left" w:pos="2907"/>
              </w:tabs>
              <w:spacing w:before="70" w:line="240" w:lineRule="auto"/>
              <w:ind w:left="119"/>
              <w:rPr>
                <w:sz w:val="24"/>
              </w:rPr>
            </w:pPr>
            <w:r>
              <w:rPr>
                <w:spacing w:val="-2"/>
                <w:w w:val="105"/>
                <w:sz w:val="24"/>
              </w:rPr>
              <w:t>Median</w:t>
            </w:r>
            <w:r>
              <w:rPr>
                <w:sz w:val="24"/>
              </w:rPr>
              <w:tab/>
            </w:r>
            <w:r>
              <w:rPr>
                <w:spacing w:val="-2"/>
                <w:w w:val="105"/>
                <w:sz w:val="24"/>
              </w:rPr>
              <w:t>Family</w:t>
            </w:r>
            <w:r>
              <w:rPr>
                <w:sz w:val="24"/>
              </w:rPr>
              <w:tab/>
            </w:r>
            <w:r>
              <w:rPr>
                <w:spacing w:val="-5"/>
                <w:w w:val="105"/>
                <w:sz w:val="24"/>
              </w:rPr>
              <w:t>In-</w:t>
            </w:r>
            <w:r>
              <w:rPr>
                <w:sz w:val="24"/>
              </w:rPr>
              <w:tab/>
            </w:r>
            <w:r>
              <w:rPr>
                <w:spacing w:val="-2"/>
                <w:w w:val="105"/>
                <w:sz w:val="24"/>
              </w:rPr>
              <w:t>61,018</w:t>
            </w:r>
          </w:p>
        </w:tc>
        <w:tc>
          <w:tcPr>
            <w:tcW w:w="1147" w:type="dxa"/>
          </w:tcPr>
          <w:p w14:paraId="34BC8797" w14:textId="77777777" w:rsidR="00C96556" w:rsidRDefault="00F61671">
            <w:pPr>
              <w:pStyle w:val="TableParagraph"/>
              <w:spacing w:before="70" w:line="240" w:lineRule="auto"/>
              <w:ind w:left="1" w:right="1"/>
              <w:jc w:val="center"/>
              <w:rPr>
                <w:sz w:val="24"/>
              </w:rPr>
            </w:pPr>
            <w:r>
              <w:rPr>
                <w:spacing w:val="-2"/>
                <w:sz w:val="24"/>
              </w:rPr>
              <w:t>58,761</w:t>
            </w:r>
          </w:p>
        </w:tc>
        <w:tc>
          <w:tcPr>
            <w:tcW w:w="1072" w:type="dxa"/>
          </w:tcPr>
          <w:p w14:paraId="3FAA8ADD" w14:textId="77777777" w:rsidR="00C96556" w:rsidRDefault="00F61671">
            <w:pPr>
              <w:pStyle w:val="TableParagraph"/>
              <w:spacing w:before="70" w:line="240" w:lineRule="auto"/>
              <w:ind w:left="4" w:right="4"/>
              <w:jc w:val="center"/>
              <w:rPr>
                <w:sz w:val="24"/>
              </w:rPr>
            </w:pPr>
            <w:r>
              <w:rPr>
                <w:spacing w:val="-2"/>
                <w:sz w:val="24"/>
              </w:rPr>
              <w:t>61,467</w:t>
            </w:r>
          </w:p>
        </w:tc>
        <w:tc>
          <w:tcPr>
            <w:tcW w:w="2180" w:type="dxa"/>
          </w:tcPr>
          <w:p w14:paraId="0C9E266A" w14:textId="77777777" w:rsidR="00C96556" w:rsidRDefault="00F61671">
            <w:pPr>
              <w:pStyle w:val="TableParagraph"/>
              <w:spacing w:before="70" w:line="240" w:lineRule="auto"/>
              <w:ind w:right="1"/>
              <w:jc w:val="center"/>
              <w:rPr>
                <w:sz w:val="24"/>
              </w:rPr>
            </w:pPr>
            <w:r>
              <w:rPr>
                <w:spacing w:val="-2"/>
                <w:sz w:val="24"/>
              </w:rPr>
              <w:t>59,934</w:t>
            </w:r>
          </w:p>
        </w:tc>
        <w:tc>
          <w:tcPr>
            <w:tcW w:w="1957" w:type="dxa"/>
          </w:tcPr>
          <w:p w14:paraId="2A347A17" w14:textId="77777777" w:rsidR="00C96556" w:rsidRDefault="00F61671">
            <w:pPr>
              <w:pStyle w:val="TableParagraph"/>
              <w:spacing w:before="70" w:line="240" w:lineRule="auto"/>
              <w:ind w:left="1" w:right="2"/>
              <w:jc w:val="center"/>
              <w:rPr>
                <w:sz w:val="24"/>
              </w:rPr>
            </w:pPr>
            <w:r>
              <w:rPr>
                <w:spacing w:val="-2"/>
                <w:sz w:val="24"/>
              </w:rPr>
              <w:t>60,370</w:t>
            </w:r>
          </w:p>
        </w:tc>
      </w:tr>
      <w:tr w:rsidR="00C96556" w14:paraId="54276964" w14:textId="77777777">
        <w:trPr>
          <w:trHeight w:val="447"/>
        </w:trPr>
        <w:tc>
          <w:tcPr>
            <w:tcW w:w="3958" w:type="dxa"/>
          </w:tcPr>
          <w:p w14:paraId="3EF01F7B" w14:textId="77777777" w:rsidR="00C96556" w:rsidRDefault="00F61671">
            <w:pPr>
              <w:pStyle w:val="TableParagraph"/>
              <w:tabs>
                <w:tab w:val="left" w:pos="2816"/>
              </w:tabs>
              <w:spacing w:before="40" w:line="240" w:lineRule="auto"/>
              <w:ind w:left="119"/>
              <w:rPr>
                <w:sz w:val="24"/>
              </w:rPr>
            </w:pPr>
            <w:r>
              <w:rPr>
                <w:spacing w:val="-4"/>
                <w:position w:val="-5"/>
                <w:sz w:val="24"/>
              </w:rPr>
              <w:t>come</w:t>
            </w:r>
            <w:r>
              <w:rPr>
                <w:position w:val="-5"/>
                <w:sz w:val="24"/>
              </w:rPr>
              <w:tab/>
            </w:r>
            <w:r>
              <w:rPr>
                <w:spacing w:val="-2"/>
                <w:sz w:val="24"/>
              </w:rPr>
              <w:t>(17,649)</w:t>
            </w:r>
          </w:p>
        </w:tc>
        <w:tc>
          <w:tcPr>
            <w:tcW w:w="1147" w:type="dxa"/>
          </w:tcPr>
          <w:p w14:paraId="1CF47B57" w14:textId="77777777" w:rsidR="00C96556" w:rsidRDefault="00F61671">
            <w:pPr>
              <w:pStyle w:val="TableParagraph"/>
              <w:spacing w:before="40" w:line="240" w:lineRule="auto"/>
              <w:ind w:left="1"/>
              <w:jc w:val="center"/>
              <w:rPr>
                <w:sz w:val="24"/>
              </w:rPr>
            </w:pPr>
            <w:r>
              <w:rPr>
                <w:spacing w:val="-2"/>
                <w:sz w:val="24"/>
              </w:rPr>
              <w:t>(13,915)</w:t>
            </w:r>
          </w:p>
        </w:tc>
        <w:tc>
          <w:tcPr>
            <w:tcW w:w="1072" w:type="dxa"/>
          </w:tcPr>
          <w:p w14:paraId="6A2C8149" w14:textId="77777777" w:rsidR="00C96556" w:rsidRDefault="00F61671">
            <w:pPr>
              <w:pStyle w:val="TableParagraph"/>
              <w:spacing w:before="40" w:line="240" w:lineRule="auto"/>
              <w:ind w:left="4" w:right="4"/>
              <w:jc w:val="center"/>
              <w:rPr>
                <w:sz w:val="24"/>
              </w:rPr>
            </w:pPr>
            <w:r>
              <w:rPr>
                <w:spacing w:val="-2"/>
                <w:sz w:val="24"/>
              </w:rPr>
              <w:t>(18,270)</w:t>
            </w:r>
          </w:p>
        </w:tc>
        <w:tc>
          <w:tcPr>
            <w:tcW w:w="2180" w:type="dxa"/>
          </w:tcPr>
          <w:p w14:paraId="4868AEB4" w14:textId="77777777" w:rsidR="00C96556" w:rsidRDefault="00F61671">
            <w:pPr>
              <w:pStyle w:val="TableParagraph"/>
              <w:spacing w:before="40" w:line="240" w:lineRule="auto"/>
              <w:ind w:left="1" w:right="1"/>
              <w:jc w:val="center"/>
              <w:rPr>
                <w:sz w:val="24"/>
              </w:rPr>
            </w:pPr>
            <w:r>
              <w:rPr>
                <w:spacing w:val="-2"/>
                <w:sz w:val="24"/>
              </w:rPr>
              <w:t>(13,655)</w:t>
            </w:r>
          </w:p>
        </w:tc>
        <w:tc>
          <w:tcPr>
            <w:tcW w:w="1957" w:type="dxa"/>
          </w:tcPr>
          <w:p w14:paraId="7302F96B" w14:textId="77777777" w:rsidR="00C96556" w:rsidRDefault="00F61671">
            <w:pPr>
              <w:pStyle w:val="TableParagraph"/>
              <w:spacing w:before="40" w:line="240" w:lineRule="auto"/>
              <w:ind w:left="1" w:right="1"/>
              <w:jc w:val="center"/>
              <w:rPr>
                <w:sz w:val="24"/>
              </w:rPr>
            </w:pPr>
            <w:r>
              <w:rPr>
                <w:spacing w:val="-2"/>
                <w:sz w:val="24"/>
              </w:rPr>
              <w:t>(15,713)</w:t>
            </w:r>
          </w:p>
        </w:tc>
      </w:tr>
      <w:tr w:rsidR="00C96556" w14:paraId="3403F762" w14:textId="77777777">
        <w:trPr>
          <w:trHeight w:val="478"/>
        </w:trPr>
        <w:tc>
          <w:tcPr>
            <w:tcW w:w="3958" w:type="dxa"/>
          </w:tcPr>
          <w:p w14:paraId="07031459" w14:textId="77777777" w:rsidR="00C96556" w:rsidRDefault="00F61671">
            <w:pPr>
              <w:pStyle w:val="TableParagraph"/>
              <w:tabs>
                <w:tab w:val="right" w:pos="3440"/>
              </w:tabs>
              <w:spacing w:before="70" w:line="240" w:lineRule="auto"/>
              <w:ind w:left="119"/>
              <w:rPr>
                <w:sz w:val="24"/>
              </w:rPr>
            </w:pPr>
            <w:r>
              <w:rPr>
                <w:sz w:val="24"/>
              </w:rPr>
              <w:t>%</w:t>
            </w:r>
            <w:r>
              <w:rPr>
                <w:spacing w:val="39"/>
                <w:sz w:val="24"/>
              </w:rPr>
              <w:t xml:space="preserve"> </w:t>
            </w:r>
            <w:r>
              <w:rPr>
                <w:sz w:val="24"/>
              </w:rPr>
              <w:t>Under</w:t>
            </w:r>
            <w:r>
              <w:rPr>
                <w:spacing w:val="41"/>
                <w:sz w:val="24"/>
              </w:rPr>
              <w:t xml:space="preserve"> </w:t>
            </w:r>
            <w:r>
              <w:rPr>
                <w:sz w:val="24"/>
              </w:rPr>
              <w:t>5</w:t>
            </w:r>
            <w:r>
              <w:rPr>
                <w:spacing w:val="39"/>
                <w:sz w:val="24"/>
              </w:rPr>
              <w:t xml:space="preserve"> </w:t>
            </w:r>
            <w:r>
              <w:rPr>
                <w:sz w:val="24"/>
              </w:rPr>
              <w:t>Years</w:t>
            </w:r>
            <w:r>
              <w:rPr>
                <w:spacing w:val="39"/>
                <w:sz w:val="24"/>
              </w:rPr>
              <w:t xml:space="preserve"> </w:t>
            </w:r>
            <w:r>
              <w:rPr>
                <w:spacing w:val="-5"/>
                <w:sz w:val="24"/>
              </w:rPr>
              <w:t>Old</w:t>
            </w:r>
            <w:r>
              <w:rPr>
                <w:rFonts w:ascii="Times New Roman"/>
                <w:sz w:val="24"/>
              </w:rPr>
              <w:tab/>
            </w:r>
            <w:r>
              <w:rPr>
                <w:spacing w:val="-4"/>
                <w:sz w:val="24"/>
              </w:rPr>
              <w:t>0.06</w:t>
            </w:r>
          </w:p>
        </w:tc>
        <w:tc>
          <w:tcPr>
            <w:tcW w:w="1147" w:type="dxa"/>
          </w:tcPr>
          <w:p w14:paraId="1C3046D8" w14:textId="77777777" w:rsidR="00C96556" w:rsidRDefault="00F61671">
            <w:pPr>
              <w:pStyle w:val="TableParagraph"/>
              <w:spacing w:before="70" w:line="240" w:lineRule="auto"/>
              <w:ind w:left="1" w:right="1"/>
              <w:jc w:val="center"/>
              <w:rPr>
                <w:sz w:val="24"/>
              </w:rPr>
            </w:pPr>
            <w:r>
              <w:rPr>
                <w:spacing w:val="-4"/>
                <w:sz w:val="24"/>
              </w:rPr>
              <w:t>0.06</w:t>
            </w:r>
          </w:p>
        </w:tc>
        <w:tc>
          <w:tcPr>
            <w:tcW w:w="1072" w:type="dxa"/>
          </w:tcPr>
          <w:p w14:paraId="031A7BE7" w14:textId="77777777" w:rsidR="00C96556" w:rsidRDefault="00F61671">
            <w:pPr>
              <w:pStyle w:val="TableParagraph"/>
              <w:spacing w:before="70" w:line="240" w:lineRule="auto"/>
              <w:ind w:left="4" w:right="4"/>
              <w:jc w:val="center"/>
              <w:rPr>
                <w:sz w:val="24"/>
              </w:rPr>
            </w:pPr>
            <w:r>
              <w:rPr>
                <w:spacing w:val="-4"/>
                <w:sz w:val="24"/>
              </w:rPr>
              <w:t>0.06</w:t>
            </w:r>
          </w:p>
        </w:tc>
        <w:tc>
          <w:tcPr>
            <w:tcW w:w="2180" w:type="dxa"/>
          </w:tcPr>
          <w:p w14:paraId="2A0FFF92" w14:textId="77777777" w:rsidR="00C96556" w:rsidRDefault="00F61671">
            <w:pPr>
              <w:pStyle w:val="TableParagraph"/>
              <w:spacing w:before="70" w:line="240" w:lineRule="auto"/>
              <w:ind w:left="1" w:right="1"/>
              <w:jc w:val="center"/>
              <w:rPr>
                <w:sz w:val="24"/>
              </w:rPr>
            </w:pPr>
            <w:r>
              <w:rPr>
                <w:spacing w:val="-4"/>
                <w:sz w:val="24"/>
              </w:rPr>
              <w:t>0.06</w:t>
            </w:r>
          </w:p>
        </w:tc>
        <w:tc>
          <w:tcPr>
            <w:tcW w:w="1957" w:type="dxa"/>
          </w:tcPr>
          <w:p w14:paraId="42CC55CA" w14:textId="77777777" w:rsidR="00C96556" w:rsidRDefault="00F61671">
            <w:pPr>
              <w:pStyle w:val="TableParagraph"/>
              <w:spacing w:before="70" w:line="240" w:lineRule="auto"/>
              <w:ind w:left="1" w:right="1"/>
              <w:jc w:val="center"/>
              <w:rPr>
                <w:sz w:val="24"/>
              </w:rPr>
            </w:pPr>
            <w:r>
              <w:rPr>
                <w:spacing w:val="-4"/>
                <w:sz w:val="24"/>
              </w:rPr>
              <w:t>0.06</w:t>
            </w:r>
          </w:p>
        </w:tc>
      </w:tr>
      <w:tr w:rsidR="00C96556" w14:paraId="4E71CB96" w14:textId="77777777">
        <w:trPr>
          <w:trHeight w:val="478"/>
        </w:trPr>
        <w:tc>
          <w:tcPr>
            <w:tcW w:w="3958" w:type="dxa"/>
          </w:tcPr>
          <w:p w14:paraId="17362BA4" w14:textId="77777777" w:rsidR="00C96556" w:rsidRDefault="00F61671">
            <w:pPr>
              <w:pStyle w:val="TableParagraph"/>
              <w:spacing w:before="70" w:line="240" w:lineRule="auto"/>
              <w:ind w:right="423"/>
              <w:jc w:val="right"/>
              <w:rPr>
                <w:sz w:val="24"/>
              </w:rPr>
            </w:pPr>
            <w:r>
              <w:rPr>
                <w:spacing w:val="-2"/>
                <w:w w:val="105"/>
                <w:sz w:val="24"/>
              </w:rPr>
              <w:t>(0.02)</w:t>
            </w:r>
          </w:p>
        </w:tc>
        <w:tc>
          <w:tcPr>
            <w:tcW w:w="1147" w:type="dxa"/>
          </w:tcPr>
          <w:p w14:paraId="1434FF88" w14:textId="77777777" w:rsidR="00C96556" w:rsidRDefault="00F61671">
            <w:pPr>
              <w:pStyle w:val="TableParagraph"/>
              <w:spacing w:before="70" w:line="240" w:lineRule="auto"/>
              <w:ind w:left="1"/>
              <w:jc w:val="center"/>
              <w:rPr>
                <w:sz w:val="24"/>
              </w:rPr>
            </w:pPr>
            <w:r>
              <w:rPr>
                <w:spacing w:val="-2"/>
                <w:w w:val="105"/>
                <w:sz w:val="24"/>
              </w:rPr>
              <w:t>(0.02)</w:t>
            </w:r>
          </w:p>
        </w:tc>
        <w:tc>
          <w:tcPr>
            <w:tcW w:w="1072" w:type="dxa"/>
          </w:tcPr>
          <w:p w14:paraId="503BCCC9" w14:textId="77777777" w:rsidR="00C96556" w:rsidRDefault="00F61671">
            <w:pPr>
              <w:pStyle w:val="TableParagraph"/>
              <w:spacing w:before="70" w:line="240" w:lineRule="auto"/>
              <w:ind w:left="4" w:right="4"/>
              <w:jc w:val="center"/>
              <w:rPr>
                <w:sz w:val="24"/>
              </w:rPr>
            </w:pPr>
            <w:r>
              <w:rPr>
                <w:spacing w:val="-2"/>
                <w:w w:val="105"/>
                <w:sz w:val="24"/>
              </w:rPr>
              <w:t>(0.02)</w:t>
            </w:r>
          </w:p>
        </w:tc>
        <w:tc>
          <w:tcPr>
            <w:tcW w:w="2180" w:type="dxa"/>
          </w:tcPr>
          <w:p w14:paraId="212C26B2" w14:textId="77777777" w:rsidR="00C96556" w:rsidRDefault="00F61671">
            <w:pPr>
              <w:pStyle w:val="TableParagraph"/>
              <w:spacing w:before="70" w:line="240" w:lineRule="auto"/>
              <w:ind w:left="1" w:right="1"/>
              <w:jc w:val="center"/>
              <w:rPr>
                <w:sz w:val="24"/>
              </w:rPr>
            </w:pPr>
            <w:r>
              <w:rPr>
                <w:spacing w:val="-2"/>
                <w:w w:val="105"/>
                <w:sz w:val="24"/>
              </w:rPr>
              <w:t>(0.02)</w:t>
            </w:r>
          </w:p>
        </w:tc>
        <w:tc>
          <w:tcPr>
            <w:tcW w:w="1957" w:type="dxa"/>
          </w:tcPr>
          <w:p w14:paraId="35D52ED1" w14:textId="77777777" w:rsidR="00C96556" w:rsidRDefault="00F61671">
            <w:pPr>
              <w:pStyle w:val="TableParagraph"/>
              <w:spacing w:before="70" w:line="240" w:lineRule="auto"/>
              <w:ind w:left="1" w:right="1"/>
              <w:jc w:val="center"/>
              <w:rPr>
                <w:sz w:val="24"/>
              </w:rPr>
            </w:pPr>
            <w:r>
              <w:rPr>
                <w:spacing w:val="-2"/>
                <w:w w:val="105"/>
                <w:sz w:val="24"/>
              </w:rPr>
              <w:t>(0.02)</w:t>
            </w:r>
          </w:p>
        </w:tc>
      </w:tr>
      <w:tr w:rsidR="00C96556" w14:paraId="0A8376E0" w14:textId="77777777">
        <w:trPr>
          <w:trHeight w:val="478"/>
        </w:trPr>
        <w:tc>
          <w:tcPr>
            <w:tcW w:w="3958" w:type="dxa"/>
          </w:tcPr>
          <w:p w14:paraId="7E9C1427" w14:textId="77777777" w:rsidR="00C96556" w:rsidRDefault="00F61671">
            <w:pPr>
              <w:pStyle w:val="TableParagraph"/>
              <w:tabs>
                <w:tab w:val="right" w:pos="3441"/>
              </w:tabs>
              <w:spacing w:before="70" w:line="240" w:lineRule="auto"/>
              <w:ind w:left="119"/>
              <w:rPr>
                <w:sz w:val="24"/>
              </w:rPr>
            </w:pPr>
            <w:r>
              <w:rPr>
                <w:sz w:val="24"/>
              </w:rPr>
              <w:t>%</w:t>
            </w:r>
            <w:r>
              <w:rPr>
                <w:spacing w:val="33"/>
                <w:sz w:val="24"/>
              </w:rPr>
              <w:t xml:space="preserve"> </w:t>
            </w:r>
            <w:r>
              <w:rPr>
                <w:sz w:val="24"/>
              </w:rPr>
              <w:t>Aged</w:t>
            </w:r>
            <w:r>
              <w:rPr>
                <w:spacing w:val="35"/>
                <w:sz w:val="24"/>
              </w:rPr>
              <w:t xml:space="preserve"> </w:t>
            </w:r>
            <w:r>
              <w:rPr>
                <w:sz w:val="24"/>
              </w:rPr>
              <w:t>5</w:t>
            </w:r>
            <w:r>
              <w:rPr>
                <w:spacing w:val="33"/>
                <w:sz w:val="24"/>
              </w:rPr>
              <w:t xml:space="preserve"> </w:t>
            </w:r>
            <w:r>
              <w:rPr>
                <w:sz w:val="24"/>
              </w:rPr>
              <w:t>to</w:t>
            </w:r>
            <w:r>
              <w:rPr>
                <w:spacing w:val="34"/>
                <w:sz w:val="24"/>
              </w:rPr>
              <w:t xml:space="preserve"> </w:t>
            </w:r>
            <w:r>
              <w:rPr>
                <w:spacing w:val="-5"/>
                <w:sz w:val="24"/>
              </w:rPr>
              <w:t>17</w:t>
            </w:r>
            <w:r>
              <w:rPr>
                <w:rFonts w:ascii="Times New Roman"/>
                <w:sz w:val="24"/>
              </w:rPr>
              <w:tab/>
            </w:r>
            <w:r>
              <w:rPr>
                <w:spacing w:val="-4"/>
                <w:sz w:val="24"/>
              </w:rPr>
              <w:t>0.20</w:t>
            </w:r>
          </w:p>
        </w:tc>
        <w:tc>
          <w:tcPr>
            <w:tcW w:w="1147" w:type="dxa"/>
          </w:tcPr>
          <w:p w14:paraId="44BE1421" w14:textId="77777777" w:rsidR="00C96556" w:rsidRDefault="00F61671">
            <w:pPr>
              <w:pStyle w:val="TableParagraph"/>
              <w:spacing w:before="70" w:line="240" w:lineRule="auto"/>
              <w:ind w:left="1"/>
              <w:jc w:val="center"/>
              <w:rPr>
                <w:sz w:val="24"/>
              </w:rPr>
            </w:pPr>
            <w:r>
              <w:rPr>
                <w:spacing w:val="-4"/>
                <w:sz w:val="24"/>
              </w:rPr>
              <w:t>0.21</w:t>
            </w:r>
          </w:p>
        </w:tc>
        <w:tc>
          <w:tcPr>
            <w:tcW w:w="1072" w:type="dxa"/>
          </w:tcPr>
          <w:p w14:paraId="4B17087C" w14:textId="77777777" w:rsidR="00C96556" w:rsidRDefault="00F61671">
            <w:pPr>
              <w:pStyle w:val="TableParagraph"/>
              <w:spacing w:before="70" w:line="240" w:lineRule="auto"/>
              <w:ind w:left="4" w:right="4"/>
              <w:jc w:val="center"/>
              <w:rPr>
                <w:sz w:val="24"/>
              </w:rPr>
            </w:pPr>
            <w:r>
              <w:rPr>
                <w:spacing w:val="-4"/>
                <w:sz w:val="24"/>
              </w:rPr>
              <w:t>0.20</w:t>
            </w:r>
          </w:p>
        </w:tc>
        <w:tc>
          <w:tcPr>
            <w:tcW w:w="2180" w:type="dxa"/>
          </w:tcPr>
          <w:p w14:paraId="4DAD565C" w14:textId="77777777" w:rsidR="00C96556" w:rsidRDefault="00F61671">
            <w:pPr>
              <w:pStyle w:val="TableParagraph"/>
              <w:spacing w:before="70" w:line="240" w:lineRule="auto"/>
              <w:ind w:left="1" w:right="1"/>
              <w:jc w:val="center"/>
              <w:rPr>
                <w:sz w:val="24"/>
              </w:rPr>
            </w:pPr>
            <w:r>
              <w:rPr>
                <w:spacing w:val="-4"/>
                <w:sz w:val="24"/>
              </w:rPr>
              <w:t>0.20</w:t>
            </w:r>
          </w:p>
        </w:tc>
        <w:tc>
          <w:tcPr>
            <w:tcW w:w="1957" w:type="dxa"/>
          </w:tcPr>
          <w:p w14:paraId="0DD6F50C" w14:textId="77777777" w:rsidR="00C96556" w:rsidRDefault="00F61671">
            <w:pPr>
              <w:pStyle w:val="TableParagraph"/>
              <w:spacing w:before="70" w:line="240" w:lineRule="auto"/>
              <w:ind w:left="1" w:right="2"/>
              <w:jc w:val="center"/>
              <w:rPr>
                <w:sz w:val="24"/>
              </w:rPr>
            </w:pPr>
            <w:r>
              <w:rPr>
                <w:spacing w:val="-4"/>
                <w:sz w:val="24"/>
              </w:rPr>
              <w:t>0.20</w:t>
            </w:r>
          </w:p>
        </w:tc>
      </w:tr>
      <w:tr w:rsidR="00C96556" w14:paraId="10BEA89B" w14:textId="77777777">
        <w:trPr>
          <w:trHeight w:val="478"/>
        </w:trPr>
        <w:tc>
          <w:tcPr>
            <w:tcW w:w="3958" w:type="dxa"/>
          </w:tcPr>
          <w:p w14:paraId="7074149D" w14:textId="77777777" w:rsidR="00C96556" w:rsidRDefault="00F61671">
            <w:pPr>
              <w:pStyle w:val="TableParagraph"/>
              <w:spacing w:before="70" w:line="240" w:lineRule="auto"/>
              <w:ind w:right="423"/>
              <w:jc w:val="right"/>
              <w:rPr>
                <w:sz w:val="24"/>
              </w:rPr>
            </w:pPr>
            <w:r>
              <w:rPr>
                <w:spacing w:val="-2"/>
                <w:w w:val="105"/>
                <w:sz w:val="24"/>
              </w:rPr>
              <w:t>(0.05)</w:t>
            </w:r>
          </w:p>
        </w:tc>
        <w:tc>
          <w:tcPr>
            <w:tcW w:w="1147" w:type="dxa"/>
          </w:tcPr>
          <w:p w14:paraId="3047AF71" w14:textId="77777777" w:rsidR="00C96556" w:rsidRDefault="00F61671">
            <w:pPr>
              <w:pStyle w:val="TableParagraph"/>
              <w:spacing w:before="70" w:line="240" w:lineRule="auto"/>
              <w:ind w:left="1"/>
              <w:jc w:val="center"/>
              <w:rPr>
                <w:sz w:val="24"/>
              </w:rPr>
            </w:pPr>
            <w:r>
              <w:rPr>
                <w:spacing w:val="-2"/>
                <w:w w:val="105"/>
                <w:sz w:val="24"/>
              </w:rPr>
              <w:t>(0.04)</w:t>
            </w:r>
          </w:p>
        </w:tc>
        <w:tc>
          <w:tcPr>
            <w:tcW w:w="1072" w:type="dxa"/>
          </w:tcPr>
          <w:p w14:paraId="492244D0" w14:textId="77777777" w:rsidR="00C96556" w:rsidRDefault="00F61671">
            <w:pPr>
              <w:pStyle w:val="TableParagraph"/>
              <w:spacing w:before="70" w:line="240" w:lineRule="auto"/>
              <w:ind w:left="4" w:right="4"/>
              <w:jc w:val="center"/>
              <w:rPr>
                <w:sz w:val="24"/>
              </w:rPr>
            </w:pPr>
            <w:r>
              <w:rPr>
                <w:spacing w:val="-2"/>
                <w:w w:val="105"/>
                <w:sz w:val="24"/>
              </w:rPr>
              <w:t>(0.05)</w:t>
            </w:r>
          </w:p>
        </w:tc>
        <w:tc>
          <w:tcPr>
            <w:tcW w:w="2180" w:type="dxa"/>
          </w:tcPr>
          <w:p w14:paraId="42B6B355" w14:textId="77777777" w:rsidR="00C96556" w:rsidRDefault="00F61671">
            <w:pPr>
              <w:pStyle w:val="TableParagraph"/>
              <w:spacing w:before="70" w:line="240" w:lineRule="auto"/>
              <w:ind w:left="1" w:right="1"/>
              <w:jc w:val="center"/>
              <w:rPr>
                <w:sz w:val="24"/>
              </w:rPr>
            </w:pPr>
            <w:r>
              <w:rPr>
                <w:spacing w:val="-2"/>
                <w:w w:val="105"/>
                <w:sz w:val="24"/>
              </w:rPr>
              <w:t>(0.04)</w:t>
            </w:r>
          </w:p>
        </w:tc>
        <w:tc>
          <w:tcPr>
            <w:tcW w:w="1957" w:type="dxa"/>
          </w:tcPr>
          <w:p w14:paraId="760AA090" w14:textId="77777777" w:rsidR="00C96556" w:rsidRDefault="00F61671">
            <w:pPr>
              <w:pStyle w:val="TableParagraph"/>
              <w:spacing w:before="70" w:line="240" w:lineRule="auto"/>
              <w:ind w:left="1" w:right="1"/>
              <w:jc w:val="center"/>
              <w:rPr>
                <w:sz w:val="24"/>
              </w:rPr>
            </w:pPr>
            <w:r>
              <w:rPr>
                <w:spacing w:val="-2"/>
                <w:w w:val="105"/>
                <w:sz w:val="24"/>
              </w:rPr>
              <w:t>(0.05)</w:t>
            </w:r>
          </w:p>
        </w:tc>
      </w:tr>
      <w:tr w:rsidR="00C96556" w14:paraId="4E6730FC" w14:textId="77777777">
        <w:trPr>
          <w:trHeight w:val="478"/>
        </w:trPr>
        <w:tc>
          <w:tcPr>
            <w:tcW w:w="3958" w:type="dxa"/>
          </w:tcPr>
          <w:p w14:paraId="7D56F22F" w14:textId="77777777" w:rsidR="00C96556" w:rsidRDefault="00F61671">
            <w:pPr>
              <w:pStyle w:val="TableParagraph"/>
              <w:tabs>
                <w:tab w:val="right" w:pos="3441"/>
              </w:tabs>
              <w:spacing w:before="70" w:line="240" w:lineRule="auto"/>
              <w:ind w:left="119"/>
              <w:rPr>
                <w:sz w:val="24"/>
              </w:rPr>
            </w:pPr>
            <w:r>
              <w:rPr>
                <w:sz w:val="24"/>
              </w:rPr>
              <w:t>%</w:t>
            </w:r>
            <w:r>
              <w:rPr>
                <w:spacing w:val="32"/>
                <w:sz w:val="24"/>
              </w:rPr>
              <w:t xml:space="preserve"> </w:t>
            </w:r>
            <w:r>
              <w:rPr>
                <w:sz w:val="24"/>
              </w:rPr>
              <w:t>Aged</w:t>
            </w:r>
            <w:r>
              <w:rPr>
                <w:spacing w:val="33"/>
                <w:sz w:val="24"/>
              </w:rPr>
              <w:t xml:space="preserve"> </w:t>
            </w:r>
            <w:r>
              <w:rPr>
                <w:sz w:val="24"/>
              </w:rPr>
              <w:t>18</w:t>
            </w:r>
            <w:r>
              <w:rPr>
                <w:spacing w:val="33"/>
                <w:sz w:val="24"/>
              </w:rPr>
              <w:t xml:space="preserve"> </w:t>
            </w:r>
            <w:r>
              <w:rPr>
                <w:sz w:val="24"/>
              </w:rPr>
              <w:t>to</w:t>
            </w:r>
            <w:r>
              <w:rPr>
                <w:spacing w:val="32"/>
                <w:sz w:val="24"/>
              </w:rPr>
              <w:t xml:space="preserve"> </w:t>
            </w:r>
            <w:r>
              <w:rPr>
                <w:spacing w:val="-5"/>
                <w:sz w:val="24"/>
              </w:rPr>
              <w:t>64</w:t>
            </w:r>
            <w:r>
              <w:rPr>
                <w:rFonts w:ascii="Times New Roman"/>
                <w:sz w:val="24"/>
              </w:rPr>
              <w:tab/>
            </w:r>
            <w:r>
              <w:rPr>
                <w:spacing w:val="-4"/>
                <w:sz w:val="24"/>
              </w:rPr>
              <w:t>0.60</w:t>
            </w:r>
          </w:p>
        </w:tc>
        <w:tc>
          <w:tcPr>
            <w:tcW w:w="1147" w:type="dxa"/>
          </w:tcPr>
          <w:p w14:paraId="0B95F7E7" w14:textId="77777777" w:rsidR="00C96556" w:rsidRDefault="00F61671">
            <w:pPr>
              <w:pStyle w:val="TableParagraph"/>
              <w:spacing w:before="70" w:line="240" w:lineRule="auto"/>
              <w:ind w:left="1"/>
              <w:jc w:val="center"/>
              <w:rPr>
                <w:sz w:val="24"/>
              </w:rPr>
            </w:pPr>
            <w:r>
              <w:rPr>
                <w:spacing w:val="-4"/>
                <w:sz w:val="24"/>
              </w:rPr>
              <w:t>0.60</w:t>
            </w:r>
          </w:p>
        </w:tc>
        <w:tc>
          <w:tcPr>
            <w:tcW w:w="1072" w:type="dxa"/>
          </w:tcPr>
          <w:p w14:paraId="13541217" w14:textId="77777777" w:rsidR="00C96556" w:rsidRDefault="00F61671">
            <w:pPr>
              <w:pStyle w:val="TableParagraph"/>
              <w:spacing w:before="70" w:line="240" w:lineRule="auto"/>
              <w:ind w:left="4" w:right="4"/>
              <w:jc w:val="center"/>
              <w:rPr>
                <w:sz w:val="24"/>
              </w:rPr>
            </w:pPr>
            <w:r>
              <w:rPr>
                <w:spacing w:val="-4"/>
                <w:sz w:val="24"/>
              </w:rPr>
              <w:t>0.60</w:t>
            </w:r>
          </w:p>
        </w:tc>
        <w:tc>
          <w:tcPr>
            <w:tcW w:w="2180" w:type="dxa"/>
          </w:tcPr>
          <w:p w14:paraId="1B46C689" w14:textId="77777777" w:rsidR="00C96556" w:rsidRDefault="00F61671">
            <w:pPr>
              <w:pStyle w:val="TableParagraph"/>
              <w:spacing w:before="70" w:line="240" w:lineRule="auto"/>
              <w:ind w:left="1" w:right="1"/>
              <w:jc w:val="center"/>
              <w:rPr>
                <w:sz w:val="24"/>
              </w:rPr>
            </w:pPr>
            <w:r>
              <w:rPr>
                <w:spacing w:val="-4"/>
                <w:sz w:val="24"/>
              </w:rPr>
              <w:t>0.60</w:t>
            </w:r>
          </w:p>
        </w:tc>
        <w:tc>
          <w:tcPr>
            <w:tcW w:w="1957" w:type="dxa"/>
          </w:tcPr>
          <w:p w14:paraId="053B48DE" w14:textId="77777777" w:rsidR="00C96556" w:rsidRDefault="00F61671">
            <w:pPr>
              <w:pStyle w:val="TableParagraph"/>
              <w:spacing w:before="70" w:line="240" w:lineRule="auto"/>
              <w:ind w:left="1" w:right="2"/>
              <w:jc w:val="center"/>
              <w:rPr>
                <w:sz w:val="24"/>
              </w:rPr>
            </w:pPr>
            <w:r>
              <w:rPr>
                <w:spacing w:val="-4"/>
                <w:sz w:val="24"/>
              </w:rPr>
              <w:t>0.60</w:t>
            </w:r>
          </w:p>
        </w:tc>
      </w:tr>
      <w:tr w:rsidR="00C96556" w14:paraId="7BDC0E1F" w14:textId="77777777">
        <w:trPr>
          <w:trHeight w:val="478"/>
        </w:trPr>
        <w:tc>
          <w:tcPr>
            <w:tcW w:w="3958" w:type="dxa"/>
          </w:tcPr>
          <w:p w14:paraId="67CF0032" w14:textId="77777777" w:rsidR="00C96556" w:rsidRDefault="00F61671">
            <w:pPr>
              <w:pStyle w:val="TableParagraph"/>
              <w:spacing w:before="70" w:line="240" w:lineRule="auto"/>
              <w:ind w:right="423"/>
              <w:jc w:val="right"/>
              <w:rPr>
                <w:sz w:val="24"/>
              </w:rPr>
            </w:pPr>
            <w:r>
              <w:rPr>
                <w:spacing w:val="-2"/>
                <w:w w:val="105"/>
                <w:sz w:val="24"/>
              </w:rPr>
              <w:t>(0.05)</w:t>
            </w:r>
          </w:p>
        </w:tc>
        <w:tc>
          <w:tcPr>
            <w:tcW w:w="1147" w:type="dxa"/>
          </w:tcPr>
          <w:p w14:paraId="0B477767" w14:textId="77777777" w:rsidR="00C96556" w:rsidRDefault="00F61671">
            <w:pPr>
              <w:pStyle w:val="TableParagraph"/>
              <w:spacing w:before="70" w:line="240" w:lineRule="auto"/>
              <w:ind w:left="1"/>
              <w:jc w:val="center"/>
              <w:rPr>
                <w:sz w:val="24"/>
              </w:rPr>
            </w:pPr>
            <w:r>
              <w:rPr>
                <w:spacing w:val="-2"/>
                <w:w w:val="105"/>
                <w:sz w:val="24"/>
              </w:rPr>
              <w:t>(0.05)</w:t>
            </w:r>
          </w:p>
        </w:tc>
        <w:tc>
          <w:tcPr>
            <w:tcW w:w="1072" w:type="dxa"/>
          </w:tcPr>
          <w:p w14:paraId="4FBC59D9" w14:textId="77777777" w:rsidR="00C96556" w:rsidRDefault="00F61671">
            <w:pPr>
              <w:pStyle w:val="TableParagraph"/>
              <w:spacing w:before="70" w:line="240" w:lineRule="auto"/>
              <w:ind w:left="4" w:right="4"/>
              <w:jc w:val="center"/>
              <w:rPr>
                <w:sz w:val="24"/>
              </w:rPr>
            </w:pPr>
            <w:r>
              <w:rPr>
                <w:spacing w:val="-2"/>
                <w:w w:val="105"/>
                <w:sz w:val="24"/>
              </w:rPr>
              <w:t>(0.05)</w:t>
            </w:r>
          </w:p>
        </w:tc>
        <w:tc>
          <w:tcPr>
            <w:tcW w:w="2180" w:type="dxa"/>
          </w:tcPr>
          <w:p w14:paraId="07CFB2DA" w14:textId="77777777" w:rsidR="00C96556" w:rsidRDefault="00F61671">
            <w:pPr>
              <w:pStyle w:val="TableParagraph"/>
              <w:spacing w:before="70" w:line="240" w:lineRule="auto"/>
              <w:ind w:left="1" w:right="1"/>
              <w:jc w:val="center"/>
              <w:rPr>
                <w:sz w:val="24"/>
              </w:rPr>
            </w:pPr>
            <w:r>
              <w:rPr>
                <w:spacing w:val="-2"/>
                <w:w w:val="105"/>
                <w:sz w:val="24"/>
              </w:rPr>
              <w:t>(0.04)</w:t>
            </w:r>
          </w:p>
        </w:tc>
        <w:tc>
          <w:tcPr>
            <w:tcW w:w="1957" w:type="dxa"/>
          </w:tcPr>
          <w:p w14:paraId="460D0094" w14:textId="77777777" w:rsidR="00C96556" w:rsidRDefault="00F61671">
            <w:pPr>
              <w:pStyle w:val="TableParagraph"/>
              <w:spacing w:before="70" w:line="240" w:lineRule="auto"/>
              <w:ind w:left="1" w:right="1"/>
              <w:jc w:val="center"/>
              <w:rPr>
                <w:sz w:val="24"/>
              </w:rPr>
            </w:pPr>
            <w:r>
              <w:rPr>
                <w:spacing w:val="-2"/>
                <w:w w:val="105"/>
                <w:sz w:val="24"/>
              </w:rPr>
              <w:t>(0.05)</w:t>
            </w:r>
          </w:p>
        </w:tc>
      </w:tr>
      <w:tr w:rsidR="00C96556" w14:paraId="5CB2DB30" w14:textId="77777777">
        <w:trPr>
          <w:trHeight w:val="478"/>
        </w:trPr>
        <w:tc>
          <w:tcPr>
            <w:tcW w:w="3958" w:type="dxa"/>
          </w:tcPr>
          <w:p w14:paraId="4416ABBB" w14:textId="77777777" w:rsidR="00C96556" w:rsidRDefault="00F61671">
            <w:pPr>
              <w:pStyle w:val="TableParagraph"/>
              <w:tabs>
                <w:tab w:val="right" w:pos="3441"/>
              </w:tabs>
              <w:spacing w:before="70" w:line="240" w:lineRule="auto"/>
              <w:ind w:left="119"/>
              <w:rPr>
                <w:sz w:val="24"/>
              </w:rPr>
            </w:pPr>
            <w:r>
              <w:rPr>
                <w:sz w:val="24"/>
              </w:rPr>
              <w:t>%</w:t>
            </w:r>
            <w:r>
              <w:rPr>
                <w:spacing w:val="65"/>
                <w:sz w:val="24"/>
              </w:rPr>
              <w:t xml:space="preserve"> </w:t>
            </w:r>
            <w:r>
              <w:rPr>
                <w:sz w:val="24"/>
              </w:rPr>
              <w:t>Racial</w:t>
            </w:r>
            <w:r>
              <w:rPr>
                <w:spacing w:val="67"/>
                <w:sz w:val="24"/>
              </w:rPr>
              <w:t xml:space="preserve"> </w:t>
            </w:r>
            <w:r>
              <w:rPr>
                <w:spacing w:val="-2"/>
                <w:sz w:val="24"/>
              </w:rPr>
              <w:t>Minority</w:t>
            </w:r>
            <w:r>
              <w:rPr>
                <w:rFonts w:ascii="Times New Roman"/>
                <w:sz w:val="24"/>
              </w:rPr>
              <w:tab/>
            </w:r>
            <w:r>
              <w:rPr>
                <w:spacing w:val="-4"/>
                <w:sz w:val="24"/>
              </w:rPr>
              <w:t>0.04</w:t>
            </w:r>
          </w:p>
        </w:tc>
        <w:tc>
          <w:tcPr>
            <w:tcW w:w="1147" w:type="dxa"/>
          </w:tcPr>
          <w:p w14:paraId="34C6F123" w14:textId="77777777" w:rsidR="00C96556" w:rsidRDefault="00F61671">
            <w:pPr>
              <w:pStyle w:val="TableParagraph"/>
              <w:spacing w:before="70" w:line="240" w:lineRule="auto"/>
              <w:ind w:left="1"/>
              <w:jc w:val="center"/>
              <w:rPr>
                <w:sz w:val="24"/>
              </w:rPr>
            </w:pPr>
            <w:r>
              <w:rPr>
                <w:spacing w:val="-4"/>
                <w:sz w:val="24"/>
              </w:rPr>
              <w:t>0.03</w:t>
            </w:r>
          </w:p>
        </w:tc>
        <w:tc>
          <w:tcPr>
            <w:tcW w:w="1072" w:type="dxa"/>
          </w:tcPr>
          <w:p w14:paraId="4F1D9B23" w14:textId="77777777" w:rsidR="00C96556" w:rsidRDefault="00F61671">
            <w:pPr>
              <w:pStyle w:val="TableParagraph"/>
              <w:spacing w:before="70" w:line="240" w:lineRule="auto"/>
              <w:ind w:left="4" w:right="4"/>
              <w:jc w:val="center"/>
              <w:rPr>
                <w:sz w:val="24"/>
              </w:rPr>
            </w:pPr>
            <w:r>
              <w:rPr>
                <w:spacing w:val="-4"/>
                <w:sz w:val="24"/>
              </w:rPr>
              <w:t>0.04</w:t>
            </w:r>
          </w:p>
        </w:tc>
        <w:tc>
          <w:tcPr>
            <w:tcW w:w="2180" w:type="dxa"/>
          </w:tcPr>
          <w:p w14:paraId="3DD57C3C" w14:textId="77777777" w:rsidR="00C96556" w:rsidRDefault="00F61671">
            <w:pPr>
              <w:pStyle w:val="TableParagraph"/>
              <w:spacing w:before="70" w:line="240" w:lineRule="auto"/>
              <w:ind w:left="1" w:right="1"/>
              <w:jc w:val="center"/>
              <w:rPr>
                <w:sz w:val="24"/>
              </w:rPr>
            </w:pPr>
            <w:r>
              <w:rPr>
                <w:spacing w:val="-4"/>
                <w:sz w:val="24"/>
              </w:rPr>
              <w:t>0.03</w:t>
            </w:r>
          </w:p>
        </w:tc>
        <w:tc>
          <w:tcPr>
            <w:tcW w:w="1957" w:type="dxa"/>
          </w:tcPr>
          <w:p w14:paraId="420BE090" w14:textId="77777777" w:rsidR="00C96556" w:rsidRDefault="00F61671">
            <w:pPr>
              <w:pStyle w:val="TableParagraph"/>
              <w:spacing w:before="70" w:line="240" w:lineRule="auto"/>
              <w:ind w:left="1" w:right="2"/>
              <w:jc w:val="center"/>
              <w:rPr>
                <w:sz w:val="24"/>
              </w:rPr>
            </w:pPr>
            <w:r>
              <w:rPr>
                <w:spacing w:val="-4"/>
                <w:sz w:val="24"/>
              </w:rPr>
              <w:t>0.03</w:t>
            </w:r>
          </w:p>
        </w:tc>
      </w:tr>
      <w:tr w:rsidR="00C96556" w14:paraId="572674EE" w14:textId="77777777">
        <w:trPr>
          <w:trHeight w:val="478"/>
        </w:trPr>
        <w:tc>
          <w:tcPr>
            <w:tcW w:w="3958" w:type="dxa"/>
          </w:tcPr>
          <w:p w14:paraId="548FA956" w14:textId="77777777" w:rsidR="00C96556" w:rsidRDefault="00F61671">
            <w:pPr>
              <w:pStyle w:val="TableParagraph"/>
              <w:spacing w:before="70" w:line="240" w:lineRule="auto"/>
              <w:ind w:right="423"/>
              <w:jc w:val="right"/>
              <w:rPr>
                <w:sz w:val="24"/>
              </w:rPr>
            </w:pPr>
            <w:r>
              <w:rPr>
                <w:spacing w:val="-2"/>
                <w:w w:val="105"/>
                <w:sz w:val="24"/>
              </w:rPr>
              <w:t>(0.07)</w:t>
            </w:r>
          </w:p>
        </w:tc>
        <w:tc>
          <w:tcPr>
            <w:tcW w:w="1147" w:type="dxa"/>
          </w:tcPr>
          <w:p w14:paraId="26602D79" w14:textId="77777777" w:rsidR="00C96556" w:rsidRDefault="00F61671">
            <w:pPr>
              <w:pStyle w:val="TableParagraph"/>
              <w:spacing w:before="70" w:line="240" w:lineRule="auto"/>
              <w:ind w:left="1"/>
              <w:jc w:val="center"/>
              <w:rPr>
                <w:sz w:val="24"/>
              </w:rPr>
            </w:pPr>
            <w:r>
              <w:rPr>
                <w:spacing w:val="-2"/>
                <w:w w:val="105"/>
                <w:sz w:val="24"/>
              </w:rPr>
              <w:t>(0.07)</w:t>
            </w:r>
          </w:p>
        </w:tc>
        <w:tc>
          <w:tcPr>
            <w:tcW w:w="1072" w:type="dxa"/>
          </w:tcPr>
          <w:p w14:paraId="52BD3DA4" w14:textId="77777777" w:rsidR="00C96556" w:rsidRDefault="00F61671">
            <w:pPr>
              <w:pStyle w:val="TableParagraph"/>
              <w:spacing w:before="70" w:line="240" w:lineRule="auto"/>
              <w:ind w:left="4" w:right="4"/>
              <w:jc w:val="center"/>
              <w:rPr>
                <w:sz w:val="24"/>
              </w:rPr>
            </w:pPr>
            <w:r>
              <w:rPr>
                <w:spacing w:val="-2"/>
                <w:w w:val="105"/>
                <w:sz w:val="24"/>
              </w:rPr>
              <w:t>(0.07)</w:t>
            </w:r>
          </w:p>
        </w:tc>
        <w:tc>
          <w:tcPr>
            <w:tcW w:w="2180" w:type="dxa"/>
          </w:tcPr>
          <w:p w14:paraId="40F2AFBE" w14:textId="77777777" w:rsidR="00C96556" w:rsidRDefault="00F61671">
            <w:pPr>
              <w:pStyle w:val="TableParagraph"/>
              <w:spacing w:before="70" w:line="240" w:lineRule="auto"/>
              <w:ind w:left="1" w:right="1"/>
              <w:jc w:val="center"/>
              <w:rPr>
                <w:sz w:val="24"/>
              </w:rPr>
            </w:pPr>
            <w:r>
              <w:rPr>
                <w:spacing w:val="-2"/>
                <w:w w:val="105"/>
                <w:sz w:val="24"/>
              </w:rPr>
              <w:t>(0.08)</w:t>
            </w:r>
          </w:p>
        </w:tc>
        <w:tc>
          <w:tcPr>
            <w:tcW w:w="1957" w:type="dxa"/>
          </w:tcPr>
          <w:p w14:paraId="394CECD5" w14:textId="77777777" w:rsidR="00C96556" w:rsidRDefault="00F61671">
            <w:pPr>
              <w:pStyle w:val="TableParagraph"/>
              <w:spacing w:before="70" w:line="240" w:lineRule="auto"/>
              <w:ind w:left="1" w:right="1"/>
              <w:jc w:val="center"/>
              <w:rPr>
                <w:sz w:val="24"/>
              </w:rPr>
            </w:pPr>
            <w:r>
              <w:rPr>
                <w:spacing w:val="-2"/>
                <w:w w:val="105"/>
                <w:sz w:val="24"/>
              </w:rPr>
              <w:t>(0.07)</w:t>
            </w:r>
          </w:p>
        </w:tc>
      </w:tr>
      <w:tr w:rsidR="00C96556" w14:paraId="63AC5D96" w14:textId="77777777">
        <w:trPr>
          <w:trHeight w:val="358"/>
        </w:trPr>
        <w:tc>
          <w:tcPr>
            <w:tcW w:w="3958" w:type="dxa"/>
          </w:tcPr>
          <w:p w14:paraId="7960A839" w14:textId="77777777" w:rsidR="00C96556" w:rsidRDefault="00F61671">
            <w:pPr>
              <w:pStyle w:val="TableParagraph"/>
              <w:tabs>
                <w:tab w:val="left" w:pos="2966"/>
              </w:tabs>
              <w:spacing w:before="70"/>
              <w:ind w:left="119"/>
              <w:rPr>
                <w:sz w:val="24"/>
              </w:rPr>
            </w:pPr>
            <w:proofErr w:type="gramStart"/>
            <w:r>
              <w:rPr>
                <w:sz w:val="24"/>
              </w:rPr>
              <w:t>Number</w:t>
            </w:r>
            <w:r>
              <w:rPr>
                <w:spacing w:val="33"/>
                <w:sz w:val="24"/>
              </w:rPr>
              <w:t xml:space="preserve">  </w:t>
            </w:r>
            <w:r>
              <w:rPr>
                <w:sz w:val="24"/>
              </w:rPr>
              <w:t>of</w:t>
            </w:r>
            <w:proofErr w:type="gramEnd"/>
            <w:r>
              <w:rPr>
                <w:spacing w:val="33"/>
                <w:sz w:val="24"/>
              </w:rPr>
              <w:t xml:space="preserve">  </w:t>
            </w:r>
            <w:proofErr w:type="spellStart"/>
            <w:r>
              <w:rPr>
                <w:spacing w:val="-2"/>
                <w:sz w:val="24"/>
              </w:rPr>
              <w:t>Observa</w:t>
            </w:r>
            <w:proofErr w:type="spellEnd"/>
            <w:r>
              <w:rPr>
                <w:spacing w:val="-2"/>
                <w:sz w:val="24"/>
              </w:rPr>
              <w:t>-</w:t>
            </w:r>
            <w:r>
              <w:rPr>
                <w:sz w:val="24"/>
              </w:rPr>
              <w:tab/>
            </w:r>
            <w:r>
              <w:rPr>
                <w:spacing w:val="-2"/>
                <w:sz w:val="24"/>
              </w:rPr>
              <w:t>3,184</w:t>
            </w:r>
          </w:p>
        </w:tc>
        <w:tc>
          <w:tcPr>
            <w:tcW w:w="1147" w:type="dxa"/>
          </w:tcPr>
          <w:p w14:paraId="0C2283C7" w14:textId="77777777" w:rsidR="00C96556" w:rsidRDefault="00F61671">
            <w:pPr>
              <w:pStyle w:val="TableParagraph"/>
              <w:spacing w:before="70"/>
              <w:ind w:left="1" w:right="1"/>
              <w:jc w:val="center"/>
              <w:rPr>
                <w:sz w:val="24"/>
              </w:rPr>
            </w:pPr>
            <w:r>
              <w:rPr>
                <w:spacing w:val="-2"/>
                <w:sz w:val="24"/>
              </w:rPr>
              <w:t>2,656</w:t>
            </w:r>
          </w:p>
        </w:tc>
        <w:tc>
          <w:tcPr>
            <w:tcW w:w="1072" w:type="dxa"/>
          </w:tcPr>
          <w:p w14:paraId="23262084" w14:textId="77777777" w:rsidR="00C96556" w:rsidRDefault="00F61671">
            <w:pPr>
              <w:pStyle w:val="TableParagraph"/>
              <w:spacing w:before="70"/>
              <w:ind w:left="4" w:right="4"/>
              <w:jc w:val="center"/>
              <w:rPr>
                <w:sz w:val="24"/>
              </w:rPr>
            </w:pPr>
            <w:r>
              <w:rPr>
                <w:spacing w:val="-5"/>
                <w:sz w:val="24"/>
              </w:rPr>
              <w:t>528</w:t>
            </w:r>
          </w:p>
        </w:tc>
        <w:tc>
          <w:tcPr>
            <w:tcW w:w="2180" w:type="dxa"/>
          </w:tcPr>
          <w:p w14:paraId="08BA3CC7" w14:textId="77777777" w:rsidR="00C96556" w:rsidRDefault="00F61671">
            <w:pPr>
              <w:pStyle w:val="TableParagraph"/>
              <w:spacing w:before="70"/>
              <w:ind w:right="1"/>
              <w:jc w:val="center"/>
              <w:rPr>
                <w:sz w:val="24"/>
              </w:rPr>
            </w:pPr>
            <w:r>
              <w:rPr>
                <w:spacing w:val="-5"/>
                <w:sz w:val="24"/>
              </w:rPr>
              <w:t>653</w:t>
            </w:r>
          </w:p>
        </w:tc>
        <w:tc>
          <w:tcPr>
            <w:tcW w:w="1957" w:type="dxa"/>
          </w:tcPr>
          <w:p w14:paraId="6BBA4315" w14:textId="77777777" w:rsidR="00C96556" w:rsidRDefault="00F61671">
            <w:pPr>
              <w:pStyle w:val="TableParagraph"/>
              <w:spacing w:before="70"/>
              <w:ind w:left="1" w:right="2"/>
              <w:jc w:val="center"/>
              <w:rPr>
                <w:sz w:val="24"/>
              </w:rPr>
            </w:pPr>
            <w:r>
              <w:rPr>
                <w:spacing w:val="-5"/>
                <w:sz w:val="24"/>
              </w:rPr>
              <w:t>269</w:t>
            </w:r>
          </w:p>
        </w:tc>
      </w:tr>
    </w:tbl>
    <w:p w14:paraId="668F1F21" w14:textId="77777777" w:rsidR="00C96556" w:rsidRDefault="00F61671">
      <w:pPr>
        <w:pStyle w:val="BodyText"/>
        <w:spacing w:before="195" w:after="79"/>
        <w:ind w:left="119"/>
      </w:pPr>
      <w:proofErr w:type="spellStart"/>
      <w:r>
        <w:rPr>
          <w:spacing w:val="-2"/>
        </w:rPr>
        <w:t>tions</w:t>
      </w:r>
      <w:proofErr w:type="spellEnd"/>
    </w:p>
    <w:p w14:paraId="1BAA1473" w14:textId="77777777" w:rsidR="00C96556" w:rsidRDefault="00F61671">
      <w:pPr>
        <w:pStyle w:val="BodyText"/>
        <w:spacing w:line="20" w:lineRule="exact"/>
        <w:ind w:left="-4"/>
        <w:rPr>
          <w:sz w:val="2"/>
        </w:rPr>
      </w:pPr>
      <w:r>
        <w:rPr>
          <w:noProof/>
          <w:sz w:val="2"/>
        </w:rPr>
        <mc:AlternateContent>
          <mc:Choice Requires="wpg">
            <w:drawing>
              <wp:inline distT="0" distB="0" distL="0" distR="0" wp14:anchorId="1995BD5F" wp14:editId="208E9D8F">
                <wp:extent cx="6548755" cy="5080"/>
                <wp:effectExtent l="9525" t="0" r="0" b="444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8" name="Graphic 28"/>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832B718" id="Group 27"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">
                <v:shape id="Graphic 28"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" path="m,l6548653,em,l6548653,e" filled="f" strokeweight=".14039mm">
                  <v:path arrowok="t"/>
                </v:shape>
                <w10:anchorlock/>
              </v:group>
            </w:pict>
          </mc:Fallback>
        </mc:AlternateContent>
      </w:r>
    </w:p>
    <w:p w14:paraId="66DF42FC" w14:textId="77777777" w:rsidR="00C96556" w:rsidRDefault="00C96556">
      <w:pPr>
        <w:pStyle w:val="BodyText"/>
        <w:spacing w:before="107"/>
      </w:pPr>
    </w:p>
    <w:p w14:paraId="1E19BB21" w14:textId="77777777" w:rsidR="00C96556" w:rsidRDefault="00F61671">
      <w:pPr>
        <w:pStyle w:val="BodyText"/>
        <w:spacing w:line="391" w:lineRule="auto"/>
        <w:ind w:right="1076" w:firstLine="351"/>
        <w:jc w:val="both"/>
      </w:pPr>
      <w:r>
        <w:t>Table</w:t>
      </w:r>
      <w:r>
        <w:rPr>
          <w:spacing w:val="40"/>
        </w:rPr>
        <w:t xml:space="preserve"> </w:t>
      </w:r>
      <w:hyperlink w:anchor="_bookmark8" w:history="1">
        <w:r>
          <w:t>2</w:t>
        </w:r>
      </w:hyperlink>
      <w:r>
        <w:rPr>
          <w:spacing w:val="40"/>
        </w:rPr>
        <w:t xml:space="preserve"> </w:t>
      </w:r>
      <w:r>
        <w:t>shows</w:t>
      </w:r>
      <w:r>
        <w:rPr>
          <w:spacing w:val="40"/>
        </w:rPr>
        <w:t xml:space="preserve"> </w:t>
      </w:r>
      <w:r>
        <w:t>that</w:t>
      </w:r>
      <w:r>
        <w:rPr>
          <w:spacing w:val="40"/>
        </w:rPr>
        <w:t xml:space="preserve"> </w:t>
      </w:r>
      <w:r>
        <w:t>the</w:t>
      </w:r>
      <w:r>
        <w:rPr>
          <w:spacing w:val="40"/>
        </w:rPr>
        <w:t xml:space="preserve"> </w:t>
      </w:r>
      <w:r>
        <w:t>treatment</w:t>
      </w:r>
      <w:r>
        <w:rPr>
          <w:spacing w:val="40"/>
        </w:rPr>
        <w:t xml:space="preserve"> </w:t>
      </w:r>
      <w:r>
        <w:t>and</w:t>
      </w:r>
      <w:r>
        <w:rPr>
          <w:spacing w:val="40"/>
        </w:rPr>
        <w:t xml:space="preserve"> </w:t>
      </w:r>
      <w:r>
        <w:t>control</w:t>
      </w:r>
      <w:r>
        <w:rPr>
          <w:spacing w:val="40"/>
        </w:rPr>
        <w:t xml:space="preserve"> </w:t>
      </w:r>
      <w:r>
        <w:t>groups</w:t>
      </w:r>
      <w:r>
        <w:rPr>
          <w:spacing w:val="40"/>
        </w:rPr>
        <w:t xml:space="preserve"> </w:t>
      </w:r>
      <w:r>
        <w:t>are</w:t>
      </w:r>
      <w:r>
        <w:rPr>
          <w:spacing w:val="40"/>
        </w:rPr>
        <w:t xml:space="preserve"> </w:t>
      </w:r>
      <w:r>
        <w:t>well-balanced</w:t>
      </w:r>
      <w:r>
        <w:rPr>
          <w:spacing w:val="40"/>
        </w:rPr>
        <w:t xml:space="preserve"> </w:t>
      </w:r>
      <w:r>
        <w:t>with</w:t>
      </w:r>
      <w:r>
        <w:rPr>
          <w:spacing w:val="40"/>
        </w:rPr>
        <w:t xml:space="preserve"> </w:t>
      </w:r>
      <w:r>
        <w:t>respect</w:t>
      </w:r>
      <w:r>
        <w:rPr>
          <w:spacing w:val="80"/>
          <w:w w:val="150"/>
        </w:rPr>
        <w:t xml:space="preserve"> </w:t>
      </w:r>
      <w:r>
        <w:t>to the covariates considered, suggesting that the groups are comparable and any observed differences</w:t>
      </w:r>
      <w:r>
        <w:rPr>
          <w:spacing w:val="40"/>
        </w:rPr>
        <w:t xml:space="preserve"> </w:t>
      </w:r>
      <w:r>
        <w:t>in</w:t>
      </w:r>
      <w:r>
        <w:rPr>
          <w:spacing w:val="40"/>
        </w:rPr>
        <w:t xml:space="preserve"> </w:t>
      </w:r>
      <w:r>
        <w:t>outcomes</w:t>
      </w:r>
      <w:r>
        <w:rPr>
          <w:spacing w:val="40"/>
        </w:rPr>
        <w:t xml:space="preserve"> </w:t>
      </w:r>
      <w:r>
        <w:t>can</w:t>
      </w:r>
      <w:r>
        <w:rPr>
          <w:spacing w:val="40"/>
        </w:rPr>
        <w:t xml:space="preserve"> </w:t>
      </w:r>
      <w:r>
        <w:t>more</w:t>
      </w:r>
      <w:r>
        <w:rPr>
          <w:spacing w:val="40"/>
        </w:rPr>
        <w:t xml:space="preserve"> </w:t>
      </w:r>
      <w:r>
        <w:t>confidently</w:t>
      </w:r>
      <w:r>
        <w:rPr>
          <w:spacing w:val="40"/>
        </w:rPr>
        <w:t xml:space="preserve"> </w:t>
      </w:r>
      <w:r>
        <w:t>be</w:t>
      </w:r>
      <w:r>
        <w:rPr>
          <w:spacing w:val="40"/>
        </w:rPr>
        <w:t xml:space="preserve"> </w:t>
      </w:r>
      <w:r>
        <w:t>attributed</w:t>
      </w:r>
      <w:r>
        <w:rPr>
          <w:spacing w:val="40"/>
        </w:rPr>
        <w:t xml:space="preserve"> </w:t>
      </w:r>
      <w:r>
        <w:t>to</w:t>
      </w:r>
      <w:r>
        <w:rPr>
          <w:spacing w:val="40"/>
        </w:rPr>
        <w:t xml:space="preserve"> </w:t>
      </w:r>
      <w:r>
        <w:t>the</w:t>
      </w:r>
      <w:r>
        <w:rPr>
          <w:spacing w:val="40"/>
        </w:rPr>
        <w:t xml:space="preserve"> </w:t>
      </w:r>
      <w:r>
        <w:t>treatment</w:t>
      </w:r>
      <w:r>
        <w:rPr>
          <w:spacing w:val="40"/>
        </w:rPr>
        <w:t xml:space="preserve"> </w:t>
      </w:r>
      <w:r>
        <w:t>effect</w:t>
      </w:r>
      <w:r>
        <w:rPr>
          <w:spacing w:val="40"/>
        </w:rPr>
        <w:t xml:space="preserve"> </w:t>
      </w:r>
      <w:r>
        <w:t>rather than to pre-existing differences.</w:t>
      </w:r>
    </w:p>
    <w:p w14:paraId="5C2CA4F2" w14:textId="77777777" w:rsidR="00C96556" w:rsidRDefault="00C96556">
      <w:pPr>
        <w:pStyle w:val="BodyText"/>
        <w:spacing w:before="202"/>
      </w:pPr>
    </w:p>
    <w:p w14:paraId="37C0CE74" w14:textId="77777777" w:rsidR="00C96556" w:rsidRDefault="00F61671">
      <w:pPr>
        <w:pStyle w:val="Heading1"/>
        <w:numPr>
          <w:ilvl w:val="0"/>
          <w:numId w:val="3"/>
        </w:numPr>
        <w:tabs>
          <w:tab w:val="left" w:pos="580"/>
        </w:tabs>
        <w:spacing w:before="1"/>
        <w:ind w:left="580" w:hanging="580"/>
      </w:pPr>
      <w:bookmarkStart w:id="104" w:name="Empirical_Strategy"/>
      <w:bookmarkStart w:id="105" w:name="_bookmark9"/>
      <w:bookmarkEnd w:id="104"/>
      <w:bookmarkEnd w:id="105"/>
      <w:r>
        <w:rPr>
          <w:w w:val="125"/>
        </w:rPr>
        <w:t>Empirical</w:t>
      </w:r>
      <w:r>
        <w:rPr>
          <w:spacing w:val="18"/>
          <w:w w:val="125"/>
        </w:rPr>
        <w:t xml:space="preserve"> </w:t>
      </w:r>
      <w:r>
        <w:rPr>
          <w:spacing w:val="-2"/>
          <w:w w:val="125"/>
        </w:rPr>
        <w:t>Strategy</w:t>
      </w:r>
    </w:p>
    <w:p w14:paraId="7ABCF940" w14:textId="77777777" w:rsidR="00C96556" w:rsidRDefault="00F61671">
      <w:pPr>
        <w:pStyle w:val="BodyText"/>
        <w:spacing w:before="395" w:line="391" w:lineRule="auto"/>
        <w:ind w:right="893"/>
      </w:pPr>
      <w:r>
        <w:t>In</w:t>
      </w:r>
      <w:r>
        <w:rPr>
          <w:spacing w:val="40"/>
        </w:rPr>
        <w:t xml:space="preserve"> </w:t>
      </w:r>
      <w:r>
        <w:t>this</w:t>
      </w:r>
      <w:r>
        <w:rPr>
          <w:spacing w:val="40"/>
        </w:rPr>
        <w:t xml:space="preserve"> </w:t>
      </w:r>
      <w:r>
        <w:t>section,</w:t>
      </w:r>
      <w:r>
        <w:rPr>
          <w:spacing w:val="40"/>
        </w:rPr>
        <w:t xml:space="preserve"> </w:t>
      </w:r>
      <w:r>
        <w:t>we</w:t>
      </w:r>
      <w:r>
        <w:rPr>
          <w:spacing w:val="40"/>
        </w:rPr>
        <w:t xml:space="preserve"> </w:t>
      </w:r>
      <w:r>
        <w:t>describe</w:t>
      </w:r>
      <w:r>
        <w:rPr>
          <w:spacing w:val="40"/>
        </w:rPr>
        <w:t xml:space="preserve"> </w:t>
      </w:r>
      <w:r>
        <w:t>our</w:t>
      </w:r>
      <w:r>
        <w:rPr>
          <w:spacing w:val="40"/>
        </w:rPr>
        <w:t xml:space="preserve"> </w:t>
      </w:r>
      <w:r>
        <w:t>empirical</w:t>
      </w:r>
      <w:r>
        <w:rPr>
          <w:spacing w:val="40"/>
        </w:rPr>
        <w:t xml:space="preserve"> </w:t>
      </w:r>
      <w:r>
        <w:t>strategy</w:t>
      </w:r>
      <w:r>
        <w:rPr>
          <w:spacing w:val="40"/>
        </w:rPr>
        <w:t xml:space="preserve"> </w:t>
      </w:r>
      <w:r>
        <w:t>to</w:t>
      </w:r>
      <w:r>
        <w:rPr>
          <w:spacing w:val="40"/>
        </w:rPr>
        <w:t xml:space="preserve"> </w:t>
      </w:r>
      <w:r>
        <w:t>estimate</w:t>
      </w:r>
      <w:r>
        <w:rPr>
          <w:spacing w:val="40"/>
        </w:rPr>
        <w:t xml:space="preserve"> </w:t>
      </w:r>
      <w:r>
        <w:t>the</w:t>
      </w:r>
      <w:r>
        <w:rPr>
          <w:spacing w:val="40"/>
        </w:rPr>
        <w:t xml:space="preserve"> </w:t>
      </w:r>
      <w:r>
        <w:t>causal</w:t>
      </w:r>
      <w:r>
        <w:rPr>
          <w:spacing w:val="40"/>
        </w:rPr>
        <w:t xml:space="preserve"> </w:t>
      </w:r>
      <w:r>
        <w:t>effect</w:t>
      </w:r>
      <w:r>
        <w:rPr>
          <w:spacing w:val="40"/>
        </w:rPr>
        <w:t xml:space="preserve"> </w:t>
      </w:r>
      <w:r>
        <w:t>of</w:t>
      </w:r>
      <w:r>
        <w:rPr>
          <w:spacing w:val="40"/>
        </w:rPr>
        <w:t xml:space="preserve"> </w:t>
      </w:r>
      <w:r>
        <w:t>cutting road</w:t>
      </w:r>
      <w:r>
        <w:rPr>
          <w:spacing w:val="38"/>
        </w:rPr>
        <w:t xml:space="preserve"> </w:t>
      </w:r>
      <w:r>
        <w:t>maintenance</w:t>
      </w:r>
      <w:r>
        <w:rPr>
          <w:spacing w:val="38"/>
        </w:rPr>
        <w:t xml:space="preserve"> </w:t>
      </w:r>
      <w:r>
        <w:t>spending</w:t>
      </w:r>
      <w:r>
        <w:rPr>
          <w:spacing w:val="39"/>
        </w:rPr>
        <w:t xml:space="preserve"> </w:t>
      </w:r>
      <w:r>
        <w:t>on</w:t>
      </w:r>
      <w:r>
        <w:rPr>
          <w:spacing w:val="38"/>
        </w:rPr>
        <w:t xml:space="preserve"> </w:t>
      </w:r>
      <w:r>
        <w:t>different</w:t>
      </w:r>
      <w:r>
        <w:rPr>
          <w:spacing w:val="38"/>
        </w:rPr>
        <w:t xml:space="preserve"> </w:t>
      </w:r>
      <w:r>
        <w:t>outcome</w:t>
      </w:r>
      <w:r>
        <w:rPr>
          <w:spacing w:val="38"/>
        </w:rPr>
        <w:t xml:space="preserve"> </w:t>
      </w:r>
      <w:r>
        <w:t>variables.</w:t>
      </w:r>
      <w:r>
        <w:rPr>
          <w:spacing w:val="70"/>
          <w:w w:val="150"/>
        </w:rPr>
        <w:t xml:space="preserve"> </w:t>
      </w:r>
      <w:r>
        <w:t>One</w:t>
      </w:r>
      <w:r>
        <w:rPr>
          <w:spacing w:val="38"/>
        </w:rPr>
        <w:t xml:space="preserve"> </w:t>
      </w:r>
      <w:r>
        <w:t>key</w:t>
      </w:r>
      <w:r>
        <w:rPr>
          <w:spacing w:val="38"/>
        </w:rPr>
        <w:t xml:space="preserve"> </w:t>
      </w:r>
      <w:r>
        <w:t>feature</w:t>
      </w:r>
      <w:r>
        <w:rPr>
          <w:spacing w:val="39"/>
        </w:rPr>
        <w:t xml:space="preserve"> </w:t>
      </w:r>
      <w:r>
        <w:t>of</w:t>
      </w:r>
      <w:r>
        <w:rPr>
          <w:spacing w:val="37"/>
        </w:rPr>
        <w:t xml:space="preserve"> </w:t>
      </w:r>
      <w:r>
        <w:t>our</w:t>
      </w:r>
      <w:r>
        <w:rPr>
          <w:spacing w:val="39"/>
        </w:rPr>
        <w:t xml:space="preserve"> </w:t>
      </w:r>
      <w:r>
        <w:rPr>
          <w:spacing w:val="-2"/>
        </w:rPr>
        <w:t>quasi-</w:t>
      </w:r>
    </w:p>
    <w:p w14:paraId="3EB30689" w14:textId="77777777" w:rsidR="00C96556" w:rsidRDefault="00C96556">
      <w:pPr>
        <w:pStyle w:val="BodyText"/>
        <w:spacing w:line="391" w:lineRule="auto"/>
        <w:sectPr w:rsidR="00C96556">
          <w:pgSz w:w="12240" w:h="15840"/>
          <w:pgMar w:top="1520" w:right="360" w:bottom="1020" w:left="1440" w:header="0" w:footer="749" w:gutter="0"/>
          <w:cols w:space="720"/>
        </w:sectPr>
      </w:pPr>
    </w:p>
    <w:p w14:paraId="750E7A07" w14:textId="6CEC0209" w:rsidR="00C96556" w:rsidRDefault="00F61671">
      <w:pPr>
        <w:pStyle w:val="BodyText"/>
        <w:spacing w:before="30" w:line="391" w:lineRule="auto"/>
        <w:ind w:right="1077"/>
        <w:jc w:val="both"/>
      </w:pPr>
      <w:r>
        <w:lastRenderedPageBreak/>
        <w:t>experiment design is the exogeneity of</w:t>
      </w:r>
      <w:ins w:id="106" w:author="Brasington, David (brasindd)" w:date="2025-03-02T17:59:00Z">
        <w:r w:rsidR="00EA3E57">
          <w:t xml:space="preserve"> the</w:t>
        </w:r>
      </w:ins>
      <w:r>
        <w:t xml:space="preserve"> timing of the election.</w:t>
      </w:r>
      <w:r>
        <w:rPr>
          <w:spacing w:val="40"/>
        </w:rPr>
        <w:t xml:space="preserve"> </w:t>
      </w:r>
      <w:r>
        <w:t xml:space="preserve">The timing </w:t>
      </w:r>
      <w:del w:id="107" w:author="Brasington, David (brasindd)" w:date="2025-03-02T17:59:00Z">
        <w:r w:rsidDel="00EA3E57">
          <w:delText xml:space="preserve">of the election </w:delText>
        </w:r>
      </w:del>
      <w:r>
        <w:t xml:space="preserve">is determined by the natural expiration of </w:t>
      </w:r>
      <w:del w:id="108" w:author="Brasington, David (brasindd)" w:date="2025-03-02T17:59:00Z">
        <w:r w:rsidDel="00EA3E57">
          <w:delText xml:space="preserve">the </w:delText>
        </w:r>
      </w:del>
      <w:ins w:id="109" w:author="Brasington, David (brasindd)" w:date="2025-03-02T17:59:00Z">
        <w:r w:rsidR="00EA3E57">
          <w:t>a</w:t>
        </w:r>
        <w:r w:rsidR="00EA3E57">
          <w:t xml:space="preserve"> </w:t>
        </w:r>
      </w:ins>
      <w:r>
        <w:t>road maintenance tax levy, which is typically 5 years,</w:t>
      </w:r>
      <w:r>
        <w:rPr>
          <w:spacing w:val="27"/>
        </w:rPr>
        <w:t xml:space="preserve"> </w:t>
      </w:r>
      <w:r>
        <w:t>and</w:t>
      </w:r>
      <w:r>
        <w:rPr>
          <w:spacing w:val="26"/>
        </w:rPr>
        <w:t xml:space="preserve"> </w:t>
      </w:r>
      <w:r>
        <w:t>is</w:t>
      </w:r>
      <w:r>
        <w:rPr>
          <w:spacing w:val="26"/>
        </w:rPr>
        <w:t xml:space="preserve"> </w:t>
      </w:r>
      <w:r>
        <w:t>not</w:t>
      </w:r>
      <w:r>
        <w:rPr>
          <w:spacing w:val="26"/>
        </w:rPr>
        <w:t xml:space="preserve"> </w:t>
      </w:r>
      <w:r>
        <w:t>impacted</w:t>
      </w:r>
      <w:r>
        <w:rPr>
          <w:spacing w:val="26"/>
        </w:rPr>
        <w:t xml:space="preserve"> </w:t>
      </w:r>
      <w:r>
        <w:t>by</w:t>
      </w:r>
      <w:r>
        <w:rPr>
          <w:spacing w:val="26"/>
        </w:rPr>
        <w:t xml:space="preserve"> </w:t>
      </w:r>
      <w:r>
        <w:t>factors</w:t>
      </w:r>
      <w:r>
        <w:rPr>
          <w:spacing w:val="26"/>
        </w:rPr>
        <w:t xml:space="preserve"> </w:t>
      </w:r>
      <w:r>
        <w:t>such</w:t>
      </w:r>
      <w:r>
        <w:rPr>
          <w:spacing w:val="26"/>
        </w:rPr>
        <w:t xml:space="preserve"> </w:t>
      </w:r>
      <w:r>
        <w:t>as</w:t>
      </w:r>
      <w:r>
        <w:rPr>
          <w:spacing w:val="26"/>
        </w:rPr>
        <w:t xml:space="preserve"> </w:t>
      </w:r>
      <w:r>
        <w:t>the</w:t>
      </w:r>
      <w:r>
        <w:rPr>
          <w:spacing w:val="26"/>
        </w:rPr>
        <w:t xml:space="preserve"> </w:t>
      </w:r>
      <w:r>
        <w:t>prevailing</w:t>
      </w:r>
      <w:r>
        <w:rPr>
          <w:spacing w:val="26"/>
        </w:rPr>
        <w:t xml:space="preserve"> </w:t>
      </w:r>
      <w:r>
        <w:t>economic</w:t>
      </w:r>
      <w:r>
        <w:rPr>
          <w:spacing w:val="26"/>
        </w:rPr>
        <w:t xml:space="preserve"> </w:t>
      </w:r>
      <w:r>
        <w:t>conditions</w:t>
      </w:r>
      <w:r>
        <w:rPr>
          <w:spacing w:val="26"/>
        </w:rPr>
        <w:t xml:space="preserve"> </w:t>
      </w:r>
      <w:r>
        <w:t>or</w:t>
      </w:r>
      <w:r>
        <w:rPr>
          <w:spacing w:val="26"/>
        </w:rPr>
        <w:t xml:space="preserve"> </w:t>
      </w:r>
      <w:r>
        <w:t>whether a</w:t>
      </w:r>
      <w:r>
        <w:rPr>
          <w:spacing w:val="40"/>
        </w:rPr>
        <w:t xml:space="preserve"> </w:t>
      </w:r>
      <w:r>
        <w:t>road</w:t>
      </w:r>
      <w:r>
        <w:rPr>
          <w:spacing w:val="40"/>
        </w:rPr>
        <w:t xml:space="preserve"> </w:t>
      </w:r>
      <w:r>
        <w:t>tax</w:t>
      </w:r>
      <w:r>
        <w:rPr>
          <w:spacing w:val="40"/>
        </w:rPr>
        <w:t xml:space="preserve"> </w:t>
      </w:r>
      <w:r>
        <w:t>levy</w:t>
      </w:r>
      <w:r>
        <w:rPr>
          <w:spacing w:val="40"/>
        </w:rPr>
        <w:t xml:space="preserve"> </w:t>
      </w:r>
      <w:r>
        <w:t>was</w:t>
      </w:r>
      <w:r>
        <w:rPr>
          <w:spacing w:val="40"/>
        </w:rPr>
        <w:t xml:space="preserve"> </w:t>
      </w:r>
      <w:r>
        <w:t>passed</w:t>
      </w:r>
      <w:r>
        <w:rPr>
          <w:spacing w:val="40"/>
        </w:rPr>
        <w:t xml:space="preserve"> </w:t>
      </w:r>
      <w:r>
        <w:t>or</w:t>
      </w:r>
      <w:r>
        <w:rPr>
          <w:spacing w:val="40"/>
        </w:rPr>
        <w:t xml:space="preserve"> </w:t>
      </w:r>
      <w:r>
        <w:t>failed</w:t>
      </w:r>
      <w:r>
        <w:rPr>
          <w:spacing w:val="40"/>
        </w:rPr>
        <w:t xml:space="preserve"> </w:t>
      </w:r>
      <w:r>
        <w:t>in</w:t>
      </w:r>
      <w:r>
        <w:rPr>
          <w:spacing w:val="40"/>
        </w:rPr>
        <w:t xml:space="preserve"> </w:t>
      </w:r>
      <w:r>
        <w:t>earlier</w:t>
      </w:r>
      <w:r>
        <w:rPr>
          <w:spacing w:val="40"/>
        </w:rPr>
        <w:t xml:space="preserve"> </w:t>
      </w:r>
      <w:r>
        <w:t>years.</w:t>
      </w:r>
    </w:p>
    <w:p w14:paraId="476C4A97" w14:textId="77777777" w:rsidR="00C96556" w:rsidRDefault="00C96556">
      <w:pPr>
        <w:pStyle w:val="BodyText"/>
        <w:spacing w:before="122"/>
      </w:pPr>
    </w:p>
    <w:p w14:paraId="20765A00" w14:textId="77777777" w:rsidR="00C96556" w:rsidRDefault="00F61671">
      <w:pPr>
        <w:pStyle w:val="Heading2"/>
        <w:numPr>
          <w:ilvl w:val="1"/>
          <w:numId w:val="3"/>
        </w:numPr>
        <w:tabs>
          <w:tab w:val="left" w:pos="735"/>
        </w:tabs>
        <w:ind w:hanging="735"/>
      </w:pPr>
      <w:bookmarkStart w:id="110" w:name="Regression_Discontinuity_in_Panel_Data_s"/>
      <w:bookmarkEnd w:id="110"/>
      <w:r>
        <w:rPr>
          <w:w w:val="120"/>
        </w:rPr>
        <w:t>Regression</w:t>
      </w:r>
      <w:r>
        <w:rPr>
          <w:spacing w:val="39"/>
          <w:w w:val="120"/>
        </w:rPr>
        <w:t xml:space="preserve"> </w:t>
      </w:r>
      <w:r>
        <w:rPr>
          <w:w w:val="120"/>
        </w:rPr>
        <w:t>Discontinuity</w:t>
      </w:r>
      <w:r>
        <w:rPr>
          <w:spacing w:val="39"/>
          <w:w w:val="120"/>
        </w:rPr>
        <w:t xml:space="preserve"> </w:t>
      </w:r>
      <w:r>
        <w:rPr>
          <w:w w:val="120"/>
        </w:rPr>
        <w:t>in</w:t>
      </w:r>
      <w:r>
        <w:rPr>
          <w:spacing w:val="39"/>
          <w:w w:val="120"/>
        </w:rPr>
        <w:t xml:space="preserve"> </w:t>
      </w:r>
      <w:r>
        <w:rPr>
          <w:w w:val="120"/>
        </w:rPr>
        <w:t>Panel</w:t>
      </w:r>
      <w:r>
        <w:rPr>
          <w:spacing w:val="39"/>
          <w:w w:val="120"/>
        </w:rPr>
        <w:t xml:space="preserve"> </w:t>
      </w:r>
      <w:r>
        <w:rPr>
          <w:w w:val="120"/>
        </w:rPr>
        <w:t>Data</w:t>
      </w:r>
      <w:r>
        <w:rPr>
          <w:spacing w:val="39"/>
          <w:w w:val="120"/>
        </w:rPr>
        <w:t xml:space="preserve"> </w:t>
      </w:r>
      <w:r>
        <w:rPr>
          <w:spacing w:val="-2"/>
          <w:w w:val="120"/>
        </w:rPr>
        <w:t>setting</w:t>
      </w:r>
    </w:p>
    <w:p w14:paraId="77676EFD" w14:textId="289C4359" w:rsidR="00C96556" w:rsidRDefault="00F61671">
      <w:pPr>
        <w:pStyle w:val="BodyText"/>
        <w:spacing w:before="329" w:line="381" w:lineRule="auto"/>
        <w:ind w:left="-1" w:right="1077"/>
        <w:jc w:val="both"/>
      </w:pPr>
      <w:r>
        <w:rPr>
          <w:w w:val="105"/>
        </w:rPr>
        <w:t xml:space="preserve">Suppose that local government in area </w:t>
      </w:r>
      <w:proofErr w:type="spellStart"/>
      <w:r>
        <w:rPr>
          <w:i/>
          <w:w w:val="125"/>
        </w:rPr>
        <w:t>i</w:t>
      </w:r>
      <w:proofErr w:type="spellEnd"/>
      <w:r>
        <w:rPr>
          <w:i/>
          <w:spacing w:val="-2"/>
          <w:w w:val="125"/>
        </w:rPr>
        <w:t xml:space="preserve"> </w:t>
      </w:r>
      <w:r>
        <w:rPr>
          <w:w w:val="105"/>
        </w:rPr>
        <w:t xml:space="preserve">and year </w:t>
      </w:r>
      <w:r>
        <w:rPr>
          <w:i/>
          <w:w w:val="105"/>
        </w:rPr>
        <w:t xml:space="preserve">t </w:t>
      </w:r>
      <w:r>
        <w:rPr>
          <w:w w:val="105"/>
        </w:rPr>
        <w:t xml:space="preserve">has to conduct a referendum to renew </w:t>
      </w:r>
      <w:del w:id="111" w:author="Brasington, David (brasindd)" w:date="2025-03-02T17:59:00Z">
        <w:r w:rsidDel="00EA3E57">
          <w:delText xml:space="preserve">their </w:delText>
        </w:r>
      </w:del>
      <w:ins w:id="112" w:author="Brasington, David (brasindd)" w:date="2025-03-02T17:59:00Z">
        <w:r w:rsidR="00EA3E57">
          <w:t>its</w:t>
        </w:r>
        <w:r w:rsidR="00EA3E57">
          <w:t xml:space="preserve"> </w:t>
        </w:r>
      </w:ins>
      <w:r>
        <w:t>road tax levy.</w:t>
      </w:r>
      <w:r>
        <w:rPr>
          <w:spacing w:val="40"/>
        </w:rPr>
        <w:t xml:space="preserve"> </w:t>
      </w:r>
      <w:r>
        <w:t xml:space="preserve">The referendum is conducted to determine whether the road maintenance </w:t>
      </w:r>
      <w:r>
        <w:rPr>
          <w:w w:val="105"/>
        </w:rPr>
        <w:t>tax</w:t>
      </w:r>
      <w:r>
        <w:rPr>
          <w:spacing w:val="-15"/>
          <w:w w:val="105"/>
        </w:rPr>
        <w:t xml:space="preserve"> </w:t>
      </w:r>
      <w:r>
        <w:rPr>
          <w:w w:val="105"/>
        </w:rPr>
        <w:t>levy</w:t>
      </w:r>
      <w:r>
        <w:rPr>
          <w:spacing w:val="-8"/>
          <w:w w:val="105"/>
        </w:rPr>
        <w:t xml:space="preserve"> </w:t>
      </w:r>
      <w:r>
        <w:rPr>
          <w:w w:val="105"/>
        </w:rPr>
        <w:t>should</w:t>
      </w:r>
      <w:r>
        <w:rPr>
          <w:spacing w:val="-8"/>
          <w:w w:val="105"/>
        </w:rPr>
        <w:t xml:space="preserve"> </w:t>
      </w:r>
      <w:r>
        <w:rPr>
          <w:w w:val="105"/>
        </w:rPr>
        <w:t>be</w:t>
      </w:r>
      <w:r>
        <w:rPr>
          <w:spacing w:val="-8"/>
          <w:w w:val="105"/>
        </w:rPr>
        <w:t xml:space="preserve"> </w:t>
      </w:r>
      <w:r>
        <w:rPr>
          <w:w w:val="105"/>
        </w:rPr>
        <w:t>renewed</w:t>
      </w:r>
      <w:r>
        <w:rPr>
          <w:spacing w:val="-7"/>
          <w:w w:val="105"/>
        </w:rPr>
        <w:t xml:space="preserve"> </w:t>
      </w:r>
      <w:r>
        <w:rPr>
          <w:w w:val="105"/>
        </w:rPr>
        <w:t>or</w:t>
      </w:r>
      <w:r>
        <w:rPr>
          <w:spacing w:val="-8"/>
          <w:w w:val="105"/>
        </w:rPr>
        <w:t xml:space="preserve"> </w:t>
      </w:r>
      <w:r>
        <w:rPr>
          <w:w w:val="105"/>
        </w:rPr>
        <w:t>not.</w:t>
      </w:r>
      <w:r>
        <w:rPr>
          <w:spacing w:val="20"/>
          <w:w w:val="105"/>
        </w:rPr>
        <w:t xml:space="preserve"> </w:t>
      </w:r>
      <w:r>
        <w:rPr>
          <w:w w:val="105"/>
        </w:rPr>
        <w:t>Let</w:t>
      </w:r>
      <w:r>
        <w:rPr>
          <w:spacing w:val="-8"/>
          <w:w w:val="105"/>
        </w:rPr>
        <w:t xml:space="preserve"> </w:t>
      </w:r>
      <w:r>
        <w:rPr>
          <w:i/>
          <w:w w:val="105"/>
        </w:rPr>
        <w:t>v</w:t>
      </w:r>
      <w:r>
        <w:rPr>
          <w:rFonts w:ascii="Verdana" w:hAnsi="Verdana"/>
          <w:i/>
          <w:w w:val="105"/>
          <w:vertAlign w:val="subscript"/>
        </w:rPr>
        <w:t>it</w:t>
      </w:r>
      <w:r>
        <w:rPr>
          <w:rFonts w:ascii="Verdana" w:hAnsi="Verdana"/>
          <w:i/>
          <w:spacing w:val="-23"/>
          <w:w w:val="105"/>
        </w:rPr>
        <w:t xml:space="preserve"> </w:t>
      </w:r>
      <w:r>
        <w:rPr>
          <w:w w:val="105"/>
        </w:rPr>
        <w:t>be</w:t>
      </w:r>
      <w:r>
        <w:rPr>
          <w:spacing w:val="-7"/>
          <w:w w:val="105"/>
        </w:rPr>
        <w:t xml:space="preserve"> </w:t>
      </w:r>
      <w:r>
        <w:rPr>
          <w:w w:val="105"/>
        </w:rPr>
        <w:t>the</w:t>
      </w:r>
      <w:r>
        <w:rPr>
          <w:spacing w:val="-8"/>
          <w:w w:val="105"/>
        </w:rPr>
        <w:t xml:space="preserve"> </w:t>
      </w:r>
      <w:r>
        <w:rPr>
          <w:w w:val="105"/>
        </w:rPr>
        <w:t>vote</w:t>
      </w:r>
      <w:r>
        <w:rPr>
          <w:spacing w:val="-8"/>
          <w:w w:val="105"/>
        </w:rPr>
        <w:t xml:space="preserve"> </w:t>
      </w:r>
      <w:r>
        <w:rPr>
          <w:w w:val="105"/>
        </w:rPr>
        <w:t>share</w:t>
      </w:r>
      <w:r>
        <w:rPr>
          <w:spacing w:val="-8"/>
          <w:w w:val="105"/>
        </w:rPr>
        <w:t xml:space="preserve"> </w:t>
      </w:r>
      <w:r>
        <w:rPr>
          <w:w w:val="105"/>
        </w:rPr>
        <w:t>against</w:t>
      </w:r>
      <w:r>
        <w:rPr>
          <w:spacing w:val="-8"/>
          <w:w w:val="105"/>
        </w:rPr>
        <w:t xml:space="preserve"> </w:t>
      </w:r>
      <w:r>
        <w:rPr>
          <w:w w:val="105"/>
        </w:rPr>
        <w:t>the</w:t>
      </w:r>
      <w:r>
        <w:rPr>
          <w:spacing w:val="-8"/>
          <w:w w:val="105"/>
        </w:rPr>
        <w:t xml:space="preserve"> </w:t>
      </w:r>
      <w:r>
        <w:rPr>
          <w:w w:val="105"/>
        </w:rPr>
        <w:t>renewal</w:t>
      </w:r>
      <w:r>
        <w:rPr>
          <w:spacing w:val="-8"/>
          <w:w w:val="105"/>
        </w:rPr>
        <w:t xml:space="preserve"> </w:t>
      </w:r>
      <w:r>
        <w:rPr>
          <w:w w:val="105"/>
        </w:rPr>
        <w:t>tax</w:t>
      </w:r>
      <w:r>
        <w:rPr>
          <w:spacing w:val="-8"/>
          <w:w w:val="105"/>
        </w:rPr>
        <w:t xml:space="preserve"> </w:t>
      </w:r>
      <w:r>
        <w:rPr>
          <w:w w:val="105"/>
        </w:rPr>
        <w:t>levy</w:t>
      </w:r>
      <w:r>
        <w:rPr>
          <w:spacing w:val="-8"/>
          <w:w w:val="105"/>
        </w:rPr>
        <w:t xml:space="preserve"> </w:t>
      </w:r>
      <w:r>
        <w:rPr>
          <w:w w:val="105"/>
        </w:rPr>
        <w:t xml:space="preserve">and </w:t>
      </w:r>
      <w:r>
        <w:rPr>
          <w:i/>
          <w:w w:val="105"/>
        </w:rPr>
        <w:t>v</w:t>
      </w:r>
      <w:r>
        <w:rPr>
          <w:rFonts w:ascii="Cambria" w:hAnsi="Cambria"/>
          <w:w w:val="105"/>
          <w:vertAlign w:val="superscript"/>
        </w:rPr>
        <w:t>∗</w:t>
      </w:r>
      <w:r>
        <w:rPr>
          <w:rFonts w:ascii="Cambria" w:hAnsi="Cambria"/>
          <w:w w:val="105"/>
        </w:rPr>
        <w:t xml:space="preserve"> </w:t>
      </w:r>
      <w:r>
        <w:rPr>
          <w:w w:val="105"/>
        </w:rPr>
        <w:t xml:space="preserve">be the threshold determining the result of the </w:t>
      </w:r>
      <w:del w:id="113" w:author="Brasington, David (brasindd)" w:date="2025-03-02T17:59:00Z">
        <w:r w:rsidDel="00EA3E57">
          <w:rPr>
            <w:w w:val="105"/>
          </w:rPr>
          <w:delText xml:space="preserve">referedum </w:delText>
        </w:r>
      </w:del>
      <w:ins w:id="114" w:author="Brasington, David (brasindd)" w:date="2025-03-02T17:59:00Z">
        <w:r w:rsidR="00EA3E57">
          <w:rPr>
            <w:w w:val="105"/>
          </w:rPr>
          <w:t>referendum</w:t>
        </w:r>
        <w:r w:rsidR="00EA3E57">
          <w:rPr>
            <w:w w:val="105"/>
          </w:rPr>
          <w:t xml:space="preserve"> </w:t>
        </w:r>
      </w:ins>
      <w:r>
        <w:rPr>
          <w:w w:val="105"/>
        </w:rPr>
        <w:t xml:space="preserve">(levy fails to renew if </w:t>
      </w:r>
      <w:r>
        <w:rPr>
          <w:i/>
          <w:w w:val="105"/>
        </w:rPr>
        <w:t>v</w:t>
      </w:r>
      <w:r>
        <w:rPr>
          <w:rFonts w:ascii="Verdana" w:hAnsi="Verdana"/>
          <w:i/>
          <w:w w:val="105"/>
          <w:vertAlign w:val="subscript"/>
        </w:rPr>
        <w:t>it</w:t>
      </w:r>
      <w:r>
        <w:rPr>
          <w:rFonts w:ascii="Verdana" w:hAnsi="Verdana"/>
          <w:i/>
          <w:spacing w:val="-23"/>
          <w:w w:val="105"/>
        </w:rPr>
        <w:t xml:space="preserve"> </w:t>
      </w:r>
      <w:r>
        <w:rPr>
          <w:i/>
          <w:w w:val="125"/>
        </w:rPr>
        <w:t>&gt;</w:t>
      </w:r>
      <w:r>
        <w:rPr>
          <w:i/>
          <w:spacing w:val="-11"/>
          <w:w w:val="125"/>
        </w:rPr>
        <w:t xml:space="preserve"> </w:t>
      </w:r>
      <w:r>
        <w:rPr>
          <w:i/>
          <w:w w:val="105"/>
        </w:rPr>
        <w:t>v</w:t>
      </w:r>
      <w:r>
        <w:rPr>
          <w:rFonts w:ascii="Cambria" w:hAnsi="Cambria"/>
          <w:w w:val="105"/>
          <w:vertAlign w:val="superscript"/>
        </w:rPr>
        <w:t>∗</w:t>
      </w:r>
      <w:r>
        <w:rPr>
          <w:w w:val="105"/>
        </w:rPr>
        <w:t>). Let</w:t>
      </w:r>
      <w:r>
        <w:rPr>
          <w:spacing w:val="25"/>
          <w:w w:val="105"/>
        </w:rPr>
        <w:t xml:space="preserve"> </w:t>
      </w:r>
      <w:r>
        <w:rPr>
          <w:i/>
          <w:w w:val="105"/>
        </w:rPr>
        <w:t>F</w:t>
      </w:r>
      <w:r>
        <w:rPr>
          <w:rFonts w:ascii="Verdana" w:hAnsi="Verdana"/>
          <w:i/>
          <w:w w:val="105"/>
          <w:vertAlign w:val="subscript"/>
        </w:rPr>
        <w:t>it</w:t>
      </w:r>
      <w:r>
        <w:rPr>
          <w:rFonts w:ascii="Verdana" w:hAnsi="Verdana"/>
          <w:i/>
          <w:spacing w:val="-5"/>
          <w:w w:val="105"/>
        </w:rPr>
        <w:t xml:space="preserve"> </w:t>
      </w:r>
      <w:r>
        <w:rPr>
          <w:w w:val="125"/>
        </w:rPr>
        <w:t xml:space="preserve">= </w:t>
      </w:r>
      <w:r>
        <w:rPr>
          <w:w w:val="105"/>
        </w:rPr>
        <w:t>1(</w:t>
      </w:r>
      <w:r>
        <w:rPr>
          <w:i/>
          <w:w w:val="105"/>
        </w:rPr>
        <w:t>v</w:t>
      </w:r>
      <w:r>
        <w:rPr>
          <w:rFonts w:ascii="Verdana" w:hAnsi="Verdana"/>
          <w:i/>
          <w:w w:val="105"/>
          <w:vertAlign w:val="subscript"/>
        </w:rPr>
        <w:t>it</w:t>
      </w:r>
      <w:r>
        <w:rPr>
          <w:rFonts w:ascii="Verdana" w:hAnsi="Verdana"/>
          <w:i/>
          <w:spacing w:val="-5"/>
          <w:w w:val="105"/>
        </w:rPr>
        <w:t xml:space="preserve"> </w:t>
      </w:r>
      <w:r>
        <w:rPr>
          <w:i/>
          <w:w w:val="125"/>
        </w:rPr>
        <w:t xml:space="preserve">&gt; </w:t>
      </w:r>
      <w:r>
        <w:rPr>
          <w:i/>
          <w:w w:val="105"/>
        </w:rPr>
        <w:t>v</w:t>
      </w:r>
      <w:r>
        <w:rPr>
          <w:rFonts w:ascii="Cambria" w:hAnsi="Cambria"/>
          <w:w w:val="105"/>
          <w:vertAlign w:val="superscript"/>
        </w:rPr>
        <w:t>∗</w:t>
      </w:r>
      <w:r>
        <w:rPr>
          <w:w w:val="105"/>
        </w:rPr>
        <w:t>)</w:t>
      </w:r>
      <w:r>
        <w:rPr>
          <w:spacing w:val="25"/>
          <w:w w:val="105"/>
        </w:rPr>
        <w:t xml:space="preserve"> </w:t>
      </w:r>
      <w:r>
        <w:rPr>
          <w:w w:val="105"/>
        </w:rPr>
        <w:t>be</w:t>
      </w:r>
      <w:r>
        <w:rPr>
          <w:spacing w:val="25"/>
          <w:w w:val="105"/>
        </w:rPr>
        <w:t xml:space="preserve"> </w:t>
      </w:r>
      <w:r>
        <w:rPr>
          <w:w w:val="105"/>
        </w:rPr>
        <w:t>an</w:t>
      </w:r>
      <w:r>
        <w:rPr>
          <w:spacing w:val="25"/>
          <w:w w:val="105"/>
        </w:rPr>
        <w:t xml:space="preserve"> </w:t>
      </w:r>
      <w:r>
        <w:rPr>
          <w:w w:val="105"/>
        </w:rPr>
        <w:t>indicator</w:t>
      </w:r>
      <w:r>
        <w:rPr>
          <w:spacing w:val="25"/>
          <w:w w:val="105"/>
        </w:rPr>
        <w:t xml:space="preserve"> </w:t>
      </w:r>
      <w:r>
        <w:rPr>
          <w:w w:val="105"/>
        </w:rPr>
        <w:t>to</w:t>
      </w:r>
      <w:r>
        <w:rPr>
          <w:spacing w:val="25"/>
          <w:w w:val="105"/>
        </w:rPr>
        <w:t xml:space="preserve"> </w:t>
      </w:r>
      <w:r>
        <w:rPr>
          <w:w w:val="105"/>
        </w:rPr>
        <w:t>represent</w:t>
      </w:r>
      <w:r>
        <w:rPr>
          <w:spacing w:val="25"/>
          <w:w w:val="105"/>
        </w:rPr>
        <w:t xml:space="preserve"> </w:t>
      </w:r>
      <w:r>
        <w:rPr>
          <w:w w:val="105"/>
        </w:rPr>
        <w:t>if</w:t>
      </w:r>
      <w:r>
        <w:rPr>
          <w:spacing w:val="25"/>
          <w:w w:val="105"/>
        </w:rPr>
        <w:t xml:space="preserve"> </w:t>
      </w:r>
      <w:r>
        <w:rPr>
          <w:w w:val="105"/>
        </w:rPr>
        <w:t>the</w:t>
      </w:r>
      <w:r>
        <w:rPr>
          <w:spacing w:val="25"/>
          <w:w w:val="105"/>
        </w:rPr>
        <w:t xml:space="preserve"> </w:t>
      </w:r>
      <w:r>
        <w:rPr>
          <w:w w:val="105"/>
        </w:rPr>
        <w:t>renewal</w:t>
      </w:r>
      <w:r>
        <w:rPr>
          <w:spacing w:val="25"/>
          <w:w w:val="105"/>
        </w:rPr>
        <w:t xml:space="preserve"> </w:t>
      </w:r>
      <w:r>
        <w:rPr>
          <w:w w:val="105"/>
        </w:rPr>
        <w:t>road</w:t>
      </w:r>
      <w:r>
        <w:rPr>
          <w:spacing w:val="25"/>
          <w:w w:val="105"/>
        </w:rPr>
        <w:t xml:space="preserve"> </w:t>
      </w:r>
      <w:r>
        <w:rPr>
          <w:w w:val="105"/>
        </w:rPr>
        <w:t>tax</w:t>
      </w:r>
      <w:r>
        <w:rPr>
          <w:spacing w:val="25"/>
          <w:w w:val="105"/>
        </w:rPr>
        <w:t xml:space="preserve"> </w:t>
      </w:r>
      <w:r>
        <w:rPr>
          <w:w w:val="105"/>
        </w:rPr>
        <w:t>levy</w:t>
      </w:r>
      <w:r>
        <w:rPr>
          <w:spacing w:val="25"/>
          <w:w w:val="105"/>
        </w:rPr>
        <w:t xml:space="preserve"> </w:t>
      </w:r>
      <w:r>
        <w:rPr>
          <w:w w:val="105"/>
        </w:rPr>
        <w:t>fails,</w:t>
      </w:r>
      <w:r>
        <w:rPr>
          <w:spacing w:val="26"/>
          <w:w w:val="105"/>
        </w:rPr>
        <w:t xml:space="preserve"> </w:t>
      </w:r>
      <w:r>
        <w:rPr>
          <w:w w:val="105"/>
        </w:rPr>
        <w:t>and</w:t>
      </w:r>
      <w:r>
        <w:rPr>
          <w:spacing w:val="24"/>
          <w:w w:val="105"/>
        </w:rPr>
        <w:t xml:space="preserve"> </w:t>
      </w:r>
      <w:proofErr w:type="spellStart"/>
      <w:r>
        <w:rPr>
          <w:i/>
          <w:w w:val="105"/>
        </w:rPr>
        <w:t>y</w:t>
      </w:r>
      <w:r>
        <w:rPr>
          <w:rFonts w:ascii="Verdana" w:hAnsi="Verdana"/>
          <w:i/>
          <w:w w:val="105"/>
          <w:vertAlign w:val="subscript"/>
        </w:rPr>
        <w:t>it</w:t>
      </w:r>
      <w:proofErr w:type="spellEnd"/>
      <w:r>
        <w:rPr>
          <w:rFonts w:ascii="Verdana" w:hAnsi="Verdana"/>
          <w:i/>
          <w:w w:val="105"/>
        </w:rPr>
        <w:t xml:space="preserve"> </w:t>
      </w:r>
      <w:r>
        <w:rPr>
          <w:w w:val="105"/>
        </w:rPr>
        <w:t>be some outcome variable of interest.</w:t>
      </w:r>
      <w:r>
        <w:rPr>
          <w:spacing w:val="31"/>
          <w:w w:val="105"/>
        </w:rPr>
        <w:t xml:space="preserve"> </w:t>
      </w:r>
      <w:r>
        <w:rPr>
          <w:w w:val="105"/>
        </w:rPr>
        <w:t>We can write,</w:t>
      </w:r>
    </w:p>
    <w:p w14:paraId="5619DA91" w14:textId="77777777" w:rsidR="00C96556" w:rsidRDefault="00C96556">
      <w:pPr>
        <w:pStyle w:val="BodyText"/>
        <w:spacing w:before="207"/>
      </w:pPr>
    </w:p>
    <w:p w14:paraId="38E2D3DA" w14:textId="77777777" w:rsidR="00C96556" w:rsidRDefault="00F61671">
      <w:pPr>
        <w:spacing w:before="1"/>
        <w:ind w:right="1087"/>
        <w:jc w:val="center"/>
        <w:rPr>
          <w:rFonts w:ascii="Verdana" w:eastAsia="Verdana" w:hAnsi="Verdana" w:cs="Verdana"/>
          <w:i/>
          <w:iCs/>
          <w:sz w:val="24"/>
          <w:szCs w:val="24"/>
        </w:rPr>
      </w:pPr>
      <w:proofErr w:type="spellStart"/>
      <w:r>
        <w:rPr>
          <w:i/>
          <w:iCs/>
          <w:w w:val="120"/>
          <w:sz w:val="24"/>
          <w:szCs w:val="24"/>
        </w:rPr>
        <w:t>y</w:t>
      </w:r>
      <w:r>
        <w:rPr>
          <w:rFonts w:ascii="Verdana" w:eastAsia="Verdana" w:hAnsi="Verdana" w:cs="Verdana"/>
          <w:i/>
          <w:iCs/>
          <w:w w:val="120"/>
          <w:sz w:val="24"/>
          <w:szCs w:val="24"/>
          <w:vertAlign w:val="subscript"/>
        </w:rPr>
        <w:t>it</w:t>
      </w:r>
      <w:proofErr w:type="spellEnd"/>
      <w:r>
        <w:rPr>
          <w:rFonts w:ascii="Verdana" w:eastAsia="Verdana" w:hAnsi="Verdana" w:cs="Verdana"/>
          <w:i/>
          <w:iCs/>
          <w:spacing w:val="-22"/>
          <w:w w:val="120"/>
          <w:sz w:val="24"/>
          <w:szCs w:val="24"/>
        </w:rPr>
        <w:t xml:space="preserve"> </w:t>
      </w:r>
      <w:r>
        <w:rPr>
          <w:w w:val="125"/>
          <w:sz w:val="24"/>
          <w:szCs w:val="24"/>
        </w:rPr>
        <w:t>=</w:t>
      </w:r>
      <w:r>
        <w:rPr>
          <w:spacing w:val="2"/>
          <w:w w:val="125"/>
          <w:sz w:val="24"/>
          <w:szCs w:val="24"/>
        </w:rPr>
        <w:t xml:space="preserve"> </w:t>
      </w:r>
      <w:r>
        <w:rPr>
          <w:i/>
          <w:iCs/>
          <w:w w:val="120"/>
          <w:sz w:val="24"/>
          <w:szCs w:val="24"/>
        </w:rPr>
        <w:t>α</w:t>
      </w:r>
      <w:r>
        <w:rPr>
          <w:i/>
          <w:iCs/>
          <w:spacing w:val="-8"/>
          <w:w w:val="120"/>
          <w:sz w:val="24"/>
          <w:szCs w:val="24"/>
        </w:rPr>
        <w:t xml:space="preserve"> </w:t>
      </w:r>
      <w:r>
        <w:rPr>
          <w:w w:val="125"/>
          <w:sz w:val="24"/>
          <w:szCs w:val="24"/>
        </w:rPr>
        <w:t>+</w:t>
      </w:r>
      <w:r>
        <w:rPr>
          <w:spacing w:val="-12"/>
          <w:w w:val="125"/>
          <w:sz w:val="24"/>
          <w:szCs w:val="24"/>
        </w:rPr>
        <w:t xml:space="preserve"> </w:t>
      </w:r>
      <w:proofErr w:type="spellStart"/>
      <w:r>
        <w:rPr>
          <w:i/>
          <w:iCs/>
          <w:w w:val="120"/>
          <w:sz w:val="24"/>
          <w:szCs w:val="24"/>
        </w:rPr>
        <w:t>θF</w:t>
      </w:r>
      <w:r>
        <w:rPr>
          <w:rFonts w:ascii="Verdana" w:eastAsia="Verdana" w:hAnsi="Verdana" w:cs="Verdana"/>
          <w:i/>
          <w:iCs/>
          <w:w w:val="120"/>
          <w:sz w:val="24"/>
          <w:szCs w:val="24"/>
          <w:vertAlign w:val="subscript"/>
        </w:rPr>
        <w:t>it</w:t>
      </w:r>
      <w:proofErr w:type="spellEnd"/>
      <w:r>
        <w:rPr>
          <w:rFonts w:ascii="Verdana" w:eastAsia="Verdana" w:hAnsi="Verdana" w:cs="Verdana"/>
          <w:i/>
          <w:iCs/>
          <w:spacing w:val="-36"/>
          <w:w w:val="120"/>
          <w:sz w:val="24"/>
          <w:szCs w:val="24"/>
        </w:rPr>
        <w:t xml:space="preserve"> </w:t>
      </w:r>
      <w:r>
        <w:rPr>
          <w:w w:val="125"/>
          <w:sz w:val="24"/>
          <w:szCs w:val="24"/>
        </w:rPr>
        <w:t>+</w:t>
      </w:r>
      <w:r>
        <w:rPr>
          <w:spacing w:val="-12"/>
          <w:w w:val="125"/>
          <w:sz w:val="24"/>
          <w:szCs w:val="24"/>
        </w:rPr>
        <w:t xml:space="preserve"> </w:t>
      </w:r>
      <w:r>
        <w:rPr>
          <w:i/>
          <w:iCs/>
          <w:spacing w:val="-5"/>
          <w:w w:val="120"/>
          <w:sz w:val="24"/>
          <w:szCs w:val="24"/>
        </w:rPr>
        <w:t>ϵ</w:t>
      </w:r>
      <w:r>
        <w:rPr>
          <w:rFonts w:ascii="Verdana" w:eastAsia="Verdana" w:hAnsi="Verdana" w:cs="Verdana"/>
          <w:i/>
          <w:iCs/>
          <w:spacing w:val="-5"/>
          <w:w w:val="120"/>
          <w:sz w:val="24"/>
          <w:szCs w:val="24"/>
          <w:vertAlign w:val="subscript"/>
        </w:rPr>
        <w:t>it</w:t>
      </w:r>
    </w:p>
    <w:p w14:paraId="70E6309A" w14:textId="767D85D6" w:rsidR="00C96556" w:rsidDel="00EA3E57" w:rsidRDefault="00EA3E57">
      <w:pPr>
        <w:pStyle w:val="BodyText"/>
        <w:spacing w:before="107"/>
        <w:rPr>
          <w:del w:id="115" w:author="Brasington, David (brasindd)" w:date="2025-03-02T18:00:00Z"/>
          <w:rFonts w:ascii="Verdana"/>
          <w:i/>
        </w:rPr>
      </w:pPr>
      <w:ins w:id="116" w:author="Brasington, David (brasindd)" w:date="2025-03-02T18:00:00Z">
        <w:r>
          <w:t xml:space="preserve">get rid of paragraph </w:t>
        </w:r>
        <w:proofErr w:type="spellStart"/>
        <w:r>
          <w:t>indentation</w:t>
        </w:r>
      </w:ins>
    </w:p>
    <w:p w14:paraId="49E37F0D" w14:textId="6C1D5E2C" w:rsidR="00C96556" w:rsidRDefault="00F61671">
      <w:pPr>
        <w:pStyle w:val="BodyText"/>
        <w:spacing w:before="1" w:line="384" w:lineRule="auto"/>
        <w:ind w:left="-1" w:right="1076" w:firstLine="351"/>
        <w:jc w:val="both"/>
      </w:pPr>
      <w:r>
        <w:t>where</w:t>
      </w:r>
      <w:proofErr w:type="spellEnd"/>
      <w:r>
        <w:t xml:space="preserve"> </w:t>
      </w:r>
      <w:r>
        <w:rPr>
          <w:i/>
          <w:iCs/>
        </w:rPr>
        <w:t xml:space="preserve">α </w:t>
      </w:r>
      <w:r>
        <w:t xml:space="preserve">is the intercept, </w:t>
      </w:r>
      <w:r>
        <w:rPr>
          <w:i/>
          <w:iCs/>
        </w:rPr>
        <w:t xml:space="preserve">θ </w:t>
      </w:r>
      <w:r>
        <w:t xml:space="preserve">is the parameter of interest representing the causal effect of renewing a road tax levy and </w:t>
      </w:r>
      <w:r>
        <w:rPr>
          <w:i/>
          <w:iCs/>
        </w:rPr>
        <w:t>ϵ</w:t>
      </w:r>
      <w:r>
        <w:rPr>
          <w:rFonts w:ascii="Verdana" w:eastAsia="Verdana" w:hAnsi="Verdana" w:cs="Verdana"/>
          <w:i/>
          <w:iCs/>
          <w:vertAlign w:val="subscript"/>
        </w:rPr>
        <w:t>it</w:t>
      </w:r>
      <w:r>
        <w:rPr>
          <w:rFonts w:ascii="Verdana" w:eastAsia="Verdana" w:hAnsi="Verdana" w:cs="Verdana"/>
          <w:i/>
          <w:iCs/>
        </w:rPr>
        <w:t xml:space="preserve"> </w:t>
      </w:r>
      <w:r>
        <w:t>is the error term representing all other determinants of the outcome.</w:t>
      </w:r>
      <w:r>
        <w:rPr>
          <w:spacing w:val="40"/>
        </w:rPr>
        <w:t xml:space="preserve"> </w:t>
      </w:r>
      <w:r>
        <w:t xml:space="preserve">Then, around a narrow enough window around the threshold </w:t>
      </w:r>
      <w:r>
        <w:rPr>
          <w:i/>
          <w:iCs/>
        </w:rPr>
        <w:t>v</w:t>
      </w:r>
      <w:r>
        <w:rPr>
          <w:rFonts w:ascii="Cambria" w:eastAsia="Cambria" w:hAnsi="Cambria" w:cs="Cambria"/>
          <w:vertAlign w:val="superscript"/>
        </w:rPr>
        <w:t>∗</w:t>
      </w:r>
      <w:r>
        <w:t>, we can estimate</w:t>
      </w:r>
      <w:r>
        <w:rPr>
          <w:spacing w:val="80"/>
        </w:rPr>
        <w:t xml:space="preserve"> </w:t>
      </w:r>
      <w:r>
        <w:t xml:space="preserve">the causal effect of renewing a road tax levy on the outcome variable </w:t>
      </w:r>
      <w:proofErr w:type="spellStart"/>
      <w:r>
        <w:rPr>
          <w:i/>
          <w:iCs/>
        </w:rPr>
        <w:t>y</w:t>
      </w:r>
      <w:r>
        <w:rPr>
          <w:rFonts w:ascii="Verdana" w:eastAsia="Verdana" w:hAnsi="Verdana" w:cs="Verdana"/>
          <w:i/>
          <w:iCs/>
          <w:vertAlign w:val="subscript"/>
        </w:rPr>
        <w:t>it</w:t>
      </w:r>
      <w:proofErr w:type="spellEnd"/>
      <w:r>
        <w:rPr>
          <w:rFonts w:ascii="Verdana" w:eastAsia="Verdana" w:hAnsi="Verdana" w:cs="Verdana"/>
          <w:i/>
          <w:iCs/>
        </w:rPr>
        <w:t xml:space="preserve"> </w:t>
      </w:r>
      <w:r>
        <w:t xml:space="preserve">by comparing the outcome variable for cities that narrowly passed the referendum to those that narrowly failed the </w:t>
      </w:r>
      <w:proofErr w:type="spellStart"/>
      <w:r>
        <w:t>referendum</w:t>
      </w:r>
      <w:del w:id="117" w:author="Brasington, David (brasindd)" w:date="2025-03-02T18:01:00Z">
        <w:r w:rsidDel="001F6CC5">
          <w:delText xml:space="preserve"> </w:delText>
        </w:r>
        <w:r w:rsidR="00C876C1" w:rsidDel="001F6CC5">
          <w:fldChar w:fldCharType="begin"/>
        </w:r>
        <w:r w:rsidR="00C876C1" w:rsidDel="001F6CC5">
          <w:delInstrText xml:space="preserve"> HYPERLINK \l "_bookmark49" </w:delInstrText>
        </w:r>
        <w:r w:rsidR="00C876C1" w:rsidDel="001F6CC5">
          <w:fldChar w:fldCharType="separate"/>
        </w:r>
        <w:r w:rsidDel="001F6CC5">
          <w:delText>Lee and Lemieux</w:delText>
        </w:r>
        <w:r w:rsidR="00C876C1" w:rsidDel="001F6CC5">
          <w:fldChar w:fldCharType="end"/>
        </w:r>
        <w:r w:rsidDel="001F6CC5">
          <w:delText xml:space="preserve"> </w:delText>
        </w:r>
        <w:r w:rsidR="00C876C1" w:rsidDel="001F6CC5">
          <w:fldChar w:fldCharType="begin"/>
        </w:r>
        <w:r w:rsidR="00C876C1" w:rsidDel="001F6CC5">
          <w:delInstrText xml:space="preserve"> HYPERLINK \l "_bookmark49" </w:delInstrText>
        </w:r>
        <w:r w:rsidR="00C876C1" w:rsidDel="001F6CC5">
          <w:fldChar w:fldCharType="separate"/>
        </w:r>
        <w:r w:rsidDel="001F6CC5">
          <w:delText>(2010).</w:delText>
        </w:r>
        <w:r w:rsidR="00C876C1" w:rsidDel="001F6CC5">
          <w:fldChar w:fldCharType="end"/>
        </w:r>
      </w:del>
      <w:proofErr w:type="spellEnd"/>
    </w:p>
    <w:p w14:paraId="378E0059" w14:textId="77777777" w:rsidR="00C96556" w:rsidRDefault="00C96556">
      <w:pPr>
        <w:pStyle w:val="BodyText"/>
        <w:spacing w:before="149"/>
      </w:pPr>
    </w:p>
    <w:p w14:paraId="5DB01C04" w14:textId="77777777" w:rsidR="00C96556" w:rsidRDefault="00F61671">
      <w:pPr>
        <w:pStyle w:val="Heading2"/>
        <w:numPr>
          <w:ilvl w:val="1"/>
          <w:numId w:val="3"/>
        </w:numPr>
        <w:tabs>
          <w:tab w:val="left" w:pos="735"/>
        </w:tabs>
        <w:ind w:hanging="735"/>
      </w:pPr>
      <w:bookmarkStart w:id="118" w:name="Intent-to-Treat_(ITT)_Estimator"/>
      <w:bookmarkEnd w:id="118"/>
      <w:proofErr w:type="spellStart"/>
      <w:r>
        <w:rPr>
          <w:w w:val="130"/>
        </w:rPr>
        <w:t>Intent</w:t>
      </w:r>
      <w:proofErr w:type="spellEnd"/>
      <w:r>
        <w:rPr>
          <w:w w:val="130"/>
        </w:rPr>
        <w:t>-to-Treat</w:t>
      </w:r>
      <w:r>
        <w:rPr>
          <w:spacing w:val="13"/>
          <w:w w:val="130"/>
        </w:rPr>
        <w:t xml:space="preserve"> </w:t>
      </w:r>
      <w:r>
        <w:rPr>
          <w:w w:val="130"/>
        </w:rPr>
        <w:t>(ITT)</w:t>
      </w:r>
      <w:r>
        <w:rPr>
          <w:spacing w:val="13"/>
          <w:w w:val="130"/>
        </w:rPr>
        <w:t xml:space="preserve"> </w:t>
      </w:r>
      <w:r>
        <w:rPr>
          <w:spacing w:val="-2"/>
          <w:w w:val="130"/>
        </w:rPr>
        <w:t>Estimator</w:t>
      </w:r>
    </w:p>
    <w:p w14:paraId="482F9C72" w14:textId="77777777" w:rsidR="00C96556" w:rsidRDefault="00F61671">
      <w:pPr>
        <w:pStyle w:val="BodyText"/>
        <w:spacing w:before="329" w:line="391" w:lineRule="auto"/>
        <w:ind w:right="1075"/>
        <w:jc w:val="both"/>
      </w:pPr>
      <w:r>
        <w:rPr>
          <w:w w:val="105"/>
        </w:rPr>
        <w:t>We</w:t>
      </w:r>
      <w:r>
        <w:rPr>
          <w:spacing w:val="40"/>
          <w:w w:val="105"/>
        </w:rPr>
        <w:t xml:space="preserve"> </w:t>
      </w:r>
      <w:r>
        <w:rPr>
          <w:w w:val="105"/>
        </w:rPr>
        <w:t>follow</w:t>
      </w:r>
      <w:r>
        <w:rPr>
          <w:spacing w:val="40"/>
          <w:w w:val="105"/>
        </w:rPr>
        <w:t xml:space="preserve"> </w:t>
      </w:r>
      <w:r>
        <w:rPr>
          <w:w w:val="105"/>
        </w:rPr>
        <w:t>a</w:t>
      </w:r>
      <w:r>
        <w:rPr>
          <w:spacing w:val="40"/>
          <w:w w:val="105"/>
        </w:rPr>
        <w:t xml:space="preserve"> </w:t>
      </w:r>
      <w:r>
        <w:rPr>
          <w:w w:val="105"/>
        </w:rPr>
        <w:t>model</w:t>
      </w:r>
      <w:r>
        <w:rPr>
          <w:spacing w:val="40"/>
          <w:w w:val="105"/>
        </w:rPr>
        <w:t xml:space="preserve"> </w:t>
      </w:r>
      <w:r>
        <w:rPr>
          <w:w w:val="105"/>
        </w:rPr>
        <w:t>of</w:t>
      </w:r>
      <w:r>
        <w:rPr>
          <w:spacing w:val="40"/>
          <w:w w:val="105"/>
        </w:rPr>
        <w:t xml:space="preserve"> </w:t>
      </w:r>
      <w:r>
        <w:rPr>
          <w:w w:val="105"/>
        </w:rPr>
        <w:t>Regression</w:t>
      </w:r>
      <w:r>
        <w:rPr>
          <w:spacing w:val="40"/>
          <w:w w:val="105"/>
        </w:rPr>
        <w:t xml:space="preserve"> </w:t>
      </w:r>
      <w:r>
        <w:rPr>
          <w:w w:val="105"/>
        </w:rPr>
        <w:t>Discontinuity</w:t>
      </w:r>
      <w:r>
        <w:rPr>
          <w:spacing w:val="40"/>
          <w:w w:val="105"/>
        </w:rPr>
        <w:t xml:space="preserve"> </w:t>
      </w:r>
      <w:r>
        <w:rPr>
          <w:w w:val="105"/>
        </w:rPr>
        <w:t>Design</w:t>
      </w:r>
      <w:r>
        <w:rPr>
          <w:spacing w:val="40"/>
          <w:w w:val="105"/>
        </w:rPr>
        <w:t xml:space="preserve"> </w:t>
      </w:r>
      <w:r>
        <w:rPr>
          <w:w w:val="105"/>
        </w:rPr>
        <w:t>(RDD)</w:t>
      </w:r>
      <w:r>
        <w:rPr>
          <w:spacing w:val="40"/>
          <w:w w:val="105"/>
        </w:rPr>
        <w:t xml:space="preserve"> </w:t>
      </w:r>
      <w:r>
        <w:rPr>
          <w:w w:val="105"/>
        </w:rPr>
        <w:t>similar</w:t>
      </w:r>
      <w:r>
        <w:rPr>
          <w:spacing w:val="40"/>
          <w:w w:val="105"/>
        </w:rPr>
        <w:t xml:space="preserve"> </w:t>
      </w:r>
      <w:r>
        <w:rPr>
          <w:w w:val="105"/>
        </w:rPr>
        <w:t>to</w:t>
      </w:r>
      <w:r>
        <w:rPr>
          <w:spacing w:val="40"/>
          <w:w w:val="105"/>
        </w:rPr>
        <w:t xml:space="preserve"> </w:t>
      </w:r>
      <w:hyperlink w:anchor="_bookmark38" w:history="1">
        <w:r>
          <w:rPr>
            <w:w w:val="105"/>
          </w:rPr>
          <w:t>Cellini,</w:t>
        </w:r>
        <w:r>
          <w:rPr>
            <w:spacing w:val="40"/>
            <w:w w:val="105"/>
          </w:rPr>
          <w:t xml:space="preserve"> </w:t>
        </w:r>
        <w:r>
          <w:rPr>
            <w:w w:val="105"/>
          </w:rPr>
          <w:t>Ferreira</w:t>
        </w:r>
      </w:hyperlink>
      <w:r>
        <w:rPr>
          <w:w w:val="105"/>
        </w:rPr>
        <w:t xml:space="preserve"> </w:t>
      </w:r>
      <w:hyperlink w:anchor="_bookmark38" w:history="1">
        <w:r>
          <w:rPr>
            <w:w w:val="105"/>
          </w:rPr>
          <w:t>and Rothstein</w:t>
        </w:r>
      </w:hyperlink>
      <w:r>
        <w:rPr>
          <w:w w:val="105"/>
        </w:rPr>
        <w:t xml:space="preserve"> </w:t>
      </w:r>
      <w:hyperlink w:anchor="_bookmark38" w:history="1">
        <w:r>
          <w:rPr>
            <w:w w:val="105"/>
          </w:rPr>
          <w:t>(2010)</w:t>
        </w:r>
      </w:hyperlink>
      <w:r>
        <w:rPr>
          <w:w w:val="105"/>
        </w:rPr>
        <w:t xml:space="preserve"> and estimate the </w:t>
      </w:r>
      <w:r>
        <w:rPr>
          <w:b/>
          <w:w w:val="105"/>
        </w:rPr>
        <w:t xml:space="preserve">Intent-to-Treat </w:t>
      </w:r>
      <w:r>
        <w:rPr>
          <w:w w:val="105"/>
        </w:rPr>
        <w:t xml:space="preserve">or </w:t>
      </w:r>
      <w:r>
        <w:rPr>
          <w:w w:val="120"/>
        </w:rPr>
        <w:t xml:space="preserve">ITT </w:t>
      </w:r>
      <w:r>
        <w:rPr>
          <w:w w:val="105"/>
        </w:rPr>
        <w:t>estimator.</w:t>
      </w:r>
      <w:r>
        <w:rPr>
          <w:spacing w:val="40"/>
          <w:w w:val="105"/>
        </w:rPr>
        <w:t xml:space="preserve"> </w:t>
      </w:r>
      <w:r>
        <w:rPr>
          <w:w w:val="105"/>
        </w:rPr>
        <w:t xml:space="preserve">We prefer using </w:t>
      </w:r>
      <w:r>
        <w:rPr>
          <w:w w:val="120"/>
        </w:rPr>
        <w:t xml:space="preserve">ITT </w:t>
      </w:r>
      <w:r>
        <w:rPr>
          <w:w w:val="105"/>
        </w:rPr>
        <w:t xml:space="preserve">estimator instead of the alternative </w:t>
      </w:r>
      <w:r>
        <w:rPr>
          <w:b/>
          <w:w w:val="105"/>
        </w:rPr>
        <w:t xml:space="preserve">Treatment on the Treated </w:t>
      </w:r>
      <w:r>
        <w:rPr>
          <w:w w:val="120"/>
        </w:rPr>
        <w:t xml:space="preserve">(TOT) </w:t>
      </w:r>
      <w:r>
        <w:rPr>
          <w:w w:val="105"/>
        </w:rPr>
        <w:t>estimator because</w:t>
      </w:r>
      <w:r>
        <w:rPr>
          <w:spacing w:val="35"/>
          <w:w w:val="105"/>
        </w:rPr>
        <w:t xml:space="preserve"> </w:t>
      </w:r>
      <w:r>
        <w:rPr>
          <w:w w:val="105"/>
        </w:rPr>
        <w:t>the</w:t>
      </w:r>
      <w:r>
        <w:rPr>
          <w:spacing w:val="26"/>
          <w:w w:val="120"/>
        </w:rPr>
        <w:t xml:space="preserve"> </w:t>
      </w:r>
      <w:r>
        <w:rPr>
          <w:w w:val="120"/>
        </w:rPr>
        <w:t>ITT</w:t>
      </w:r>
      <w:r>
        <w:rPr>
          <w:spacing w:val="27"/>
          <w:w w:val="120"/>
        </w:rPr>
        <w:t xml:space="preserve"> </w:t>
      </w:r>
      <w:r>
        <w:rPr>
          <w:w w:val="105"/>
        </w:rPr>
        <w:t>estimator</w:t>
      </w:r>
      <w:r>
        <w:rPr>
          <w:spacing w:val="35"/>
          <w:w w:val="105"/>
        </w:rPr>
        <w:t xml:space="preserve"> </w:t>
      </w:r>
      <w:r>
        <w:rPr>
          <w:w w:val="105"/>
        </w:rPr>
        <w:t>is</w:t>
      </w:r>
      <w:r>
        <w:rPr>
          <w:spacing w:val="35"/>
          <w:w w:val="105"/>
        </w:rPr>
        <w:t xml:space="preserve"> </w:t>
      </w:r>
      <w:r>
        <w:rPr>
          <w:w w:val="105"/>
        </w:rPr>
        <w:t>more</w:t>
      </w:r>
      <w:r>
        <w:rPr>
          <w:spacing w:val="34"/>
          <w:w w:val="105"/>
        </w:rPr>
        <w:t xml:space="preserve"> </w:t>
      </w:r>
      <w:r>
        <w:rPr>
          <w:w w:val="105"/>
        </w:rPr>
        <w:t>suited</w:t>
      </w:r>
      <w:r>
        <w:rPr>
          <w:spacing w:val="36"/>
          <w:w w:val="105"/>
        </w:rPr>
        <w:t xml:space="preserve"> </w:t>
      </w:r>
      <w:r>
        <w:rPr>
          <w:w w:val="105"/>
        </w:rPr>
        <w:t>to</w:t>
      </w:r>
      <w:r>
        <w:rPr>
          <w:spacing w:val="34"/>
          <w:w w:val="105"/>
        </w:rPr>
        <w:t xml:space="preserve"> </w:t>
      </w:r>
      <w:r>
        <w:rPr>
          <w:w w:val="105"/>
        </w:rPr>
        <w:t>our</w:t>
      </w:r>
      <w:r>
        <w:rPr>
          <w:spacing w:val="36"/>
          <w:w w:val="105"/>
        </w:rPr>
        <w:t xml:space="preserve"> </w:t>
      </w:r>
      <w:r>
        <w:rPr>
          <w:w w:val="105"/>
        </w:rPr>
        <w:t>setting</w:t>
      </w:r>
      <w:r>
        <w:rPr>
          <w:spacing w:val="34"/>
          <w:w w:val="105"/>
        </w:rPr>
        <w:t xml:space="preserve"> </w:t>
      </w:r>
      <w:r>
        <w:rPr>
          <w:w w:val="105"/>
        </w:rPr>
        <w:t>given</w:t>
      </w:r>
      <w:r>
        <w:rPr>
          <w:spacing w:val="35"/>
          <w:w w:val="105"/>
        </w:rPr>
        <w:t xml:space="preserve"> </w:t>
      </w:r>
      <w:r>
        <w:rPr>
          <w:w w:val="105"/>
        </w:rPr>
        <w:t>the</w:t>
      </w:r>
      <w:r>
        <w:rPr>
          <w:spacing w:val="36"/>
          <w:w w:val="105"/>
        </w:rPr>
        <w:t xml:space="preserve"> </w:t>
      </w:r>
      <w:r>
        <w:rPr>
          <w:w w:val="105"/>
        </w:rPr>
        <w:t>independence</w:t>
      </w:r>
      <w:r>
        <w:rPr>
          <w:spacing w:val="34"/>
          <w:w w:val="105"/>
        </w:rPr>
        <w:t xml:space="preserve"> </w:t>
      </w:r>
      <w:r>
        <w:rPr>
          <w:w w:val="105"/>
        </w:rPr>
        <w:t>of</w:t>
      </w:r>
      <w:r>
        <w:rPr>
          <w:spacing w:val="35"/>
          <w:w w:val="105"/>
        </w:rPr>
        <w:t xml:space="preserve"> </w:t>
      </w:r>
      <w:r>
        <w:rPr>
          <w:spacing w:val="-5"/>
          <w:w w:val="105"/>
        </w:rPr>
        <w:t>the</w:t>
      </w:r>
    </w:p>
    <w:p w14:paraId="659196D5"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1D5445EB" w14:textId="77777777" w:rsidR="00C96556" w:rsidRDefault="00F61671">
      <w:pPr>
        <w:pStyle w:val="BodyText"/>
        <w:spacing w:before="30" w:line="391" w:lineRule="auto"/>
        <w:ind w:right="893"/>
      </w:pPr>
      <w:r>
        <w:rPr>
          <w:w w:val="105"/>
        </w:rPr>
        <w:lastRenderedPageBreak/>
        <w:t>renewal</w:t>
      </w:r>
      <w:r>
        <w:rPr>
          <w:spacing w:val="-5"/>
          <w:w w:val="105"/>
        </w:rPr>
        <w:t xml:space="preserve"> </w:t>
      </w:r>
      <w:r>
        <w:rPr>
          <w:w w:val="105"/>
        </w:rPr>
        <w:t>elections.</w:t>
      </w:r>
      <w:r>
        <w:rPr>
          <w:spacing w:val="17"/>
          <w:w w:val="105"/>
        </w:rPr>
        <w:t xml:space="preserve"> </w:t>
      </w:r>
      <w:r>
        <w:rPr>
          <w:w w:val="105"/>
        </w:rPr>
        <w:t>As</w:t>
      </w:r>
      <w:r>
        <w:rPr>
          <w:spacing w:val="-5"/>
          <w:w w:val="105"/>
        </w:rPr>
        <w:t xml:space="preserve"> </w:t>
      </w:r>
      <w:r>
        <w:rPr>
          <w:w w:val="105"/>
        </w:rPr>
        <w:t>described</w:t>
      </w:r>
      <w:r>
        <w:rPr>
          <w:spacing w:val="-5"/>
          <w:w w:val="105"/>
        </w:rPr>
        <w:t xml:space="preserve"> </w:t>
      </w:r>
      <w:r>
        <w:rPr>
          <w:w w:val="105"/>
        </w:rPr>
        <w:t>in</w:t>
      </w:r>
      <w:r>
        <w:rPr>
          <w:spacing w:val="-5"/>
          <w:w w:val="105"/>
        </w:rPr>
        <w:t xml:space="preserve"> </w:t>
      </w:r>
      <w:hyperlink w:anchor="_bookmark38" w:history="1">
        <w:r>
          <w:rPr>
            <w:w w:val="105"/>
          </w:rPr>
          <w:t>Cellini,</w:t>
        </w:r>
        <w:r>
          <w:rPr>
            <w:spacing w:val="-4"/>
            <w:w w:val="105"/>
          </w:rPr>
          <w:t xml:space="preserve"> </w:t>
        </w:r>
        <w:r>
          <w:rPr>
            <w:w w:val="105"/>
          </w:rPr>
          <w:t>Ferreira</w:t>
        </w:r>
        <w:r>
          <w:rPr>
            <w:spacing w:val="-5"/>
            <w:w w:val="105"/>
          </w:rPr>
          <w:t xml:space="preserve"> </w:t>
        </w:r>
        <w:r>
          <w:rPr>
            <w:w w:val="105"/>
          </w:rPr>
          <w:t>and</w:t>
        </w:r>
        <w:r>
          <w:rPr>
            <w:spacing w:val="-5"/>
            <w:w w:val="105"/>
          </w:rPr>
          <w:t xml:space="preserve"> </w:t>
        </w:r>
        <w:r>
          <w:rPr>
            <w:w w:val="105"/>
          </w:rPr>
          <w:t>Rothstein</w:t>
        </w:r>
      </w:hyperlink>
      <w:r>
        <w:rPr>
          <w:spacing w:val="-5"/>
          <w:w w:val="105"/>
        </w:rPr>
        <w:t xml:space="preserve"> </w:t>
      </w:r>
      <w:hyperlink w:anchor="_bookmark38" w:history="1">
        <w:r>
          <w:rPr>
            <w:w w:val="105"/>
          </w:rPr>
          <w:t>(2010),</w:t>
        </w:r>
      </w:hyperlink>
      <w:r>
        <w:rPr>
          <w:spacing w:val="-4"/>
          <w:w w:val="105"/>
        </w:rPr>
        <w:t xml:space="preserve"> </w:t>
      </w:r>
      <w:r>
        <w:rPr>
          <w:w w:val="105"/>
        </w:rPr>
        <w:t>when</w:t>
      </w:r>
      <w:r>
        <w:rPr>
          <w:spacing w:val="-5"/>
          <w:w w:val="105"/>
        </w:rPr>
        <w:t xml:space="preserve"> </w:t>
      </w:r>
      <w:r>
        <w:rPr>
          <w:w w:val="105"/>
        </w:rPr>
        <w:t>the</w:t>
      </w:r>
      <w:r>
        <w:rPr>
          <w:spacing w:val="-6"/>
          <w:w w:val="105"/>
        </w:rPr>
        <w:t xml:space="preserve"> </w:t>
      </w:r>
      <w:r>
        <w:rPr>
          <w:w w:val="105"/>
        </w:rPr>
        <w:t xml:space="preserve">elections are independent, the </w:t>
      </w:r>
      <w:r>
        <w:rPr>
          <w:w w:val="120"/>
        </w:rPr>
        <w:t xml:space="preserve">ITT </w:t>
      </w:r>
      <w:r>
        <w:rPr>
          <w:w w:val="105"/>
        </w:rPr>
        <w:t xml:space="preserve">estimator equals the </w:t>
      </w:r>
      <w:r>
        <w:rPr>
          <w:w w:val="120"/>
        </w:rPr>
        <w:t xml:space="preserve">TOT </w:t>
      </w:r>
      <w:r>
        <w:rPr>
          <w:w w:val="105"/>
        </w:rPr>
        <w:t>estimator.</w:t>
      </w:r>
    </w:p>
    <w:p w14:paraId="450B085C" w14:textId="4EA29496" w:rsidR="00C96556" w:rsidRDefault="00F61671">
      <w:pPr>
        <w:pStyle w:val="BodyText"/>
        <w:spacing w:before="2"/>
        <w:ind w:left="351"/>
      </w:pPr>
      <w:r>
        <w:rPr>
          <w:w w:val="105"/>
        </w:rPr>
        <w:t>We</w:t>
      </w:r>
      <w:r>
        <w:rPr>
          <w:spacing w:val="-4"/>
          <w:w w:val="105"/>
        </w:rPr>
        <w:t xml:space="preserve"> </w:t>
      </w:r>
      <w:r>
        <w:rPr>
          <w:w w:val="105"/>
        </w:rPr>
        <w:t>operationalize</w:t>
      </w:r>
      <w:r>
        <w:rPr>
          <w:spacing w:val="-3"/>
          <w:w w:val="105"/>
        </w:rPr>
        <w:t xml:space="preserve"> </w:t>
      </w:r>
      <w:r>
        <w:rPr>
          <w:w w:val="105"/>
        </w:rPr>
        <w:t>our</w:t>
      </w:r>
      <w:r>
        <w:rPr>
          <w:spacing w:val="-3"/>
          <w:w w:val="105"/>
        </w:rPr>
        <w:t xml:space="preserve"> </w:t>
      </w:r>
      <w:r>
        <w:rPr>
          <w:w w:val="115"/>
        </w:rPr>
        <w:t>ITT</w:t>
      </w:r>
      <w:r>
        <w:rPr>
          <w:spacing w:val="-8"/>
          <w:w w:val="115"/>
        </w:rPr>
        <w:t xml:space="preserve"> </w:t>
      </w:r>
      <w:r>
        <w:rPr>
          <w:w w:val="105"/>
        </w:rPr>
        <w:t>estimator</w:t>
      </w:r>
      <w:r>
        <w:rPr>
          <w:spacing w:val="-4"/>
          <w:w w:val="105"/>
        </w:rPr>
        <w:t xml:space="preserve"> </w:t>
      </w:r>
      <w:r>
        <w:rPr>
          <w:w w:val="105"/>
        </w:rPr>
        <w:t>using</w:t>
      </w:r>
      <w:r>
        <w:rPr>
          <w:spacing w:val="-3"/>
          <w:w w:val="105"/>
        </w:rPr>
        <w:t xml:space="preserve"> </w:t>
      </w:r>
      <w:r>
        <w:rPr>
          <w:w w:val="105"/>
        </w:rPr>
        <w:t>the</w:t>
      </w:r>
      <w:r>
        <w:rPr>
          <w:spacing w:val="-3"/>
          <w:w w:val="105"/>
        </w:rPr>
        <w:t xml:space="preserve"> </w:t>
      </w:r>
      <w:r>
        <w:rPr>
          <w:w w:val="105"/>
        </w:rPr>
        <w:t>following</w:t>
      </w:r>
      <w:r>
        <w:rPr>
          <w:spacing w:val="-2"/>
          <w:w w:val="105"/>
        </w:rPr>
        <w:t xml:space="preserve"> </w:t>
      </w:r>
      <w:r>
        <w:rPr>
          <w:w w:val="105"/>
        </w:rPr>
        <w:t>regression</w:t>
      </w:r>
      <w:r>
        <w:rPr>
          <w:spacing w:val="-3"/>
          <w:w w:val="105"/>
        </w:rPr>
        <w:t xml:space="preserve"> </w:t>
      </w:r>
      <w:r>
        <w:rPr>
          <w:w w:val="105"/>
        </w:rPr>
        <w:t>equation</w:t>
      </w:r>
      <w:ins w:id="119" w:author="Brasington, David (brasindd)" w:date="2025-03-02T18:01:00Z">
        <w:r w:rsidR="001F6CC5">
          <w:rPr>
            <w:w w:val="105"/>
          </w:rPr>
          <w:t>:</w:t>
        </w:r>
      </w:ins>
      <w:del w:id="120" w:author="Brasington, David (brasindd)" w:date="2025-03-02T18:01:00Z">
        <w:r w:rsidDel="001F6CC5">
          <w:rPr>
            <w:spacing w:val="-4"/>
            <w:w w:val="105"/>
          </w:rPr>
          <w:delText xml:space="preserve"> </w:delText>
        </w:r>
        <w:r w:rsidDel="001F6CC5">
          <w:rPr>
            <w:spacing w:val="-10"/>
            <w:w w:val="105"/>
          </w:rPr>
          <w:delText>-</w:delText>
        </w:r>
      </w:del>
    </w:p>
    <w:p w14:paraId="534C8FE8" w14:textId="77777777" w:rsidR="00C96556" w:rsidRDefault="00C96556">
      <w:pPr>
        <w:pStyle w:val="BodyText"/>
      </w:pPr>
    </w:p>
    <w:p w14:paraId="3B3992FE" w14:textId="77777777" w:rsidR="00C96556" w:rsidRDefault="00C96556">
      <w:pPr>
        <w:pStyle w:val="BodyText"/>
        <w:spacing w:before="50"/>
      </w:pPr>
    </w:p>
    <w:p w14:paraId="2AC900B4" w14:textId="77777777" w:rsidR="00C96556" w:rsidRDefault="00F61671">
      <w:pPr>
        <w:ind w:left="1925"/>
        <w:rPr>
          <w:rFonts w:ascii="Verdana" w:eastAsia="Verdana" w:hAnsi="Verdana" w:cs="Verdana"/>
          <w:i/>
          <w:iCs/>
          <w:sz w:val="16"/>
          <w:szCs w:val="16"/>
        </w:rPr>
      </w:pPr>
      <w:r>
        <w:rPr>
          <w:rFonts w:ascii="Verdana" w:eastAsia="Verdana" w:hAnsi="Verdana" w:cs="Verdana"/>
          <w:i/>
          <w:noProof/>
          <w:sz w:val="16"/>
          <w:szCs w:val="16"/>
        </w:rPr>
        <mc:AlternateContent>
          <mc:Choice Requires="wps">
            <w:drawing>
              <wp:anchor distT="0" distB="0" distL="0" distR="0" simplePos="0" relativeHeight="485305856" behindDoc="1" locked="0" layoutInCell="1" allowOverlap="1" wp14:anchorId="1A3F4BB2" wp14:editId="0947AFDA">
                <wp:simplePos x="0" y="0"/>
                <wp:positionH relativeFrom="page">
                  <wp:posOffset>3582428</wp:posOffset>
                </wp:positionH>
                <wp:positionV relativeFrom="paragraph">
                  <wp:posOffset>124018</wp:posOffset>
                </wp:positionV>
                <wp:extent cx="48260" cy="1016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514561E1" w14:textId="77777777" w:rsidR="00C96556" w:rsidRDefault="00F61671">
                            <w:pPr>
                              <w:spacing w:line="153" w:lineRule="exact"/>
                              <w:rPr>
                                <w:rFonts w:ascii="Verdana" w:hAnsi="Verdana"/>
                                <w:i/>
                                <w:sz w:val="16"/>
                              </w:rPr>
                            </w:pPr>
                            <w:r>
                              <w:rPr>
                                <w:rFonts w:ascii="Verdana" w:hAnsi="Verdana"/>
                                <w:i/>
                                <w:spacing w:val="-15"/>
                                <w:sz w:val="16"/>
                              </w:rPr>
                              <w:t>τ</w:t>
                            </w:r>
                          </w:p>
                        </w:txbxContent>
                      </wps:txbx>
                      <wps:bodyPr wrap="square" lIns="0" tIns="0" rIns="0" bIns="0" rtlCol="0">
                        <a:noAutofit/>
                      </wps:bodyPr>
                    </wps:wsp>
                  </a:graphicData>
                </a:graphic>
              </wp:anchor>
            </w:drawing>
          </mc:Choice>
          <mc:Fallback>
            <w:pict>
              <v:shapetype w14:anchorId="1A3F4BB2" id="_x0000_t202" coordsize="21600,21600" o:spt="202" path="m,l,21600r21600,l21600,xe">
                <v:stroke joinstyle="miter"/>
                <v:path gradientshapeok="t" o:connecttype="rect"/>
              </v:shapetype>
              <v:shape id="Textbox 29" o:spid="_x0000_s1026" type="#_x0000_t202" style="position:absolute;left:0;text-align:left;margin-left:282.1pt;margin-top:9.75pt;width:3.8pt;height:8pt;z-index:-18010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" filled="f" stroked="f">
                <v:textbox inset="0,0,0,0">
                  <w:txbxContent>
                    <w:p w14:paraId="514561E1" w14:textId="77777777" w:rsidR="00C96556" w:rsidRDefault="00F61671">
                      <w:pPr>
                        <w:spacing w:line="153" w:lineRule="exact"/>
                        <w:rPr>
                          <w:rFonts w:ascii="Verdana" w:hAnsi="Verdana"/>
                          <w:i/>
                          <w:sz w:val="16"/>
                        </w:rPr>
                      </w:pPr>
                      <w:r>
                        <w:rPr>
                          <w:rFonts w:ascii="Verdana" w:hAnsi="Verdana"/>
                          <w:i/>
                          <w:spacing w:val="-15"/>
                          <w:sz w:val="16"/>
                        </w:rPr>
                        <w:t>τ</w:t>
                      </w:r>
                    </w:p>
                  </w:txbxContent>
                </v:textbox>
                <w10:wrap anchorx="page"/>
              </v:shape>
            </w:pict>
          </mc:Fallback>
        </mc:AlternateContent>
      </w:r>
      <w:proofErr w:type="gramStart"/>
      <w:r>
        <w:rPr>
          <w:i/>
          <w:iCs/>
          <w:w w:val="115"/>
          <w:position w:val="4"/>
          <w:sz w:val="24"/>
          <w:szCs w:val="24"/>
        </w:rPr>
        <w:t>Y</w:t>
      </w:r>
      <w:proofErr w:type="spellStart"/>
      <w:r>
        <w:rPr>
          <w:rFonts w:ascii="Verdana" w:eastAsia="Verdana" w:hAnsi="Verdana" w:cs="Verdana"/>
          <w:i/>
          <w:iCs/>
          <w:w w:val="115"/>
          <w:sz w:val="16"/>
          <w:szCs w:val="16"/>
        </w:rPr>
        <w:t>i,t</w:t>
      </w:r>
      <w:proofErr w:type="gramEnd"/>
      <w:r>
        <w:rPr>
          <w:w w:val="115"/>
          <w:sz w:val="16"/>
          <w:szCs w:val="16"/>
        </w:rPr>
        <w:t>+</w:t>
      </w:r>
      <w:r>
        <w:rPr>
          <w:rFonts w:ascii="Verdana" w:eastAsia="Verdana" w:hAnsi="Verdana" w:cs="Verdana"/>
          <w:i/>
          <w:iCs/>
          <w:w w:val="115"/>
          <w:sz w:val="16"/>
          <w:szCs w:val="16"/>
        </w:rPr>
        <w:t>τ</w:t>
      </w:r>
      <w:proofErr w:type="spellEnd"/>
      <w:r>
        <w:rPr>
          <w:rFonts w:ascii="Verdana" w:eastAsia="Verdana" w:hAnsi="Verdana" w:cs="Verdana"/>
          <w:i/>
          <w:iCs/>
          <w:spacing w:val="33"/>
          <w:w w:val="125"/>
          <w:sz w:val="16"/>
          <w:szCs w:val="16"/>
        </w:rPr>
        <w:t xml:space="preserve"> </w:t>
      </w:r>
      <w:r>
        <w:rPr>
          <w:w w:val="125"/>
          <w:position w:val="4"/>
          <w:sz w:val="24"/>
          <w:szCs w:val="24"/>
        </w:rPr>
        <w:t>=</w:t>
      </w:r>
      <w:r>
        <w:rPr>
          <w:spacing w:val="5"/>
          <w:w w:val="125"/>
          <w:position w:val="4"/>
          <w:sz w:val="24"/>
          <w:szCs w:val="24"/>
        </w:rPr>
        <w:t xml:space="preserve"> </w:t>
      </w:r>
      <w:r>
        <w:rPr>
          <w:i/>
          <w:iCs/>
          <w:w w:val="115"/>
          <w:position w:val="4"/>
          <w:sz w:val="24"/>
          <w:szCs w:val="24"/>
        </w:rPr>
        <w:t>α</w:t>
      </w:r>
      <w:r>
        <w:rPr>
          <w:rFonts w:ascii="Verdana" w:eastAsia="Verdana" w:hAnsi="Verdana" w:cs="Verdana"/>
          <w:i/>
          <w:iCs/>
          <w:w w:val="115"/>
          <w:sz w:val="16"/>
          <w:szCs w:val="16"/>
        </w:rPr>
        <w:t>τ</w:t>
      </w:r>
      <w:r>
        <w:rPr>
          <w:rFonts w:ascii="Verdana" w:eastAsia="Verdana" w:hAnsi="Verdana" w:cs="Verdana"/>
          <w:i/>
          <w:iCs/>
          <w:spacing w:val="19"/>
          <w:w w:val="125"/>
          <w:sz w:val="16"/>
          <w:szCs w:val="16"/>
        </w:rPr>
        <w:t xml:space="preserve"> </w:t>
      </w:r>
      <w:r>
        <w:rPr>
          <w:w w:val="125"/>
          <w:position w:val="4"/>
          <w:sz w:val="24"/>
          <w:szCs w:val="24"/>
        </w:rPr>
        <w:t>+</w:t>
      </w:r>
      <w:r>
        <w:rPr>
          <w:spacing w:val="-9"/>
          <w:w w:val="125"/>
          <w:position w:val="4"/>
          <w:sz w:val="24"/>
          <w:szCs w:val="24"/>
        </w:rPr>
        <w:t xml:space="preserve"> </w:t>
      </w:r>
      <w:r>
        <w:rPr>
          <w:i/>
          <w:iCs/>
          <w:w w:val="115"/>
          <w:position w:val="4"/>
          <w:sz w:val="24"/>
          <w:szCs w:val="24"/>
        </w:rPr>
        <w:t>κ</w:t>
      </w:r>
      <w:r>
        <w:rPr>
          <w:rFonts w:ascii="Verdana" w:eastAsia="Verdana" w:hAnsi="Verdana" w:cs="Verdana"/>
          <w:i/>
          <w:iCs/>
          <w:w w:val="115"/>
          <w:sz w:val="16"/>
          <w:szCs w:val="16"/>
        </w:rPr>
        <w:t>t</w:t>
      </w:r>
      <w:r>
        <w:rPr>
          <w:rFonts w:ascii="Verdana" w:eastAsia="Verdana" w:hAnsi="Verdana" w:cs="Verdana"/>
          <w:i/>
          <w:iCs/>
          <w:spacing w:val="-2"/>
          <w:w w:val="125"/>
          <w:sz w:val="16"/>
          <w:szCs w:val="16"/>
        </w:rPr>
        <w:t xml:space="preserve"> </w:t>
      </w:r>
      <w:r>
        <w:rPr>
          <w:w w:val="125"/>
          <w:position w:val="4"/>
          <w:sz w:val="24"/>
          <w:szCs w:val="24"/>
        </w:rPr>
        <w:t>+</w:t>
      </w:r>
      <w:r>
        <w:rPr>
          <w:spacing w:val="-9"/>
          <w:w w:val="125"/>
          <w:position w:val="4"/>
          <w:sz w:val="24"/>
          <w:szCs w:val="24"/>
        </w:rPr>
        <w:t xml:space="preserve"> </w:t>
      </w:r>
      <w:r>
        <w:rPr>
          <w:i/>
          <w:iCs/>
          <w:w w:val="115"/>
          <w:position w:val="4"/>
          <w:sz w:val="24"/>
          <w:szCs w:val="24"/>
        </w:rPr>
        <w:t>F</w:t>
      </w:r>
      <w:r>
        <w:rPr>
          <w:rFonts w:ascii="Verdana" w:eastAsia="Verdana" w:hAnsi="Verdana" w:cs="Verdana"/>
          <w:i/>
          <w:iCs/>
          <w:w w:val="115"/>
          <w:sz w:val="16"/>
          <w:szCs w:val="16"/>
        </w:rPr>
        <w:t>it</w:t>
      </w:r>
      <w:r>
        <w:rPr>
          <w:i/>
          <w:iCs/>
          <w:w w:val="115"/>
          <w:position w:val="4"/>
          <w:sz w:val="24"/>
          <w:szCs w:val="24"/>
        </w:rPr>
        <w:t>θ</w:t>
      </w:r>
      <w:r>
        <w:rPr>
          <w:rFonts w:ascii="Verdana" w:eastAsia="Verdana" w:hAnsi="Verdana" w:cs="Verdana"/>
          <w:i/>
          <w:iCs/>
          <w:w w:val="115"/>
          <w:position w:val="13"/>
          <w:sz w:val="16"/>
          <w:szCs w:val="16"/>
        </w:rPr>
        <w:t>IT</w:t>
      </w:r>
      <w:r>
        <w:rPr>
          <w:rFonts w:ascii="Verdana" w:eastAsia="Verdana" w:hAnsi="Verdana" w:cs="Verdana"/>
          <w:i/>
          <w:iCs/>
          <w:spacing w:val="-39"/>
          <w:w w:val="115"/>
          <w:position w:val="13"/>
          <w:sz w:val="16"/>
          <w:szCs w:val="16"/>
        </w:rPr>
        <w:t xml:space="preserve"> </w:t>
      </w:r>
      <w:r>
        <w:rPr>
          <w:rFonts w:ascii="Verdana" w:eastAsia="Verdana" w:hAnsi="Verdana" w:cs="Verdana"/>
          <w:i/>
          <w:iCs/>
          <w:w w:val="115"/>
          <w:position w:val="13"/>
          <w:sz w:val="16"/>
          <w:szCs w:val="16"/>
        </w:rPr>
        <w:t>T</w:t>
      </w:r>
      <w:r>
        <w:rPr>
          <w:rFonts w:ascii="Verdana" w:eastAsia="Verdana" w:hAnsi="Verdana" w:cs="Verdana"/>
          <w:i/>
          <w:iCs/>
          <w:spacing w:val="24"/>
          <w:w w:val="125"/>
          <w:position w:val="13"/>
          <w:sz w:val="16"/>
          <w:szCs w:val="16"/>
        </w:rPr>
        <w:t xml:space="preserve"> </w:t>
      </w:r>
      <w:r>
        <w:rPr>
          <w:w w:val="125"/>
          <w:position w:val="4"/>
          <w:sz w:val="24"/>
          <w:szCs w:val="24"/>
        </w:rPr>
        <w:t>+</w:t>
      </w:r>
      <w:r>
        <w:rPr>
          <w:spacing w:val="-9"/>
          <w:w w:val="125"/>
          <w:position w:val="4"/>
          <w:sz w:val="24"/>
          <w:szCs w:val="24"/>
        </w:rPr>
        <w:t xml:space="preserve"> </w:t>
      </w:r>
      <w:r>
        <w:rPr>
          <w:i/>
          <w:iCs/>
          <w:w w:val="115"/>
          <w:position w:val="4"/>
          <w:sz w:val="24"/>
          <w:szCs w:val="24"/>
        </w:rPr>
        <w:t>P</w:t>
      </w:r>
      <w:r>
        <w:rPr>
          <w:rFonts w:ascii="Verdana" w:eastAsia="Verdana" w:hAnsi="Verdana" w:cs="Verdana"/>
          <w:i/>
          <w:iCs/>
          <w:w w:val="115"/>
          <w:sz w:val="16"/>
          <w:szCs w:val="16"/>
        </w:rPr>
        <w:t>g</w:t>
      </w:r>
      <w:r>
        <w:rPr>
          <w:rFonts w:ascii="Verdana" w:eastAsia="Verdana" w:hAnsi="Verdana" w:cs="Verdana"/>
          <w:i/>
          <w:iCs/>
          <w:spacing w:val="-48"/>
          <w:w w:val="115"/>
          <w:sz w:val="16"/>
          <w:szCs w:val="16"/>
        </w:rPr>
        <w:t xml:space="preserve"> </w:t>
      </w:r>
      <w:r>
        <w:rPr>
          <w:w w:val="115"/>
          <w:position w:val="4"/>
          <w:sz w:val="24"/>
          <w:szCs w:val="24"/>
        </w:rPr>
        <w:t>(</w:t>
      </w:r>
      <w:r>
        <w:rPr>
          <w:i/>
          <w:iCs/>
          <w:w w:val="115"/>
          <w:position w:val="4"/>
          <w:sz w:val="24"/>
          <w:szCs w:val="24"/>
        </w:rPr>
        <w:t>v</w:t>
      </w:r>
      <w:r>
        <w:rPr>
          <w:rFonts w:ascii="Verdana" w:eastAsia="Verdana" w:hAnsi="Verdana" w:cs="Verdana"/>
          <w:i/>
          <w:iCs/>
          <w:w w:val="115"/>
          <w:sz w:val="16"/>
          <w:szCs w:val="16"/>
        </w:rPr>
        <w:t>it</w:t>
      </w:r>
      <w:r>
        <w:rPr>
          <w:i/>
          <w:iCs/>
          <w:w w:val="115"/>
          <w:position w:val="4"/>
          <w:sz w:val="24"/>
          <w:szCs w:val="24"/>
        </w:rPr>
        <w:t>,</w:t>
      </w:r>
      <w:r>
        <w:rPr>
          <w:i/>
          <w:iCs/>
          <w:spacing w:val="-19"/>
          <w:w w:val="115"/>
          <w:position w:val="4"/>
          <w:sz w:val="24"/>
          <w:szCs w:val="24"/>
        </w:rPr>
        <w:t xml:space="preserve"> </w:t>
      </w:r>
      <w:r>
        <w:rPr>
          <w:i/>
          <w:iCs/>
          <w:w w:val="115"/>
          <w:position w:val="4"/>
          <w:sz w:val="24"/>
          <w:szCs w:val="24"/>
        </w:rPr>
        <w:t>γ</w:t>
      </w:r>
      <w:r>
        <w:rPr>
          <w:rFonts w:ascii="Verdana" w:eastAsia="Verdana" w:hAnsi="Verdana" w:cs="Verdana"/>
          <w:i/>
          <w:iCs/>
          <w:w w:val="115"/>
          <w:sz w:val="16"/>
          <w:szCs w:val="16"/>
        </w:rPr>
        <w:t>τ</w:t>
      </w:r>
      <w:r>
        <w:rPr>
          <w:rFonts w:ascii="Verdana" w:eastAsia="Verdana" w:hAnsi="Verdana" w:cs="Verdana"/>
          <w:i/>
          <w:iCs/>
          <w:spacing w:val="-33"/>
          <w:w w:val="115"/>
          <w:sz w:val="16"/>
          <w:szCs w:val="16"/>
        </w:rPr>
        <w:t xml:space="preserve"> </w:t>
      </w:r>
      <w:r>
        <w:rPr>
          <w:w w:val="115"/>
          <w:position w:val="4"/>
          <w:sz w:val="24"/>
          <w:szCs w:val="24"/>
        </w:rPr>
        <w:t>)</w:t>
      </w:r>
      <w:r>
        <w:rPr>
          <w:spacing w:val="-4"/>
          <w:w w:val="115"/>
          <w:position w:val="4"/>
          <w:sz w:val="24"/>
          <w:szCs w:val="24"/>
        </w:rPr>
        <w:t xml:space="preserve"> </w:t>
      </w:r>
      <w:r>
        <w:rPr>
          <w:w w:val="125"/>
          <w:position w:val="4"/>
          <w:sz w:val="24"/>
          <w:szCs w:val="24"/>
        </w:rPr>
        <w:t>+</w:t>
      </w:r>
      <w:r>
        <w:rPr>
          <w:spacing w:val="-9"/>
          <w:w w:val="125"/>
          <w:position w:val="4"/>
          <w:sz w:val="24"/>
          <w:szCs w:val="24"/>
        </w:rPr>
        <w:t xml:space="preserve"> </w:t>
      </w:r>
      <w:r>
        <w:rPr>
          <w:i/>
          <w:iCs/>
          <w:w w:val="115"/>
          <w:position w:val="4"/>
          <w:sz w:val="24"/>
          <w:szCs w:val="24"/>
        </w:rPr>
        <w:t>Z</w:t>
      </w:r>
      <w:r>
        <w:rPr>
          <w:rFonts w:ascii="Verdana" w:eastAsia="Verdana" w:hAnsi="Verdana" w:cs="Verdana"/>
          <w:i/>
          <w:iCs/>
          <w:w w:val="115"/>
          <w:sz w:val="16"/>
          <w:szCs w:val="16"/>
        </w:rPr>
        <w:t>it</w:t>
      </w:r>
      <w:r>
        <w:rPr>
          <w:i/>
          <w:iCs/>
          <w:w w:val="115"/>
          <w:position w:val="4"/>
          <w:sz w:val="24"/>
          <w:szCs w:val="24"/>
        </w:rPr>
        <w:t>β</w:t>
      </w:r>
      <w:r>
        <w:rPr>
          <w:rFonts w:ascii="Verdana" w:eastAsia="Verdana" w:hAnsi="Verdana" w:cs="Verdana"/>
          <w:i/>
          <w:iCs/>
          <w:w w:val="115"/>
          <w:sz w:val="16"/>
          <w:szCs w:val="16"/>
        </w:rPr>
        <w:t>τ</w:t>
      </w:r>
      <w:r>
        <w:rPr>
          <w:rFonts w:ascii="Verdana" w:eastAsia="Verdana" w:hAnsi="Verdana" w:cs="Verdana"/>
          <w:i/>
          <w:iCs/>
          <w:spacing w:val="19"/>
          <w:w w:val="125"/>
          <w:sz w:val="16"/>
          <w:szCs w:val="16"/>
        </w:rPr>
        <w:t xml:space="preserve"> </w:t>
      </w:r>
      <w:r>
        <w:rPr>
          <w:w w:val="125"/>
          <w:position w:val="4"/>
          <w:sz w:val="24"/>
          <w:szCs w:val="24"/>
        </w:rPr>
        <w:t>+</w:t>
      </w:r>
      <w:r>
        <w:rPr>
          <w:spacing w:val="-9"/>
          <w:w w:val="125"/>
          <w:position w:val="4"/>
          <w:sz w:val="24"/>
          <w:szCs w:val="24"/>
        </w:rPr>
        <w:t xml:space="preserve"> </w:t>
      </w:r>
      <w:r>
        <w:rPr>
          <w:i/>
          <w:iCs/>
          <w:spacing w:val="-2"/>
          <w:w w:val="115"/>
          <w:position w:val="4"/>
          <w:sz w:val="24"/>
          <w:szCs w:val="24"/>
        </w:rPr>
        <w:t>ϵ</w:t>
      </w:r>
      <w:proofErr w:type="spellStart"/>
      <w:r>
        <w:rPr>
          <w:rFonts w:ascii="Verdana" w:eastAsia="Verdana" w:hAnsi="Verdana" w:cs="Verdana"/>
          <w:i/>
          <w:iCs/>
          <w:spacing w:val="-2"/>
          <w:w w:val="115"/>
          <w:sz w:val="16"/>
          <w:szCs w:val="16"/>
        </w:rPr>
        <w:t>i,t</w:t>
      </w:r>
      <w:r>
        <w:rPr>
          <w:spacing w:val="-2"/>
          <w:w w:val="115"/>
          <w:sz w:val="16"/>
          <w:szCs w:val="16"/>
        </w:rPr>
        <w:t>+</w:t>
      </w:r>
      <w:r>
        <w:rPr>
          <w:rFonts w:ascii="Verdana" w:eastAsia="Verdana" w:hAnsi="Verdana" w:cs="Verdana"/>
          <w:i/>
          <w:iCs/>
          <w:spacing w:val="-2"/>
          <w:w w:val="115"/>
          <w:sz w:val="16"/>
          <w:szCs w:val="16"/>
        </w:rPr>
        <w:t>τ</w:t>
      </w:r>
      <w:proofErr w:type="spellEnd"/>
    </w:p>
    <w:p w14:paraId="7C2CB87A" w14:textId="77777777" w:rsidR="00C96556" w:rsidRDefault="00C96556">
      <w:pPr>
        <w:pStyle w:val="BodyText"/>
        <w:spacing w:before="191"/>
        <w:rPr>
          <w:rFonts w:ascii="Verdana"/>
          <w:i/>
          <w:sz w:val="16"/>
        </w:rPr>
      </w:pPr>
    </w:p>
    <w:p w14:paraId="5AAE1E46" w14:textId="6AACF956" w:rsidR="00C96556" w:rsidRDefault="001F6CC5">
      <w:pPr>
        <w:pStyle w:val="BodyText"/>
        <w:spacing w:line="386" w:lineRule="auto"/>
        <w:ind w:right="1078" w:firstLine="351"/>
        <w:jc w:val="both"/>
      </w:pPr>
      <w:ins w:id="121" w:author="Brasington, David (brasindd)" w:date="2025-03-02T18:01:00Z">
        <w:r>
          <w:rPr>
            <w:w w:val="105"/>
          </w:rPr>
          <w:t xml:space="preserve">No paragraph </w:t>
        </w:r>
        <w:proofErr w:type="spellStart"/>
        <w:r>
          <w:rPr>
            <w:w w:val="105"/>
          </w:rPr>
          <w:t>indentataion</w:t>
        </w:r>
      </w:ins>
      <w:proofErr w:type="spellEnd"/>
      <w:ins w:id="122" w:author="Brasington, David (brasindd)" w:date="2025-03-02T18:02:00Z">
        <w:r>
          <w:rPr>
            <w:w w:val="105"/>
          </w:rPr>
          <w:t xml:space="preserve"> </w:t>
        </w:r>
      </w:ins>
      <w:r w:rsidR="00F61671">
        <w:rPr>
          <w:w w:val="105"/>
        </w:rPr>
        <w:t xml:space="preserve">Above, we have a </w:t>
      </w:r>
      <w:del w:id="123" w:author="Brasington, David (brasindd)" w:date="2025-03-02T18:02:00Z">
        <w:r w:rsidR="00F61671" w:rsidDel="001F6CC5">
          <w:rPr>
            <w:w w:val="105"/>
          </w:rPr>
          <w:delText xml:space="preserve">municipality or </w:delText>
        </w:r>
      </w:del>
      <w:r w:rsidR="00F61671">
        <w:rPr>
          <w:w w:val="105"/>
        </w:rPr>
        <w:t xml:space="preserve">city </w:t>
      </w:r>
      <w:proofErr w:type="spellStart"/>
      <w:r w:rsidR="00F61671">
        <w:rPr>
          <w:i/>
          <w:w w:val="125"/>
        </w:rPr>
        <w:t>i</w:t>
      </w:r>
      <w:proofErr w:type="spellEnd"/>
      <w:r w:rsidR="00F61671">
        <w:rPr>
          <w:i/>
          <w:spacing w:val="-5"/>
          <w:w w:val="125"/>
        </w:rPr>
        <w:t xml:space="preserve"> </w:t>
      </w:r>
      <w:r w:rsidR="00F61671">
        <w:rPr>
          <w:w w:val="105"/>
        </w:rPr>
        <w:t xml:space="preserve">that </w:t>
      </w:r>
      <w:del w:id="124" w:author="Brasington, David (brasindd)" w:date="2025-03-02T18:02:00Z">
        <w:r w:rsidR="00F61671" w:rsidDel="001F6CC5">
          <w:rPr>
            <w:w w:val="105"/>
          </w:rPr>
          <w:delText xml:space="preserve">held </w:delText>
        </w:r>
      </w:del>
      <w:ins w:id="125" w:author="Brasington, David (brasindd)" w:date="2025-03-02T18:02:00Z">
        <w:r>
          <w:rPr>
            <w:w w:val="105"/>
          </w:rPr>
          <w:t>holds</w:t>
        </w:r>
        <w:r>
          <w:rPr>
            <w:w w:val="105"/>
          </w:rPr>
          <w:t xml:space="preserve"> </w:t>
        </w:r>
      </w:ins>
      <w:r w:rsidR="00F61671">
        <w:rPr>
          <w:w w:val="105"/>
        </w:rPr>
        <w:t xml:space="preserve">an election in year </w:t>
      </w:r>
      <w:r w:rsidR="00F61671">
        <w:rPr>
          <w:i/>
          <w:w w:val="105"/>
        </w:rPr>
        <w:t xml:space="preserve">t </w:t>
      </w:r>
      <w:r w:rsidR="00F61671">
        <w:rPr>
          <w:w w:val="105"/>
        </w:rPr>
        <w:t xml:space="preserve">and we study this </w:t>
      </w:r>
      <w:del w:id="126" w:author="Brasington, David (brasindd)" w:date="2025-03-02T18:02:00Z">
        <w:r w:rsidR="00F61671" w:rsidDel="001F6CC5">
          <w:rPr>
            <w:w w:val="105"/>
          </w:rPr>
          <w:delText xml:space="preserve">municipality’s </w:delText>
        </w:r>
      </w:del>
      <w:ins w:id="127" w:author="Brasington, David (brasindd)" w:date="2025-03-02T18:02:00Z">
        <w:r>
          <w:rPr>
            <w:w w:val="105"/>
          </w:rPr>
          <w:t>city's</w:t>
        </w:r>
        <w:r>
          <w:rPr>
            <w:w w:val="105"/>
          </w:rPr>
          <w:t xml:space="preserve"> </w:t>
        </w:r>
      </w:ins>
      <w:r w:rsidR="00F61671">
        <w:rPr>
          <w:w w:val="105"/>
        </w:rPr>
        <w:t xml:space="preserve">outcome </w:t>
      </w:r>
      <w:r w:rsidR="00F61671">
        <w:rPr>
          <w:i/>
          <w:w w:val="105"/>
        </w:rPr>
        <w:t>τ</w:t>
      </w:r>
      <w:r w:rsidR="00F61671">
        <w:rPr>
          <w:i/>
          <w:spacing w:val="31"/>
          <w:w w:val="105"/>
        </w:rPr>
        <w:t xml:space="preserve"> </w:t>
      </w:r>
      <w:r w:rsidR="00F61671">
        <w:rPr>
          <w:w w:val="105"/>
        </w:rPr>
        <w:t>years later.</w:t>
      </w:r>
      <w:r w:rsidR="00F61671">
        <w:rPr>
          <w:spacing w:val="40"/>
          <w:w w:val="105"/>
        </w:rPr>
        <w:t xml:space="preserve"> </w:t>
      </w:r>
      <w:proofErr w:type="spellStart"/>
      <w:proofErr w:type="gramStart"/>
      <w:r w:rsidR="00F61671">
        <w:rPr>
          <w:i/>
          <w:w w:val="105"/>
        </w:rPr>
        <w:t>Y</w:t>
      </w:r>
      <w:r w:rsidR="00F61671">
        <w:rPr>
          <w:rFonts w:ascii="Verdana" w:hAnsi="Verdana"/>
          <w:i/>
          <w:w w:val="105"/>
          <w:vertAlign w:val="subscript"/>
        </w:rPr>
        <w:t>i,t</w:t>
      </w:r>
      <w:proofErr w:type="gramEnd"/>
      <w:r w:rsidR="00F61671">
        <w:rPr>
          <w:w w:val="105"/>
          <w:vertAlign w:val="subscript"/>
        </w:rPr>
        <w:t>+</w:t>
      </w:r>
      <w:r w:rsidR="00F61671">
        <w:rPr>
          <w:rFonts w:ascii="Verdana" w:hAnsi="Verdana"/>
          <w:i/>
          <w:w w:val="105"/>
          <w:vertAlign w:val="subscript"/>
        </w:rPr>
        <w:t>τ</w:t>
      </w:r>
      <w:proofErr w:type="spellEnd"/>
      <w:r w:rsidR="00F61671">
        <w:rPr>
          <w:rFonts w:ascii="Verdana" w:hAnsi="Verdana"/>
          <w:i/>
          <w:w w:val="105"/>
        </w:rPr>
        <w:t xml:space="preserve"> </w:t>
      </w:r>
      <w:r w:rsidR="00F61671">
        <w:rPr>
          <w:w w:val="105"/>
        </w:rPr>
        <w:t>represent the outcome variable for city</w:t>
      </w:r>
      <w:del w:id="128" w:author="Brasington, David (brasindd)" w:date="2025-03-02T18:02:00Z">
        <w:r w:rsidR="00F61671" w:rsidDel="001F6CC5">
          <w:rPr>
            <w:w w:val="105"/>
          </w:rPr>
          <w:delText>, village or</w:delText>
        </w:r>
        <w:r w:rsidR="00F61671" w:rsidDel="001F6CC5">
          <w:rPr>
            <w:spacing w:val="14"/>
            <w:w w:val="105"/>
          </w:rPr>
          <w:delText xml:space="preserve"> </w:delText>
        </w:r>
        <w:r w:rsidR="00F61671" w:rsidDel="001F6CC5">
          <w:rPr>
            <w:w w:val="105"/>
          </w:rPr>
          <w:delText>township</w:delText>
        </w:r>
      </w:del>
      <w:r w:rsidR="00F61671">
        <w:rPr>
          <w:w w:val="125"/>
        </w:rPr>
        <w:t xml:space="preserve"> </w:t>
      </w:r>
      <w:proofErr w:type="spellStart"/>
      <w:r w:rsidR="00F61671">
        <w:rPr>
          <w:i/>
          <w:w w:val="125"/>
        </w:rPr>
        <w:t>i</w:t>
      </w:r>
      <w:proofErr w:type="spellEnd"/>
      <w:r w:rsidR="00F61671">
        <w:rPr>
          <w:i/>
          <w:w w:val="125"/>
        </w:rPr>
        <w:t xml:space="preserve"> </w:t>
      </w:r>
      <w:r w:rsidR="00F61671">
        <w:rPr>
          <w:w w:val="105"/>
        </w:rPr>
        <w:t>at</w:t>
      </w:r>
      <w:r w:rsidR="00F61671">
        <w:rPr>
          <w:spacing w:val="34"/>
          <w:w w:val="105"/>
        </w:rPr>
        <w:t xml:space="preserve"> </w:t>
      </w:r>
      <w:r w:rsidR="00F61671">
        <w:rPr>
          <w:w w:val="105"/>
        </w:rPr>
        <w:t>year</w:t>
      </w:r>
      <w:r w:rsidR="00F61671">
        <w:rPr>
          <w:spacing w:val="34"/>
          <w:w w:val="105"/>
        </w:rPr>
        <w:t xml:space="preserve"> </w:t>
      </w:r>
      <w:r w:rsidR="00F61671">
        <w:rPr>
          <w:i/>
          <w:w w:val="105"/>
        </w:rPr>
        <w:t xml:space="preserve">t </w:t>
      </w:r>
      <w:r w:rsidR="00F61671">
        <w:rPr>
          <w:w w:val="125"/>
        </w:rPr>
        <w:t>+</w:t>
      </w:r>
      <w:r w:rsidR="00F61671">
        <w:rPr>
          <w:spacing w:val="-6"/>
          <w:w w:val="125"/>
        </w:rPr>
        <w:t xml:space="preserve"> </w:t>
      </w:r>
      <w:r w:rsidR="00F61671">
        <w:rPr>
          <w:i/>
          <w:w w:val="105"/>
        </w:rPr>
        <w:t>τ</w:t>
      </w:r>
      <w:r w:rsidR="00F61671">
        <w:rPr>
          <w:i/>
          <w:spacing w:val="-15"/>
          <w:w w:val="105"/>
        </w:rPr>
        <w:t xml:space="preserve"> </w:t>
      </w:r>
      <w:r w:rsidR="00F61671">
        <w:rPr>
          <w:w w:val="105"/>
        </w:rPr>
        <w:t>.</w:t>
      </w:r>
      <w:r w:rsidR="00F61671">
        <w:rPr>
          <w:spacing w:val="80"/>
          <w:w w:val="105"/>
        </w:rPr>
        <w:t xml:space="preserve"> </w:t>
      </w:r>
      <w:r w:rsidR="00F61671">
        <w:rPr>
          <w:w w:val="105"/>
        </w:rPr>
        <w:t>The</w:t>
      </w:r>
      <w:r w:rsidR="00F61671">
        <w:rPr>
          <w:spacing w:val="34"/>
          <w:w w:val="105"/>
        </w:rPr>
        <w:t xml:space="preserve"> </w:t>
      </w:r>
      <w:r w:rsidR="00F61671">
        <w:rPr>
          <w:w w:val="105"/>
        </w:rPr>
        <w:t>outcome</w:t>
      </w:r>
      <w:r w:rsidR="00F61671">
        <w:rPr>
          <w:spacing w:val="34"/>
          <w:w w:val="105"/>
        </w:rPr>
        <w:t xml:space="preserve"> </w:t>
      </w:r>
      <w:r w:rsidR="00F61671">
        <w:rPr>
          <w:w w:val="105"/>
        </w:rPr>
        <w:t>variables</w:t>
      </w:r>
      <w:r w:rsidR="00F61671">
        <w:rPr>
          <w:spacing w:val="34"/>
          <w:w w:val="105"/>
        </w:rPr>
        <w:t xml:space="preserve"> </w:t>
      </w:r>
      <w:r w:rsidR="00F61671">
        <w:rPr>
          <w:w w:val="105"/>
        </w:rPr>
        <w:t>we</w:t>
      </w:r>
      <w:r w:rsidR="00F61671">
        <w:rPr>
          <w:spacing w:val="34"/>
          <w:w w:val="105"/>
        </w:rPr>
        <w:t xml:space="preserve"> </w:t>
      </w:r>
      <w:r w:rsidR="00F61671">
        <w:rPr>
          <w:w w:val="105"/>
        </w:rPr>
        <w:t>study</w:t>
      </w:r>
      <w:r w:rsidR="00F61671">
        <w:rPr>
          <w:spacing w:val="34"/>
          <w:w w:val="105"/>
        </w:rPr>
        <w:t xml:space="preserve"> </w:t>
      </w:r>
      <w:r w:rsidR="00F61671">
        <w:rPr>
          <w:w w:val="105"/>
        </w:rPr>
        <w:t>is</w:t>
      </w:r>
      <w:r w:rsidR="00F61671">
        <w:rPr>
          <w:spacing w:val="34"/>
          <w:w w:val="105"/>
        </w:rPr>
        <w:t xml:space="preserve"> </w:t>
      </w:r>
      <w:r w:rsidR="00F61671">
        <w:rPr>
          <w:w w:val="105"/>
        </w:rPr>
        <w:t>median</w:t>
      </w:r>
      <w:r w:rsidR="00F61671">
        <w:rPr>
          <w:spacing w:val="34"/>
          <w:w w:val="105"/>
        </w:rPr>
        <w:t xml:space="preserve"> </w:t>
      </w:r>
      <w:r w:rsidR="00F61671">
        <w:rPr>
          <w:w w:val="105"/>
        </w:rPr>
        <w:t>house</w:t>
      </w:r>
      <w:r w:rsidR="00F61671">
        <w:rPr>
          <w:spacing w:val="34"/>
          <w:w w:val="105"/>
        </w:rPr>
        <w:t xml:space="preserve"> </w:t>
      </w:r>
      <w:r w:rsidR="00F61671">
        <w:rPr>
          <w:w w:val="105"/>
        </w:rPr>
        <w:t>prices</w:t>
      </w:r>
      <w:r w:rsidR="00F61671">
        <w:rPr>
          <w:spacing w:val="34"/>
          <w:w w:val="105"/>
        </w:rPr>
        <w:t xml:space="preserve"> </w:t>
      </w:r>
      <w:r w:rsidR="00F61671">
        <w:rPr>
          <w:w w:val="105"/>
        </w:rPr>
        <w:t>at city-year</w:t>
      </w:r>
      <w:r w:rsidR="00F61671">
        <w:rPr>
          <w:spacing w:val="22"/>
          <w:w w:val="105"/>
        </w:rPr>
        <w:t xml:space="preserve"> </w:t>
      </w:r>
      <w:r w:rsidR="00F61671">
        <w:rPr>
          <w:w w:val="105"/>
        </w:rPr>
        <w:t>level.</w:t>
      </w:r>
      <w:r w:rsidR="00F61671">
        <w:rPr>
          <w:spacing w:val="79"/>
          <w:w w:val="105"/>
        </w:rPr>
        <w:t xml:space="preserve"> </w:t>
      </w:r>
      <w:r w:rsidR="00F61671">
        <w:rPr>
          <w:w w:val="105"/>
        </w:rPr>
        <w:t>We</w:t>
      </w:r>
      <w:r w:rsidR="00F61671">
        <w:rPr>
          <w:spacing w:val="23"/>
          <w:w w:val="105"/>
        </w:rPr>
        <w:t xml:space="preserve"> </w:t>
      </w:r>
      <w:r w:rsidR="00F61671">
        <w:rPr>
          <w:w w:val="105"/>
        </w:rPr>
        <w:t>define</w:t>
      </w:r>
      <w:r w:rsidR="00F61671">
        <w:rPr>
          <w:spacing w:val="22"/>
          <w:w w:val="105"/>
        </w:rPr>
        <w:t xml:space="preserve"> </w:t>
      </w:r>
      <w:r w:rsidR="00F61671">
        <w:rPr>
          <w:w w:val="105"/>
        </w:rPr>
        <w:t>treatment</w:t>
      </w:r>
      <w:r w:rsidR="00F61671">
        <w:rPr>
          <w:spacing w:val="22"/>
          <w:w w:val="105"/>
        </w:rPr>
        <w:t xml:space="preserve"> </w:t>
      </w:r>
      <w:r w:rsidR="00F61671">
        <w:rPr>
          <w:w w:val="105"/>
        </w:rPr>
        <w:t>as</w:t>
      </w:r>
      <w:r w:rsidR="00F61671">
        <w:rPr>
          <w:spacing w:val="23"/>
          <w:w w:val="105"/>
        </w:rPr>
        <w:t xml:space="preserve"> </w:t>
      </w:r>
      <w:r w:rsidR="00F61671">
        <w:rPr>
          <w:w w:val="105"/>
        </w:rPr>
        <w:t>failure</w:t>
      </w:r>
      <w:r w:rsidR="00F61671">
        <w:rPr>
          <w:spacing w:val="22"/>
          <w:w w:val="105"/>
        </w:rPr>
        <w:t xml:space="preserve"> </w:t>
      </w:r>
      <w:r w:rsidR="00F61671">
        <w:rPr>
          <w:w w:val="105"/>
        </w:rPr>
        <w:t>of</w:t>
      </w:r>
      <w:r w:rsidR="00F61671">
        <w:rPr>
          <w:spacing w:val="23"/>
          <w:w w:val="105"/>
        </w:rPr>
        <w:t xml:space="preserve"> </w:t>
      </w:r>
      <w:r w:rsidR="00F61671">
        <w:rPr>
          <w:w w:val="105"/>
        </w:rPr>
        <w:t>a</w:t>
      </w:r>
      <w:r w:rsidR="00F61671">
        <w:rPr>
          <w:spacing w:val="22"/>
          <w:w w:val="105"/>
        </w:rPr>
        <w:t xml:space="preserve"> </w:t>
      </w:r>
      <w:r w:rsidR="00F61671">
        <w:rPr>
          <w:w w:val="105"/>
        </w:rPr>
        <w:t>city,</w:t>
      </w:r>
      <w:r w:rsidR="00F61671">
        <w:rPr>
          <w:spacing w:val="27"/>
          <w:w w:val="105"/>
        </w:rPr>
        <w:t xml:space="preserve"> </w:t>
      </w:r>
      <w:r w:rsidR="00F61671">
        <w:rPr>
          <w:w w:val="105"/>
        </w:rPr>
        <w:t>village</w:t>
      </w:r>
      <w:r w:rsidR="00F61671">
        <w:rPr>
          <w:spacing w:val="22"/>
          <w:w w:val="105"/>
        </w:rPr>
        <w:t xml:space="preserve"> </w:t>
      </w:r>
      <w:r w:rsidR="00F61671">
        <w:rPr>
          <w:w w:val="105"/>
        </w:rPr>
        <w:t>or</w:t>
      </w:r>
      <w:r w:rsidR="00F61671">
        <w:rPr>
          <w:spacing w:val="23"/>
          <w:w w:val="105"/>
        </w:rPr>
        <w:t xml:space="preserve"> </w:t>
      </w:r>
      <w:r w:rsidR="00F61671">
        <w:rPr>
          <w:w w:val="105"/>
        </w:rPr>
        <w:t>township</w:t>
      </w:r>
      <w:r w:rsidR="00F61671">
        <w:rPr>
          <w:spacing w:val="22"/>
          <w:w w:val="105"/>
        </w:rPr>
        <w:t xml:space="preserve"> </w:t>
      </w:r>
      <w:r w:rsidR="00F61671">
        <w:rPr>
          <w:w w:val="105"/>
        </w:rPr>
        <w:t>to</w:t>
      </w:r>
      <w:r w:rsidR="00F61671">
        <w:rPr>
          <w:spacing w:val="22"/>
          <w:w w:val="105"/>
        </w:rPr>
        <w:t xml:space="preserve"> </w:t>
      </w:r>
      <w:r w:rsidR="00F61671">
        <w:rPr>
          <w:w w:val="105"/>
        </w:rPr>
        <w:t>renew</w:t>
      </w:r>
      <w:r w:rsidR="00F61671">
        <w:rPr>
          <w:spacing w:val="23"/>
          <w:w w:val="105"/>
        </w:rPr>
        <w:t xml:space="preserve"> </w:t>
      </w:r>
      <w:r w:rsidR="00F61671">
        <w:rPr>
          <w:spacing w:val="-5"/>
          <w:w w:val="105"/>
        </w:rPr>
        <w:t>its</w:t>
      </w:r>
    </w:p>
    <w:p w14:paraId="64CC4A4E" w14:textId="77777777" w:rsidR="00C96556" w:rsidRDefault="00C96556">
      <w:pPr>
        <w:pStyle w:val="BodyText"/>
        <w:spacing w:line="386" w:lineRule="auto"/>
        <w:jc w:val="both"/>
        <w:sectPr w:rsidR="00C96556">
          <w:pgSz w:w="12240" w:h="15840"/>
          <w:pgMar w:top="1420" w:right="360" w:bottom="1020" w:left="1440" w:header="0" w:footer="749" w:gutter="0"/>
          <w:cols w:space="720"/>
        </w:sectPr>
      </w:pPr>
    </w:p>
    <w:p w14:paraId="0C4B7B3D" w14:textId="77777777" w:rsidR="00C96556" w:rsidRDefault="00F61671">
      <w:pPr>
        <w:pStyle w:val="BodyText"/>
        <w:spacing w:before="1"/>
        <w:rPr>
          <w:rFonts w:ascii="Verdana" w:hAnsi="Verdana"/>
          <w:i/>
        </w:rPr>
      </w:pPr>
      <w:r>
        <w:rPr>
          <w:rFonts w:ascii="Verdana" w:hAnsi="Verdana"/>
          <w:i/>
          <w:noProof/>
        </w:rPr>
        <mc:AlternateContent>
          <mc:Choice Requires="wps">
            <w:drawing>
              <wp:anchor distT="0" distB="0" distL="0" distR="0" simplePos="0" relativeHeight="485306368" behindDoc="1" locked="0" layoutInCell="1" allowOverlap="1" wp14:anchorId="1E31FCEA" wp14:editId="7EC051C1">
                <wp:simplePos x="0" y="0"/>
                <wp:positionH relativeFrom="page">
                  <wp:posOffset>5780455</wp:posOffset>
                </wp:positionH>
                <wp:positionV relativeFrom="paragraph">
                  <wp:posOffset>115348</wp:posOffset>
                </wp:positionV>
                <wp:extent cx="48260" cy="1016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4E0B3A05" w14:textId="77777777" w:rsidR="00C96556" w:rsidRDefault="00F61671">
                            <w:pPr>
                              <w:spacing w:line="153" w:lineRule="exact"/>
                              <w:rPr>
                                <w:rFonts w:ascii="Verdana" w:hAnsi="Verdana"/>
                                <w:i/>
                                <w:sz w:val="16"/>
                              </w:rPr>
                            </w:pPr>
                            <w:r>
                              <w:rPr>
                                <w:rFonts w:ascii="Verdana" w:hAnsi="Verdana"/>
                                <w:i/>
                                <w:spacing w:val="-15"/>
                                <w:sz w:val="16"/>
                              </w:rPr>
                              <w:t>τ</w:t>
                            </w:r>
                          </w:p>
                        </w:txbxContent>
                      </wps:txbx>
                      <wps:bodyPr wrap="square" lIns="0" tIns="0" rIns="0" bIns="0" rtlCol="0">
                        <a:noAutofit/>
                      </wps:bodyPr>
                    </wps:wsp>
                  </a:graphicData>
                </a:graphic>
              </wp:anchor>
            </w:drawing>
          </mc:Choice>
          <mc:Fallback>
            <w:pict>
              <v:shape w14:anchorId="1E31FCEA" id="Textbox 30" o:spid="_x0000_s1027" type="#_x0000_t202" style="position:absolute;margin-left:455.15pt;margin-top:9.1pt;width:3.8pt;height:8pt;z-index:-180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" filled="f" stroked="f">
                <v:textbox inset="0,0,0,0">
                  <w:txbxContent>
                    <w:p w14:paraId="4E0B3A05" w14:textId="77777777" w:rsidR="00C96556" w:rsidRDefault="00F61671">
                      <w:pPr>
                        <w:spacing w:line="153" w:lineRule="exact"/>
                        <w:rPr>
                          <w:rFonts w:ascii="Verdana" w:hAnsi="Verdana"/>
                          <w:i/>
                          <w:sz w:val="16"/>
                        </w:rPr>
                      </w:pPr>
                      <w:r>
                        <w:rPr>
                          <w:rFonts w:ascii="Verdana" w:hAnsi="Verdana"/>
                          <w:i/>
                          <w:spacing w:val="-15"/>
                          <w:sz w:val="16"/>
                        </w:rPr>
                        <w:t>τ</w:t>
                      </w:r>
                    </w:p>
                  </w:txbxContent>
                </v:textbox>
                <w10:wrap anchorx="page"/>
              </v:shape>
            </w:pict>
          </mc:Fallback>
        </mc:AlternateContent>
      </w:r>
      <w:r>
        <w:t>road</w:t>
      </w:r>
      <w:r>
        <w:rPr>
          <w:spacing w:val="34"/>
        </w:rPr>
        <w:t xml:space="preserve"> </w:t>
      </w:r>
      <w:r>
        <w:t>maintenance</w:t>
      </w:r>
      <w:r>
        <w:rPr>
          <w:spacing w:val="34"/>
        </w:rPr>
        <w:t xml:space="preserve"> </w:t>
      </w:r>
      <w:r>
        <w:t>tax</w:t>
      </w:r>
      <w:r>
        <w:rPr>
          <w:spacing w:val="35"/>
        </w:rPr>
        <w:t xml:space="preserve"> </w:t>
      </w:r>
      <w:r>
        <w:t>levy,</w:t>
      </w:r>
      <w:r>
        <w:rPr>
          <w:spacing w:val="35"/>
        </w:rPr>
        <w:t xml:space="preserve"> </w:t>
      </w:r>
      <w:r>
        <w:t>which</w:t>
      </w:r>
      <w:r>
        <w:rPr>
          <w:spacing w:val="35"/>
        </w:rPr>
        <w:t xml:space="preserve"> </w:t>
      </w:r>
      <w:r>
        <w:t>is</w:t>
      </w:r>
      <w:r>
        <w:rPr>
          <w:spacing w:val="34"/>
        </w:rPr>
        <w:t xml:space="preserve"> </w:t>
      </w:r>
      <w:r>
        <w:t>represented</w:t>
      </w:r>
      <w:r>
        <w:rPr>
          <w:spacing w:val="35"/>
        </w:rPr>
        <w:t xml:space="preserve"> </w:t>
      </w:r>
      <w:r>
        <w:t>by</w:t>
      </w:r>
      <w:r>
        <w:rPr>
          <w:spacing w:val="34"/>
        </w:rPr>
        <w:t xml:space="preserve"> </w:t>
      </w:r>
      <w:r>
        <w:t>the</w:t>
      </w:r>
      <w:r>
        <w:rPr>
          <w:spacing w:val="34"/>
        </w:rPr>
        <w:t xml:space="preserve"> </w:t>
      </w:r>
      <w:r>
        <w:t>indicator</w:t>
      </w:r>
      <w:r>
        <w:rPr>
          <w:spacing w:val="35"/>
        </w:rPr>
        <w:t xml:space="preserve"> </w:t>
      </w:r>
      <w:r>
        <w:rPr>
          <w:i/>
        </w:rPr>
        <w:t>F</w:t>
      </w:r>
      <w:r>
        <w:rPr>
          <w:rFonts w:ascii="Verdana" w:hAnsi="Verdana"/>
          <w:i/>
          <w:vertAlign w:val="subscript"/>
        </w:rPr>
        <w:t>it</w:t>
      </w:r>
      <w:r>
        <w:rPr>
          <w:rFonts w:ascii="Verdana" w:hAnsi="Verdana"/>
          <w:i/>
          <w:spacing w:val="15"/>
        </w:rPr>
        <w:t xml:space="preserve"> </w:t>
      </w:r>
      <w:r>
        <w:t>and</w:t>
      </w:r>
      <w:r>
        <w:rPr>
          <w:spacing w:val="35"/>
        </w:rPr>
        <w:t xml:space="preserve"> </w:t>
      </w:r>
      <w:proofErr w:type="spellStart"/>
      <w:r>
        <w:rPr>
          <w:i/>
        </w:rPr>
        <w:t>θ</w:t>
      </w:r>
      <w:r>
        <w:rPr>
          <w:rFonts w:ascii="Verdana" w:hAnsi="Verdana"/>
          <w:i/>
          <w:vertAlign w:val="superscript"/>
        </w:rPr>
        <w:t>IT</w:t>
      </w:r>
      <w:proofErr w:type="spellEnd"/>
      <w:r>
        <w:rPr>
          <w:rFonts w:ascii="Verdana" w:hAnsi="Verdana"/>
          <w:i/>
          <w:spacing w:val="-59"/>
        </w:rPr>
        <w:t xml:space="preserve"> </w:t>
      </w:r>
      <w:r>
        <w:rPr>
          <w:rFonts w:ascii="Verdana" w:hAnsi="Verdana"/>
          <w:i/>
          <w:spacing w:val="-10"/>
          <w:vertAlign w:val="superscript"/>
        </w:rPr>
        <w:t>T</w:t>
      </w:r>
    </w:p>
    <w:p w14:paraId="46C39206" w14:textId="77777777" w:rsidR="00C96556" w:rsidRDefault="00F61671">
      <w:pPr>
        <w:pStyle w:val="BodyText"/>
        <w:spacing w:before="13"/>
      </w:pPr>
      <w:r>
        <w:br w:type="column"/>
      </w:r>
      <w:r>
        <w:t>is</w:t>
      </w:r>
      <w:r>
        <w:rPr>
          <w:spacing w:val="28"/>
        </w:rPr>
        <w:t xml:space="preserve"> </w:t>
      </w:r>
      <w:r>
        <w:t>the</w:t>
      </w:r>
      <w:r>
        <w:rPr>
          <w:spacing w:val="28"/>
        </w:rPr>
        <w:t xml:space="preserve"> </w:t>
      </w:r>
      <w:r>
        <w:rPr>
          <w:spacing w:val="-2"/>
        </w:rPr>
        <w:t>causal</w:t>
      </w:r>
    </w:p>
    <w:p w14:paraId="57C5D93A" w14:textId="77777777" w:rsidR="00C96556" w:rsidRDefault="00C96556">
      <w:pPr>
        <w:pStyle w:val="BodyText"/>
        <w:sectPr w:rsidR="00C96556">
          <w:type w:val="continuous"/>
          <w:pgSz w:w="12240" w:h="15840"/>
          <w:pgMar w:top="1820" w:right="360" w:bottom="280" w:left="1440" w:header="0" w:footer="749" w:gutter="0"/>
          <w:cols w:num="2" w:space="720" w:equalWidth="0">
            <w:col w:w="7977" w:space="114"/>
            <w:col w:w="2349"/>
          </w:cols>
        </w:sectPr>
      </w:pPr>
    </w:p>
    <w:p w14:paraId="5C2B793C" w14:textId="13968472" w:rsidR="00C96556" w:rsidDel="001F6CC5" w:rsidRDefault="00F61671">
      <w:pPr>
        <w:pStyle w:val="BodyText"/>
        <w:spacing w:before="172" w:line="381" w:lineRule="auto"/>
        <w:ind w:right="1077"/>
        <w:jc w:val="both"/>
        <w:rPr>
          <w:del w:id="129" w:author="Brasington, David (brasindd)" w:date="2025-03-02T18:03:00Z"/>
        </w:rPr>
      </w:pPr>
      <w:r>
        <w:rPr>
          <w:noProof/>
        </w:rPr>
        <mc:AlternateContent>
          <mc:Choice Requires="wps">
            <w:drawing>
              <wp:anchor distT="0" distB="0" distL="0" distR="0" simplePos="0" relativeHeight="485306880" behindDoc="1" locked="0" layoutInCell="1" allowOverlap="1" wp14:anchorId="330D5485" wp14:editId="21705274">
                <wp:simplePos x="0" y="0"/>
                <wp:positionH relativeFrom="page">
                  <wp:posOffset>4885397</wp:posOffset>
                </wp:positionH>
                <wp:positionV relativeFrom="paragraph">
                  <wp:posOffset>831461</wp:posOffset>
                </wp:positionV>
                <wp:extent cx="48260" cy="10160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4BB10F38" w14:textId="77777777" w:rsidR="00C96556" w:rsidRDefault="00F61671">
                            <w:pPr>
                              <w:spacing w:line="153" w:lineRule="exact"/>
                              <w:rPr>
                                <w:rFonts w:ascii="Verdana" w:hAnsi="Verdana"/>
                                <w:i/>
                                <w:sz w:val="16"/>
                              </w:rPr>
                            </w:pPr>
                            <w:r>
                              <w:rPr>
                                <w:rFonts w:ascii="Verdana" w:hAnsi="Verdana"/>
                                <w:i/>
                                <w:spacing w:val="-15"/>
                                <w:sz w:val="16"/>
                              </w:rPr>
                              <w:t>τ</w:t>
                            </w:r>
                          </w:p>
                        </w:txbxContent>
                      </wps:txbx>
                      <wps:bodyPr wrap="square" lIns="0" tIns="0" rIns="0" bIns="0" rtlCol="0">
                        <a:noAutofit/>
                      </wps:bodyPr>
                    </wps:wsp>
                  </a:graphicData>
                </a:graphic>
              </wp:anchor>
            </w:drawing>
          </mc:Choice>
          <mc:Fallback>
            <w:pict>
              <v:shape w14:anchorId="330D5485" id="Textbox 31" o:spid="_x0000_s1028" type="#_x0000_t202" style="position:absolute;left:0;text-align:left;margin-left:384.7pt;margin-top:65.45pt;width:3.8pt;height:8pt;z-index:-1800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" filled="f" stroked="f">
                <v:textbox inset="0,0,0,0">
                  <w:txbxContent>
                    <w:p w14:paraId="4BB10F38" w14:textId="77777777" w:rsidR="00C96556" w:rsidRDefault="00F61671">
                      <w:pPr>
                        <w:spacing w:line="153" w:lineRule="exact"/>
                        <w:rPr>
                          <w:rFonts w:ascii="Verdana" w:hAnsi="Verdana"/>
                          <w:i/>
                          <w:sz w:val="16"/>
                        </w:rPr>
                      </w:pPr>
                      <w:r>
                        <w:rPr>
                          <w:rFonts w:ascii="Verdana" w:hAnsi="Verdana"/>
                          <w:i/>
                          <w:spacing w:val="-15"/>
                          <w:sz w:val="16"/>
                        </w:rPr>
                        <w:t>τ</w:t>
                      </w:r>
                    </w:p>
                  </w:txbxContent>
                </v:textbox>
                <w10:wrap anchorx="page"/>
              </v:shape>
            </w:pict>
          </mc:Fallback>
        </mc:AlternateContent>
      </w:r>
      <w:r>
        <w:t>effect</w:t>
      </w:r>
      <w:r>
        <w:rPr>
          <w:spacing w:val="-8"/>
        </w:rPr>
        <w:t xml:space="preserve"> </w:t>
      </w:r>
      <w:r>
        <w:t>of failing to renew road tax on the outcome.</w:t>
      </w:r>
      <w:r>
        <w:rPr>
          <w:spacing w:val="40"/>
        </w:rPr>
        <w:t xml:space="preserve"> </w:t>
      </w:r>
      <w:proofErr w:type="spellStart"/>
      <w:proofErr w:type="gramStart"/>
      <w:r>
        <w:rPr>
          <w:i/>
        </w:rPr>
        <w:t>P</w:t>
      </w:r>
      <w:r>
        <w:rPr>
          <w:rFonts w:ascii="Verdana" w:hAnsi="Verdana"/>
          <w:i/>
          <w:vertAlign w:val="subscript"/>
        </w:rPr>
        <w:t>g</w:t>
      </w:r>
      <w:proofErr w:type="spellEnd"/>
      <w:r>
        <w:t>(</w:t>
      </w:r>
      <w:proofErr w:type="gramEnd"/>
      <w:r>
        <w:rPr>
          <w:i/>
        </w:rPr>
        <w:t>v</w:t>
      </w:r>
      <w:r>
        <w:rPr>
          <w:rFonts w:ascii="Verdana" w:hAnsi="Verdana"/>
          <w:i/>
          <w:vertAlign w:val="subscript"/>
        </w:rPr>
        <w:t>it</w:t>
      </w:r>
      <w:r>
        <w:rPr>
          <w:i/>
        </w:rPr>
        <w:t>,</w:t>
      </w:r>
      <w:r>
        <w:rPr>
          <w:i/>
          <w:spacing w:val="-11"/>
        </w:rPr>
        <w:t xml:space="preserve"> </w:t>
      </w:r>
      <w:proofErr w:type="spellStart"/>
      <w:r>
        <w:rPr>
          <w:i/>
        </w:rPr>
        <w:t>γ</w:t>
      </w:r>
      <w:r>
        <w:rPr>
          <w:rFonts w:ascii="Verdana" w:hAnsi="Verdana"/>
          <w:i/>
          <w:vertAlign w:val="subscript"/>
        </w:rPr>
        <w:t>τ</w:t>
      </w:r>
      <w:proofErr w:type="spellEnd"/>
      <w:r>
        <w:rPr>
          <w:rFonts w:ascii="Verdana" w:hAnsi="Verdana"/>
          <w:i/>
          <w:spacing w:val="-22"/>
        </w:rPr>
        <w:t xml:space="preserve"> </w:t>
      </w:r>
      <w:r>
        <w:t xml:space="preserve">) is a polynomial function of the running variable </w:t>
      </w:r>
      <w:r>
        <w:rPr>
          <w:i/>
        </w:rPr>
        <w:t>v</w:t>
      </w:r>
      <w:r>
        <w:rPr>
          <w:rFonts w:ascii="Verdana" w:hAnsi="Verdana"/>
          <w:i/>
          <w:vertAlign w:val="subscript"/>
        </w:rPr>
        <w:t>it</w:t>
      </w:r>
      <w:r>
        <w:t>, which is the percent of votes against the renewal tax levy.</w:t>
      </w:r>
      <w:r>
        <w:rPr>
          <w:spacing w:val="40"/>
        </w:rPr>
        <w:t xml:space="preserve"> </w:t>
      </w:r>
      <w:r>
        <w:rPr>
          <w:i/>
        </w:rPr>
        <w:t>α</w:t>
      </w:r>
      <w:r>
        <w:rPr>
          <w:rFonts w:ascii="Verdana" w:hAnsi="Verdana"/>
          <w:i/>
          <w:vertAlign w:val="subscript"/>
        </w:rPr>
        <w:t>τ</w:t>
      </w:r>
      <w:r>
        <w:rPr>
          <w:rFonts w:ascii="Verdana" w:hAnsi="Verdana"/>
          <w:i/>
        </w:rPr>
        <w:t xml:space="preserve"> </w:t>
      </w:r>
      <w:r>
        <w:t xml:space="preserve">and </w:t>
      </w:r>
      <w:proofErr w:type="spellStart"/>
      <w:r>
        <w:rPr>
          <w:i/>
        </w:rPr>
        <w:t>κ</w:t>
      </w:r>
      <w:r>
        <w:rPr>
          <w:rFonts w:ascii="Verdana" w:hAnsi="Verdana"/>
          <w:i/>
          <w:vertAlign w:val="subscript"/>
        </w:rPr>
        <w:t>t</w:t>
      </w:r>
      <w:proofErr w:type="spellEnd"/>
      <w:r>
        <w:rPr>
          <w:rFonts w:ascii="Verdana" w:hAnsi="Verdana"/>
          <w:i/>
        </w:rPr>
        <w:t xml:space="preserve"> </w:t>
      </w:r>
      <w:r>
        <w:t>represent</w:t>
      </w:r>
      <w:r>
        <w:rPr>
          <w:spacing w:val="-14"/>
        </w:rPr>
        <w:t xml:space="preserve"> </w:t>
      </w:r>
      <w:r>
        <w:t>timing and year-specific fixed effects.</w:t>
      </w:r>
      <w:r>
        <w:rPr>
          <w:spacing w:val="40"/>
        </w:rPr>
        <w:t xml:space="preserve"> </w:t>
      </w:r>
      <w:del w:id="130" w:author="Brasington, David (brasindd)" w:date="2025-03-02T18:03:00Z">
        <w:r w:rsidDel="001F6CC5">
          <w:delText xml:space="preserve">We estimate </w:delText>
        </w:r>
        <w:r w:rsidDel="001F6CC5">
          <w:rPr>
            <w:i/>
          </w:rPr>
          <w:delText>θ</w:delText>
        </w:r>
        <w:r w:rsidDel="001F6CC5">
          <w:rPr>
            <w:rFonts w:ascii="Verdana" w:hAnsi="Verdana"/>
            <w:i/>
            <w:vertAlign w:val="superscript"/>
          </w:rPr>
          <w:delText>IT</w:delText>
        </w:r>
        <w:r w:rsidDel="001F6CC5">
          <w:rPr>
            <w:rFonts w:ascii="Verdana" w:hAnsi="Verdana"/>
            <w:i/>
            <w:spacing w:val="-22"/>
          </w:rPr>
          <w:delText xml:space="preserve"> </w:delText>
        </w:r>
        <w:r w:rsidDel="001F6CC5">
          <w:rPr>
            <w:rFonts w:ascii="Verdana" w:hAnsi="Verdana"/>
            <w:i/>
            <w:vertAlign w:val="superscript"/>
          </w:rPr>
          <w:delText>T</w:delText>
        </w:r>
        <w:r w:rsidDel="001F6CC5">
          <w:rPr>
            <w:rFonts w:ascii="Verdana" w:hAnsi="Verdana"/>
            <w:i/>
          </w:rPr>
          <w:delText xml:space="preserve"> </w:delText>
        </w:r>
        <w:r w:rsidDel="001F6CC5">
          <w:delText xml:space="preserve">by comparing the outcome variable for cities that narrowly passed the referendum to those that narrowly failed the </w:delText>
        </w:r>
        <w:r w:rsidDel="001F6CC5">
          <w:rPr>
            <w:spacing w:val="-2"/>
          </w:rPr>
          <w:delText>referendum.</w:delText>
        </w:r>
      </w:del>
      <w:ins w:id="131" w:author="Brasington, David (brasindd)" w:date="2025-03-02T18:03:00Z">
        <w:r w:rsidR="001F6CC5">
          <w:rPr>
            <w:spacing w:val="-2"/>
          </w:rPr>
          <w:t xml:space="preserve">we already said </w:t>
        </w:r>
        <w:proofErr w:type="spellStart"/>
        <w:r w:rsidR="001F6CC5">
          <w:rPr>
            <w:spacing w:val="-2"/>
          </w:rPr>
          <w:t>this</w:t>
        </w:r>
      </w:ins>
    </w:p>
    <w:p w14:paraId="0AD6D39C" w14:textId="77777777" w:rsidR="00C96556" w:rsidRDefault="00F61671" w:rsidP="001F6CC5">
      <w:pPr>
        <w:pStyle w:val="BodyText"/>
        <w:spacing w:before="172" w:line="381" w:lineRule="auto"/>
        <w:ind w:right="1077"/>
        <w:jc w:val="both"/>
        <w:pPrChange w:id="132" w:author="Brasington, David (brasindd)" w:date="2025-03-02T18:03:00Z">
          <w:pPr>
            <w:pStyle w:val="BodyText"/>
            <w:spacing w:before="36" w:line="386" w:lineRule="auto"/>
            <w:ind w:right="1075" w:firstLine="351"/>
            <w:jc w:val="both"/>
          </w:pPr>
        </w:pPrChange>
      </w:pPr>
      <w:r>
        <w:rPr>
          <w:w w:val="105"/>
        </w:rPr>
        <w:t>We</w:t>
      </w:r>
      <w:proofErr w:type="spellEnd"/>
      <w:r>
        <w:rPr>
          <w:w w:val="105"/>
        </w:rPr>
        <w:t xml:space="preserve"> use the bandwidth selection method described in </w:t>
      </w:r>
      <w:r w:rsidR="00C876C1">
        <w:fldChar w:fldCharType="begin"/>
      </w:r>
      <w:r w:rsidR="00C876C1">
        <w:instrText xml:space="preserve"> HYPERLINK \l "_bookmark36" </w:instrText>
      </w:r>
      <w:r w:rsidR="00C876C1">
        <w:fldChar w:fldCharType="separate"/>
      </w:r>
      <w:r>
        <w:rPr>
          <w:w w:val="105"/>
        </w:rPr>
        <w:t>Calonico et al.</w:t>
      </w:r>
      <w:r w:rsidR="00C876C1">
        <w:rPr>
          <w:w w:val="105"/>
        </w:rPr>
        <w:fldChar w:fldCharType="end"/>
      </w:r>
      <w:r>
        <w:rPr>
          <w:w w:val="105"/>
        </w:rPr>
        <w:t xml:space="preserve"> </w:t>
      </w:r>
      <w:r w:rsidR="00C876C1">
        <w:fldChar w:fldCharType="begin"/>
      </w:r>
      <w:r w:rsidR="00C876C1">
        <w:instrText xml:space="preserve"> HYPERLINK </w:instrText>
      </w:r>
      <w:r w:rsidR="00C876C1">
        <w:instrText xml:space="preserve">\l "_bookmark36" </w:instrText>
      </w:r>
      <w:r w:rsidR="00C876C1">
        <w:fldChar w:fldCharType="separate"/>
      </w:r>
      <w:r>
        <w:rPr>
          <w:w w:val="105"/>
        </w:rPr>
        <w:t>(2019)</w:t>
      </w:r>
      <w:r w:rsidR="00C876C1">
        <w:rPr>
          <w:w w:val="105"/>
        </w:rPr>
        <w:fldChar w:fldCharType="end"/>
      </w:r>
      <w:r>
        <w:rPr>
          <w:w w:val="105"/>
        </w:rPr>
        <w:t xml:space="preserve"> to find the mean</w:t>
      </w:r>
      <w:r>
        <w:rPr>
          <w:spacing w:val="-3"/>
          <w:w w:val="105"/>
        </w:rPr>
        <w:t xml:space="preserve"> </w:t>
      </w:r>
      <w:r>
        <w:rPr>
          <w:w w:val="105"/>
        </w:rPr>
        <w:t>optimal</w:t>
      </w:r>
      <w:r>
        <w:rPr>
          <w:spacing w:val="-3"/>
          <w:w w:val="105"/>
        </w:rPr>
        <w:t xml:space="preserve"> </w:t>
      </w:r>
      <w:r>
        <w:rPr>
          <w:w w:val="105"/>
        </w:rPr>
        <w:t>bandwidth</w:t>
      </w:r>
      <w:r>
        <w:rPr>
          <w:spacing w:val="-4"/>
          <w:w w:val="105"/>
        </w:rPr>
        <w:t xml:space="preserve"> </w:t>
      </w:r>
      <w:r>
        <w:rPr>
          <w:i/>
          <w:w w:val="105"/>
        </w:rPr>
        <w:t>h</w:t>
      </w:r>
      <w:r>
        <w:rPr>
          <w:i/>
          <w:spacing w:val="-4"/>
          <w:w w:val="105"/>
        </w:rPr>
        <w:t xml:space="preserve"> </w:t>
      </w:r>
      <w:r>
        <w:rPr>
          <w:w w:val="105"/>
        </w:rPr>
        <w:t>and</w:t>
      </w:r>
      <w:r>
        <w:rPr>
          <w:spacing w:val="-3"/>
          <w:w w:val="105"/>
        </w:rPr>
        <w:t xml:space="preserve"> </w:t>
      </w:r>
      <w:r>
        <w:rPr>
          <w:w w:val="105"/>
        </w:rPr>
        <w:t>then</w:t>
      </w:r>
      <w:r>
        <w:rPr>
          <w:spacing w:val="-4"/>
          <w:w w:val="105"/>
        </w:rPr>
        <w:t xml:space="preserve"> </w:t>
      </w:r>
      <w:r>
        <w:rPr>
          <w:w w:val="105"/>
        </w:rPr>
        <w:t>conduct</w:t>
      </w:r>
      <w:r>
        <w:rPr>
          <w:spacing w:val="-3"/>
          <w:w w:val="105"/>
        </w:rPr>
        <w:t xml:space="preserve"> </w:t>
      </w:r>
      <w:r>
        <w:rPr>
          <w:w w:val="105"/>
        </w:rPr>
        <w:t>a</w:t>
      </w:r>
      <w:r>
        <w:rPr>
          <w:spacing w:val="-4"/>
          <w:w w:val="105"/>
        </w:rPr>
        <w:t xml:space="preserve"> </w:t>
      </w:r>
      <w:r>
        <w:rPr>
          <w:w w:val="105"/>
        </w:rPr>
        <w:t>local</w:t>
      </w:r>
      <w:r>
        <w:rPr>
          <w:spacing w:val="-4"/>
          <w:w w:val="105"/>
        </w:rPr>
        <w:t xml:space="preserve"> </w:t>
      </w:r>
      <w:r>
        <w:rPr>
          <w:w w:val="105"/>
        </w:rPr>
        <w:t>polynomial</w:t>
      </w:r>
      <w:r>
        <w:rPr>
          <w:spacing w:val="-3"/>
          <w:w w:val="105"/>
        </w:rPr>
        <w:t xml:space="preserve"> </w:t>
      </w:r>
      <w:r>
        <w:rPr>
          <w:w w:val="105"/>
        </w:rPr>
        <w:t>regression</w:t>
      </w:r>
      <w:r>
        <w:rPr>
          <w:spacing w:val="-3"/>
          <w:w w:val="105"/>
        </w:rPr>
        <w:t xml:space="preserve"> </w:t>
      </w:r>
      <w:r>
        <w:rPr>
          <w:w w:val="105"/>
        </w:rPr>
        <w:t>after</w:t>
      </w:r>
      <w:r>
        <w:rPr>
          <w:spacing w:val="-4"/>
          <w:w w:val="105"/>
        </w:rPr>
        <w:t xml:space="preserve"> </w:t>
      </w:r>
      <w:r>
        <w:rPr>
          <w:w w:val="105"/>
        </w:rPr>
        <w:t>choosing</w:t>
      </w:r>
      <w:r>
        <w:rPr>
          <w:spacing w:val="-4"/>
          <w:w w:val="105"/>
        </w:rPr>
        <w:t xml:space="preserve"> </w:t>
      </w:r>
      <w:r>
        <w:rPr>
          <w:w w:val="105"/>
        </w:rPr>
        <w:t>a weighting</w:t>
      </w:r>
      <w:r>
        <w:rPr>
          <w:spacing w:val="-1"/>
          <w:w w:val="105"/>
        </w:rPr>
        <w:t xml:space="preserve"> </w:t>
      </w:r>
      <w:r>
        <w:rPr>
          <w:w w:val="105"/>
        </w:rPr>
        <w:t>scheme</w:t>
      </w:r>
      <w:r>
        <w:rPr>
          <w:spacing w:val="-1"/>
          <w:w w:val="105"/>
        </w:rPr>
        <w:t xml:space="preserve"> </w:t>
      </w:r>
      <w:r>
        <w:rPr>
          <w:i/>
          <w:w w:val="105"/>
        </w:rPr>
        <w:t>k</w:t>
      </w:r>
      <w:r>
        <w:rPr>
          <w:w w:val="105"/>
        </w:rPr>
        <w:t>.</w:t>
      </w:r>
      <w:r>
        <w:rPr>
          <w:spacing w:val="22"/>
          <w:w w:val="105"/>
        </w:rPr>
        <w:t xml:space="preserve"> </w:t>
      </w:r>
      <w:r>
        <w:rPr>
          <w:w w:val="105"/>
        </w:rPr>
        <w:t>The</w:t>
      </w:r>
      <w:r>
        <w:rPr>
          <w:spacing w:val="-1"/>
          <w:w w:val="105"/>
        </w:rPr>
        <w:t xml:space="preserve"> </w:t>
      </w:r>
      <w:r>
        <w:rPr>
          <w:w w:val="105"/>
        </w:rPr>
        <w:t>bandwidth</w:t>
      </w:r>
      <w:r>
        <w:rPr>
          <w:spacing w:val="-1"/>
          <w:w w:val="105"/>
        </w:rPr>
        <w:t xml:space="preserve"> </w:t>
      </w:r>
      <w:r>
        <w:rPr>
          <w:i/>
          <w:w w:val="105"/>
        </w:rPr>
        <w:t>h</w:t>
      </w:r>
      <w:r>
        <w:rPr>
          <w:i/>
          <w:spacing w:val="-1"/>
          <w:w w:val="105"/>
        </w:rPr>
        <w:t xml:space="preserve"> </w:t>
      </w:r>
      <w:r>
        <w:rPr>
          <w:w w:val="105"/>
        </w:rPr>
        <w:t>determines</w:t>
      </w:r>
      <w:r>
        <w:rPr>
          <w:spacing w:val="-1"/>
          <w:w w:val="105"/>
        </w:rPr>
        <w:t xml:space="preserve"> </w:t>
      </w:r>
      <w:r>
        <w:rPr>
          <w:w w:val="105"/>
        </w:rPr>
        <w:t>the</w:t>
      </w:r>
      <w:r>
        <w:rPr>
          <w:spacing w:val="-1"/>
          <w:w w:val="105"/>
        </w:rPr>
        <w:t xml:space="preserve"> </w:t>
      </w:r>
      <w:r>
        <w:rPr>
          <w:w w:val="105"/>
        </w:rPr>
        <w:t>size</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neighborhood</w:t>
      </w:r>
      <w:r>
        <w:rPr>
          <w:spacing w:val="-1"/>
          <w:w w:val="105"/>
        </w:rPr>
        <w:t xml:space="preserve"> </w:t>
      </w:r>
      <w:r>
        <w:rPr>
          <w:w w:val="105"/>
        </w:rPr>
        <w:t>around</w:t>
      </w:r>
      <w:r>
        <w:rPr>
          <w:spacing w:val="-1"/>
          <w:w w:val="105"/>
        </w:rPr>
        <w:t xml:space="preserve"> </w:t>
      </w:r>
      <w:r>
        <w:rPr>
          <w:w w:val="105"/>
        </w:rPr>
        <w:t>the cutoff</w:t>
      </w:r>
      <w:r>
        <w:rPr>
          <w:spacing w:val="-15"/>
          <w:w w:val="105"/>
        </w:rPr>
        <w:t xml:space="preserve"> </w:t>
      </w:r>
      <w:r>
        <w:rPr>
          <w:i/>
          <w:w w:val="105"/>
        </w:rPr>
        <w:t>v</w:t>
      </w:r>
      <w:r>
        <w:rPr>
          <w:rFonts w:ascii="Cambria" w:hAnsi="Cambria"/>
          <w:w w:val="105"/>
          <w:vertAlign w:val="superscript"/>
        </w:rPr>
        <w:t>∗</w:t>
      </w:r>
      <w:r>
        <w:rPr>
          <w:w w:val="105"/>
        </w:rPr>
        <w:t>,</w:t>
      </w:r>
      <w:r>
        <w:rPr>
          <w:spacing w:val="-14"/>
          <w:w w:val="105"/>
        </w:rPr>
        <w:t xml:space="preserve"> </w:t>
      </w:r>
      <w:r>
        <w:rPr>
          <w:w w:val="105"/>
        </w:rPr>
        <w:t>defined</w:t>
      </w:r>
      <w:r>
        <w:rPr>
          <w:spacing w:val="-14"/>
          <w:w w:val="105"/>
        </w:rPr>
        <w:t xml:space="preserve"> </w:t>
      </w:r>
      <w:r>
        <w:rPr>
          <w:w w:val="105"/>
        </w:rPr>
        <w:t>as (</w:t>
      </w:r>
      <w:r>
        <w:rPr>
          <w:i/>
          <w:w w:val="105"/>
        </w:rPr>
        <w:t>v</w:t>
      </w:r>
      <w:r>
        <w:rPr>
          <w:rFonts w:ascii="Cambria" w:hAnsi="Cambria"/>
          <w:w w:val="105"/>
          <w:vertAlign w:val="superscript"/>
        </w:rPr>
        <w:t>∗</w:t>
      </w:r>
      <w:r>
        <w:rPr>
          <w:rFonts w:ascii="Cambria" w:hAnsi="Cambria"/>
          <w:spacing w:val="-14"/>
          <w:w w:val="105"/>
        </w:rPr>
        <w:t xml:space="preserve"> </w:t>
      </w:r>
      <w:r>
        <w:rPr>
          <w:rFonts w:ascii="Verdana" w:hAnsi="Verdana"/>
          <w:i/>
          <w:spacing w:val="11"/>
          <w:w w:val="105"/>
        </w:rPr>
        <w:t>−</w:t>
      </w:r>
      <w:r>
        <w:rPr>
          <w:i/>
          <w:spacing w:val="11"/>
          <w:w w:val="105"/>
        </w:rPr>
        <w:t>h,</w:t>
      </w:r>
      <w:r>
        <w:rPr>
          <w:i/>
          <w:spacing w:val="-15"/>
          <w:w w:val="105"/>
        </w:rPr>
        <w:t xml:space="preserve"> </w:t>
      </w:r>
      <w:r>
        <w:rPr>
          <w:i/>
          <w:w w:val="105"/>
        </w:rPr>
        <w:t>v</w:t>
      </w:r>
      <w:r>
        <w:rPr>
          <w:rFonts w:ascii="Cambria" w:hAnsi="Cambria"/>
          <w:w w:val="105"/>
          <w:vertAlign w:val="superscript"/>
        </w:rPr>
        <w:t>∗</w:t>
      </w:r>
      <w:r>
        <w:rPr>
          <w:rFonts w:ascii="Cambria" w:hAnsi="Cambria"/>
          <w:spacing w:val="-13"/>
          <w:w w:val="105"/>
        </w:rPr>
        <w:t xml:space="preserve"> </w:t>
      </w:r>
      <w:r>
        <w:rPr>
          <w:w w:val="125"/>
        </w:rPr>
        <w:t>+</w:t>
      </w:r>
      <w:r>
        <w:rPr>
          <w:spacing w:val="-17"/>
          <w:w w:val="125"/>
        </w:rPr>
        <w:t xml:space="preserve"> </w:t>
      </w:r>
      <w:r>
        <w:rPr>
          <w:i/>
          <w:w w:val="105"/>
        </w:rPr>
        <w:t>h</w:t>
      </w:r>
      <w:r>
        <w:rPr>
          <w:w w:val="105"/>
        </w:rPr>
        <w:t>).</w:t>
      </w:r>
      <w:r>
        <w:rPr>
          <w:spacing w:val="27"/>
          <w:w w:val="105"/>
        </w:rPr>
        <w:t xml:space="preserve"> </w:t>
      </w:r>
      <w:r>
        <w:rPr>
          <w:w w:val="105"/>
        </w:rPr>
        <w:t>Only observations</w:t>
      </w:r>
      <w:r>
        <w:rPr>
          <w:spacing w:val="-1"/>
          <w:w w:val="105"/>
        </w:rPr>
        <w:t xml:space="preserve"> </w:t>
      </w:r>
      <w:r>
        <w:rPr>
          <w:w w:val="105"/>
        </w:rPr>
        <w:t>within this</w:t>
      </w:r>
      <w:r>
        <w:rPr>
          <w:spacing w:val="-1"/>
          <w:w w:val="105"/>
        </w:rPr>
        <w:t xml:space="preserve"> </w:t>
      </w:r>
      <w:r>
        <w:rPr>
          <w:w w:val="105"/>
        </w:rPr>
        <w:t>neighborhood are</w:t>
      </w:r>
      <w:r>
        <w:rPr>
          <w:spacing w:val="-1"/>
          <w:w w:val="105"/>
        </w:rPr>
        <w:t xml:space="preserve"> </w:t>
      </w:r>
      <w:r>
        <w:rPr>
          <w:w w:val="105"/>
        </w:rPr>
        <w:t>used to compute</w:t>
      </w:r>
      <w:r>
        <w:rPr>
          <w:spacing w:val="-2"/>
          <w:w w:val="105"/>
        </w:rPr>
        <w:t xml:space="preserve"> </w:t>
      </w:r>
      <w:r>
        <w:rPr>
          <w:w w:val="105"/>
        </w:rPr>
        <w:t>the</w:t>
      </w:r>
      <w:r>
        <w:rPr>
          <w:spacing w:val="-2"/>
          <w:w w:val="105"/>
        </w:rPr>
        <w:t xml:space="preserve"> </w:t>
      </w:r>
      <w:r>
        <w:rPr>
          <w:w w:val="105"/>
        </w:rPr>
        <w:t>bias-corrected</w:t>
      </w:r>
      <w:r>
        <w:rPr>
          <w:spacing w:val="-2"/>
          <w:w w:val="105"/>
        </w:rPr>
        <w:t xml:space="preserve"> </w:t>
      </w:r>
      <w:r>
        <w:rPr>
          <w:w w:val="105"/>
        </w:rPr>
        <w:t>treatment</w:t>
      </w:r>
      <w:r>
        <w:rPr>
          <w:spacing w:val="-2"/>
          <w:w w:val="105"/>
        </w:rPr>
        <w:t xml:space="preserve"> </w:t>
      </w:r>
      <w:r>
        <w:rPr>
          <w:w w:val="105"/>
        </w:rPr>
        <w:t>effect</w:t>
      </w:r>
      <w:r>
        <w:rPr>
          <w:spacing w:val="-2"/>
          <w:w w:val="105"/>
        </w:rPr>
        <w:t xml:space="preserve"> </w:t>
      </w:r>
      <w:r>
        <w:rPr>
          <w:w w:val="105"/>
        </w:rPr>
        <w:t>estimate</w:t>
      </w:r>
      <w:r>
        <w:rPr>
          <w:spacing w:val="-2"/>
          <w:w w:val="105"/>
        </w:rPr>
        <w:t xml:space="preserve"> </w:t>
      </w:r>
      <w:r>
        <w:rPr>
          <w:i/>
          <w:w w:val="105"/>
        </w:rPr>
        <w:t>τ</w:t>
      </w:r>
      <w:r>
        <w:rPr>
          <w:w w:val="105"/>
        </w:rPr>
        <w:t>ˆ</w:t>
      </w:r>
      <w:r>
        <w:rPr>
          <w:spacing w:val="-3"/>
          <w:w w:val="105"/>
        </w:rPr>
        <w:t xml:space="preserve"> </w:t>
      </w:r>
      <w:r>
        <w:rPr>
          <w:w w:val="105"/>
        </w:rPr>
        <w:t>(as</w:t>
      </w:r>
      <w:r>
        <w:rPr>
          <w:spacing w:val="-2"/>
          <w:w w:val="105"/>
        </w:rPr>
        <w:t xml:space="preserve"> </w:t>
      </w:r>
      <w:r>
        <w:rPr>
          <w:w w:val="105"/>
        </w:rPr>
        <w:t>per</w:t>
      </w:r>
      <w:r>
        <w:rPr>
          <w:spacing w:val="-2"/>
          <w:w w:val="105"/>
        </w:rPr>
        <w:t xml:space="preserve"> </w:t>
      </w:r>
      <w:r w:rsidR="00C876C1">
        <w:fldChar w:fldCharType="begin"/>
      </w:r>
      <w:r w:rsidR="00C876C1">
        <w:instrText xml:space="preserve"> HYPERLINK \l "_bookmark36" </w:instrText>
      </w:r>
      <w:r w:rsidR="00C876C1">
        <w:fldChar w:fldCharType="separate"/>
      </w:r>
      <w:r>
        <w:rPr>
          <w:w w:val="105"/>
        </w:rPr>
        <w:t>Calonico</w:t>
      </w:r>
      <w:r>
        <w:rPr>
          <w:spacing w:val="-2"/>
          <w:w w:val="105"/>
        </w:rPr>
        <w:t xml:space="preserve"> </w:t>
      </w:r>
      <w:r>
        <w:rPr>
          <w:w w:val="105"/>
        </w:rPr>
        <w:t>et</w:t>
      </w:r>
      <w:r>
        <w:rPr>
          <w:spacing w:val="-2"/>
          <w:w w:val="105"/>
        </w:rPr>
        <w:t xml:space="preserve"> </w:t>
      </w:r>
      <w:r>
        <w:rPr>
          <w:w w:val="105"/>
        </w:rPr>
        <w:t>al.</w:t>
      </w:r>
      <w:r w:rsidR="00C876C1">
        <w:rPr>
          <w:w w:val="105"/>
        </w:rPr>
        <w:fldChar w:fldCharType="end"/>
      </w:r>
      <w:r>
        <w:rPr>
          <w:spacing w:val="-2"/>
          <w:w w:val="105"/>
        </w:rPr>
        <w:t xml:space="preserve"> </w:t>
      </w:r>
      <w:r w:rsidR="00C876C1">
        <w:fldChar w:fldCharType="begin"/>
      </w:r>
      <w:r w:rsidR="00C876C1">
        <w:instrText xml:space="preserve"> HYPERLINK \l "_bookmark36" </w:instrText>
      </w:r>
      <w:r w:rsidR="00C876C1">
        <w:fldChar w:fldCharType="separate"/>
      </w:r>
      <w:r>
        <w:rPr>
          <w:w w:val="105"/>
        </w:rPr>
        <w:t>(2019)).</w:t>
      </w:r>
      <w:r w:rsidR="00C876C1">
        <w:rPr>
          <w:w w:val="105"/>
        </w:rPr>
        <w:fldChar w:fldCharType="end"/>
      </w:r>
      <w:r>
        <w:rPr>
          <w:spacing w:val="22"/>
          <w:w w:val="105"/>
        </w:rPr>
        <w:t xml:space="preserve"> </w:t>
      </w:r>
      <w:r>
        <w:rPr>
          <w:w w:val="105"/>
        </w:rPr>
        <w:t>For a sufficiently small neighborhood, the continuity assumption central to the RDD estimator is</w:t>
      </w:r>
      <w:r>
        <w:rPr>
          <w:spacing w:val="39"/>
          <w:w w:val="105"/>
        </w:rPr>
        <w:t xml:space="preserve"> </w:t>
      </w:r>
      <w:r>
        <w:rPr>
          <w:w w:val="105"/>
        </w:rPr>
        <w:t>considered</w:t>
      </w:r>
      <w:r>
        <w:rPr>
          <w:spacing w:val="39"/>
          <w:w w:val="105"/>
        </w:rPr>
        <w:t xml:space="preserve"> </w:t>
      </w:r>
      <w:r>
        <w:rPr>
          <w:w w:val="105"/>
        </w:rPr>
        <w:t>valid.</w:t>
      </w:r>
      <w:r>
        <w:rPr>
          <w:spacing w:val="80"/>
          <w:w w:val="105"/>
        </w:rPr>
        <w:t xml:space="preserve"> </w:t>
      </w:r>
      <w:r>
        <w:rPr>
          <w:w w:val="105"/>
        </w:rPr>
        <w:t>We</w:t>
      </w:r>
      <w:r>
        <w:rPr>
          <w:spacing w:val="39"/>
          <w:w w:val="105"/>
        </w:rPr>
        <w:t xml:space="preserve"> </w:t>
      </w:r>
      <w:r>
        <w:rPr>
          <w:w w:val="105"/>
        </w:rPr>
        <w:t>also</w:t>
      </w:r>
      <w:r>
        <w:rPr>
          <w:spacing w:val="39"/>
          <w:w w:val="105"/>
        </w:rPr>
        <w:t xml:space="preserve"> </w:t>
      </w:r>
      <w:r>
        <w:rPr>
          <w:w w:val="105"/>
        </w:rPr>
        <w:t>cluster</w:t>
      </w:r>
      <w:r>
        <w:rPr>
          <w:spacing w:val="39"/>
          <w:w w:val="105"/>
        </w:rPr>
        <w:t xml:space="preserve"> </w:t>
      </w:r>
      <w:r>
        <w:rPr>
          <w:w w:val="105"/>
        </w:rPr>
        <w:t>the</w:t>
      </w:r>
      <w:r>
        <w:rPr>
          <w:spacing w:val="39"/>
          <w:w w:val="105"/>
        </w:rPr>
        <w:t xml:space="preserve"> </w:t>
      </w:r>
      <w:r>
        <w:rPr>
          <w:w w:val="105"/>
        </w:rPr>
        <w:t>standard</w:t>
      </w:r>
      <w:r>
        <w:rPr>
          <w:spacing w:val="39"/>
          <w:w w:val="105"/>
        </w:rPr>
        <w:t xml:space="preserve"> </w:t>
      </w:r>
      <w:r>
        <w:rPr>
          <w:w w:val="105"/>
        </w:rPr>
        <w:t>errors</w:t>
      </w:r>
      <w:r>
        <w:rPr>
          <w:spacing w:val="39"/>
          <w:w w:val="105"/>
        </w:rPr>
        <w:t xml:space="preserve"> </w:t>
      </w:r>
      <w:r>
        <w:rPr>
          <w:w w:val="105"/>
        </w:rPr>
        <w:t>by</w:t>
      </w:r>
      <w:r>
        <w:rPr>
          <w:spacing w:val="39"/>
          <w:w w:val="105"/>
        </w:rPr>
        <w:t xml:space="preserve"> </w:t>
      </w:r>
      <w:r>
        <w:rPr>
          <w:w w:val="105"/>
        </w:rPr>
        <w:t>municipality</w:t>
      </w:r>
      <w:r>
        <w:rPr>
          <w:spacing w:val="38"/>
          <w:w w:val="105"/>
        </w:rPr>
        <w:t xml:space="preserve"> </w:t>
      </w:r>
      <w:r>
        <w:rPr>
          <w:w w:val="105"/>
        </w:rPr>
        <w:t>to</w:t>
      </w:r>
      <w:r>
        <w:rPr>
          <w:spacing w:val="39"/>
          <w:w w:val="105"/>
        </w:rPr>
        <w:t xml:space="preserve"> </w:t>
      </w:r>
      <w:r>
        <w:rPr>
          <w:w w:val="105"/>
        </w:rPr>
        <w:t>account</w:t>
      </w:r>
      <w:r>
        <w:rPr>
          <w:spacing w:val="39"/>
          <w:w w:val="105"/>
        </w:rPr>
        <w:t xml:space="preserve"> </w:t>
      </w:r>
      <w:r>
        <w:rPr>
          <w:w w:val="105"/>
        </w:rPr>
        <w:t>for any serial correlation between years within each municipality.</w:t>
      </w:r>
      <w:r>
        <w:rPr>
          <w:spacing w:val="40"/>
          <w:w w:val="105"/>
        </w:rPr>
        <w:t xml:space="preserve"> </w:t>
      </w:r>
      <w:r>
        <w:rPr>
          <w:w w:val="105"/>
        </w:rPr>
        <w:t xml:space="preserve">The weighting scheme </w:t>
      </w:r>
      <w:r>
        <w:rPr>
          <w:i/>
          <w:w w:val="105"/>
        </w:rPr>
        <w:t xml:space="preserve">k </w:t>
      </w:r>
      <w:r>
        <w:rPr>
          <w:w w:val="105"/>
        </w:rPr>
        <w:t>determines</w:t>
      </w:r>
      <w:r>
        <w:rPr>
          <w:spacing w:val="6"/>
          <w:w w:val="105"/>
        </w:rPr>
        <w:t xml:space="preserve"> </w:t>
      </w:r>
      <w:r>
        <w:rPr>
          <w:w w:val="105"/>
        </w:rPr>
        <w:t>the</w:t>
      </w:r>
      <w:r>
        <w:rPr>
          <w:spacing w:val="26"/>
          <w:w w:val="105"/>
        </w:rPr>
        <w:t xml:space="preserve"> </w:t>
      </w:r>
      <w:r>
        <w:rPr>
          <w:w w:val="105"/>
        </w:rPr>
        <w:t>weights</w:t>
      </w:r>
      <w:r>
        <w:rPr>
          <w:spacing w:val="26"/>
          <w:w w:val="105"/>
        </w:rPr>
        <w:t xml:space="preserve"> </w:t>
      </w:r>
      <w:r>
        <w:rPr>
          <w:w w:val="105"/>
        </w:rPr>
        <w:t>of</w:t>
      </w:r>
      <w:r>
        <w:rPr>
          <w:spacing w:val="26"/>
          <w:w w:val="105"/>
        </w:rPr>
        <w:t xml:space="preserve"> </w:t>
      </w:r>
      <w:r>
        <w:rPr>
          <w:w w:val="105"/>
        </w:rPr>
        <w:t>the</w:t>
      </w:r>
      <w:r>
        <w:rPr>
          <w:spacing w:val="26"/>
          <w:w w:val="105"/>
        </w:rPr>
        <w:t xml:space="preserve"> </w:t>
      </w:r>
      <w:r>
        <w:rPr>
          <w:w w:val="105"/>
        </w:rPr>
        <w:t>observations</w:t>
      </w:r>
      <w:r>
        <w:rPr>
          <w:spacing w:val="26"/>
          <w:w w:val="105"/>
        </w:rPr>
        <w:t xml:space="preserve"> </w:t>
      </w:r>
      <w:r>
        <w:rPr>
          <w:w w:val="105"/>
        </w:rPr>
        <w:t>within</w:t>
      </w:r>
      <w:r>
        <w:rPr>
          <w:spacing w:val="26"/>
          <w:w w:val="105"/>
        </w:rPr>
        <w:t xml:space="preserve"> </w:t>
      </w:r>
      <w:r>
        <w:rPr>
          <w:w w:val="105"/>
        </w:rPr>
        <w:t>the</w:t>
      </w:r>
      <w:r>
        <w:rPr>
          <w:spacing w:val="26"/>
          <w:w w:val="105"/>
        </w:rPr>
        <w:t xml:space="preserve"> </w:t>
      </w:r>
      <w:r>
        <w:rPr>
          <w:w w:val="105"/>
        </w:rPr>
        <w:t>neighborhood</w:t>
      </w:r>
      <w:r>
        <w:rPr>
          <w:spacing w:val="26"/>
          <w:w w:val="105"/>
        </w:rPr>
        <w:t xml:space="preserve"> </w:t>
      </w:r>
      <w:r>
        <w:rPr>
          <w:w w:val="105"/>
        </w:rPr>
        <w:t>(</w:t>
      </w:r>
      <w:r>
        <w:rPr>
          <w:i/>
          <w:w w:val="105"/>
        </w:rPr>
        <w:t>v</w:t>
      </w:r>
      <w:r>
        <w:rPr>
          <w:rFonts w:ascii="Cambria" w:hAnsi="Cambria"/>
          <w:w w:val="105"/>
          <w:vertAlign w:val="superscript"/>
        </w:rPr>
        <w:t>∗</w:t>
      </w:r>
      <w:r>
        <w:rPr>
          <w:rFonts w:ascii="Cambria" w:hAnsi="Cambria"/>
          <w:w w:val="105"/>
        </w:rPr>
        <w:t xml:space="preserve"> </w:t>
      </w:r>
      <w:r>
        <w:rPr>
          <w:rFonts w:ascii="Verdana" w:hAnsi="Verdana"/>
          <w:i/>
          <w:w w:val="105"/>
        </w:rPr>
        <w:t>−</w:t>
      </w:r>
      <w:r>
        <w:rPr>
          <w:rFonts w:ascii="Verdana" w:hAnsi="Verdana"/>
          <w:i/>
          <w:spacing w:val="-23"/>
          <w:w w:val="105"/>
        </w:rPr>
        <w:t xml:space="preserve"> </w:t>
      </w:r>
      <w:r>
        <w:rPr>
          <w:i/>
          <w:w w:val="105"/>
        </w:rPr>
        <w:t>h,</w:t>
      </w:r>
      <w:r>
        <w:rPr>
          <w:i/>
          <w:spacing w:val="-14"/>
          <w:w w:val="105"/>
        </w:rPr>
        <w:t xml:space="preserve"> </w:t>
      </w:r>
      <w:r>
        <w:rPr>
          <w:i/>
          <w:w w:val="105"/>
        </w:rPr>
        <w:t>v</w:t>
      </w:r>
      <w:r>
        <w:rPr>
          <w:rFonts w:ascii="Cambria" w:hAnsi="Cambria"/>
          <w:w w:val="105"/>
          <w:vertAlign w:val="superscript"/>
        </w:rPr>
        <w:t>∗</w:t>
      </w:r>
      <w:r>
        <w:rPr>
          <w:rFonts w:ascii="Cambria" w:hAnsi="Cambria"/>
          <w:w w:val="105"/>
        </w:rPr>
        <w:t xml:space="preserve"> </w:t>
      </w:r>
      <w:r>
        <w:rPr>
          <w:w w:val="125"/>
        </w:rPr>
        <w:t>+</w:t>
      </w:r>
      <w:r>
        <w:rPr>
          <w:spacing w:val="-12"/>
          <w:w w:val="125"/>
        </w:rPr>
        <w:t xml:space="preserve"> </w:t>
      </w:r>
      <w:r>
        <w:rPr>
          <w:i/>
          <w:w w:val="105"/>
        </w:rPr>
        <w:t>h</w:t>
      </w:r>
      <w:r>
        <w:rPr>
          <w:w w:val="105"/>
        </w:rPr>
        <w:t>)</w:t>
      </w:r>
      <w:r>
        <w:rPr>
          <w:spacing w:val="26"/>
          <w:w w:val="105"/>
        </w:rPr>
        <w:t xml:space="preserve"> </w:t>
      </w:r>
      <w:r>
        <w:rPr>
          <w:w w:val="105"/>
        </w:rPr>
        <w:t>and is</w:t>
      </w:r>
      <w:r>
        <w:rPr>
          <w:spacing w:val="-15"/>
          <w:w w:val="105"/>
        </w:rPr>
        <w:t xml:space="preserve"> </w:t>
      </w:r>
      <w:r>
        <w:rPr>
          <w:w w:val="105"/>
        </w:rPr>
        <w:t xml:space="preserve">crucial in estimating </w:t>
      </w:r>
      <w:proofErr w:type="spellStart"/>
      <w:proofErr w:type="gramStart"/>
      <w:r>
        <w:rPr>
          <w:i/>
          <w:w w:val="105"/>
        </w:rPr>
        <w:t>θ</w:t>
      </w:r>
      <w:r>
        <w:rPr>
          <w:rFonts w:ascii="Verdana" w:hAnsi="Verdana"/>
          <w:i/>
          <w:w w:val="105"/>
          <w:vertAlign w:val="subscript"/>
        </w:rPr>
        <w:t>τ</w:t>
      </w:r>
      <w:proofErr w:type="spellEnd"/>
      <w:r>
        <w:rPr>
          <w:rFonts w:ascii="Verdana" w:hAnsi="Verdana"/>
          <w:i/>
          <w:spacing w:val="-23"/>
          <w:w w:val="105"/>
        </w:rPr>
        <w:t xml:space="preserve"> </w:t>
      </w:r>
      <w:r>
        <w:rPr>
          <w:w w:val="105"/>
        </w:rPr>
        <w:t>.</w:t>
      </w:r>
      <w:proofErr w:type="gramEnd"/>
      <w:r>
        <w:rPr>
          <w:spacing w:val="40"/>
          <w:w w:val="105"/>
        </w:rPr>
        <w:t xml:space="preserve"> </w:t>
      </w:r>
      <w:r>
        <w:rPr>
          <w:w w:val="105"/>
        </w:rPr>
        <w:t xml:space="preserve">Common weighting schemes include uniform, triangular, and </w:t>
      </w:r>
      <w:proofErr w:type="spellStart"/>
      <w:r>
        <w:rPr>
          <w:w w:val="105"/>
        </w:rPr>
        <w:t>Epanechnikov</w:t>
      </w:r>
      <w:proofErr w:type="spellEnd"/>
      <w:r>
        <w:rPr>
          <w:w w:val="105"/>
        </w:rPr>
        <w:t>.</w:t>
      </w:r>
      <w:r>
        <w:rPr>
          <w:spacing w:val="40"/>
          <w:w w:val="105"/>
        </w:rPr>
        <w:t xml:space="preserve"> </w:t>
      </w:r>
      <w:r>
        <w:rPr>
          <w:w w:val="105"/>
        </w:rPr>
        <w:t xml:space="preserve">We use the default Mean Squared Error Regression Discontinuity (MSERD) </w:t>
      </w:r>
      <w:r>
        <w:rPr>
          <w:w w:val="105"/>
        </w:rPr>
        <w:lastRenderedPageBreak/>
        <w:t>method</w:t>
      </w:r>
      <w:r>
        <w:rPr>
          <w:spacing w:val="13"/>
          <w:w w:val="105"/>
        </w:rPr>
        <w:t xml:space="preserve"> </w:t>
      </w:r>
      <w:r>
        <w:rPr>
          <w:w w:val="105"/>
        </w:rPr>
        <w:t>to</w:t>
      </w:r>
      <w:r>
        <w:rPr>
          <w:spacing w:val="13"/>
          <w:w w:val="105"/>
        </w:rPr>
        <w:t xml:space="preserve"> </w:t>
      </w:r>
      <w:r>
        <w:rPr>
          <w:w w:val="105"/>
        </w:rPr>
        <w:t>compute</w:t>
      </w:r>
      <w:r>
        <w:rPr>
          <w:spacing w:val="12"/>
          <w:w w:val="105"/>
        </w:rPr>
        <w:t xml:space="preserve"> </w:t>
      </w:r>
      <w:r>
        <w:rPr>
          <w:w w:val="105"/>
        </w:rPr>
        <w:t>the</w:t>
      </w:r>
      <w:r>
        <w:rPr>
          <w:spacing w:val="13"/>
          <w:w w:val="105"/>
        </w:rPr>
        <w:t xml:space="preserve"> </w:t>
      </w:r>
      <w:r>
        <w:rPr>
          <w:w w:val="105"/>
        </w:rPr>
        <w:t>effective</w:t>
      </w:r>
      <w:r>
        <w:rPr>
          <w:spacing w:val="13"/>
          <w:w w:val="105"/>
        </w:rPr>
        <w:t xml:space="preserve"> </w:t>
      </w:r>
      <w:r>
        <w:rPr>
          <w:w w:val="105"/>
        </w:rPr>
        <w:t>bandwidth</w:t>
      </w:r>
      <w:r>
        <w:rPr>
          <w:spacing w:val="13"/>
          <w:w w:val="105"/>
        </w:rPr>
        <w:t xml:space="preserve"> </w:t>
      </w:r>
      <w:r>
        <w:rPr>
          <w:w w:val="105"/>
        </w:rPr>
        <w:t>(</w:t>
      </w:r>
      <w:r>
        <w:rPr>
          <w:i/>
          <w:w w:val="105"/>
        </w:rPr>
        <w:t>h</w:t>
      </w:r>
      <w:r>
        <w:rPr>
          <w:w w:val="105"/>
        </w:rPr>
        <w:t>)</w:t>
      </w:r>
      <w:r>
        <w:rPr>
          <w:spacing w:val="13"/>
          <w:w w:val="105"/>
        </w:rPr>
        <w:t xml:space="preserve"> </w:t>
      </w:r>
      <w:r>
        <w:rPr>
          <w:w w:val="105"/>
        </w:rPr>
        <w:t>and</w:t>
      </w:r>
      <w:r>
        <w:rPr>
          <w:spacing w:val="13"/>
          <w:w w:val="105"/>
        </w:rPr>
        <w:t xml:space="preserve"> </w:t>
      </w:r>
      <w:r>
        <w:rPr>
          <w:w w:val="105"/>
        </w:rPr>
        <w:t>bias</w:t>
      </w:r>
      <w:r>
        <w:rPr>
          <w:spacing w:val="13"/>
          <w:w w:val="105"/>
        </w:rPr>
        <w:t xml:space="preserve"> </w:t>
      </w:r>
      <w:r>
        <w:rPr>
          <w:w w:val="105"/>
        </w:rPr>
        <w:t>bandwidth</w:t>
      </w:r>
      <w:r>
        <w:rPr>
          <w:spacing w:val="13"/>
          <w:w w:val="105"/>
        </w:rPr>
        <w:t xml:space="preserve"> </w:t>
      </w:r>
      <w:r>
        <w:rPr>
          <w:w w:val="105"/>
        </w:rPr>
        <w:t>(</w:t>
      </w:r>
      <w:r>
        <w:rPr>
          <w:i/>
          <w:w w:val="105"/>
        </w:rPr>
        <w:t>b</w:t>
      </w:r>
      <w:r>
        <w:rPr>
          <w:w w:val="105"/>
        </w:rPr>
        <w:t>)</w:t>
      </w:r>
      <w:r>
        <w:rPr>
          <w:spacing w:val="13"/>
          <w:w w:val="105"/>
        </w:rPr>
        <w:t xml:space="preserve"> </w:t>
      </w:r>
      <w:r>
        <w:rPr>
          <w:w w:val="105"/>
        </w:rPr>
        <w:t>for</w:t>
      </w:r>
      <w:r>
        <w:rPr>
          <w:spacing w:val="13"/>
          <w:w w:val="105"/>
        </w:rPr>
        <w:t xml:space="preserve"> </w:t>
      </w:r>
      <w:r>
        <w:rPr>
          <w:w w:val="105"/>
        </w:rPr>
        <w:t>each</w:t>
      </w:r>
      <w:r>
        <w:rPr>
          <w:spacing w:val="13"/>
          <w:w w:val="105"/>
        </w:rPr>
        <w:t xml:space="preserve"> </w:t>
      </w:r>
      <w:r>
        <w:rPr>
          <w:spacing w:val="-2"/>
          <w:w w:val="105"/>
        </w:rPr>
        <w:t>outcome</w:t>
      </w:r>
    </w:p>
    <w:p w14:paraId="6E80AEDB" w14:textId="77777777" w:rsidR="00C96556" w:rsidRDefault="00C96556">
      <w:pPr>
        <w:pStyle w:val="BodyText"/>
        <w:spacing w:line="386" w:lineRule="auto"/>
        <w:jc w:val="both"/>
        <w:sectPr w:rsidR="00C96556">
          <w:type w:val="continuous"/>
          <w:pgSz w:w="12240" w:h="15840"/>
          <w:pgMar w:top="1820" w:right="360" w:bottom="280" w:left="1440" w:header="0" w:footer="749" w:gutter="0"/>
          <w:cols w:space="720"/>
        </w:sectPr>
      </w:pPr>
    </w:p>
    <w:p w14:paraId="59C107AF" w14:textId="138B7B49" w:rsidR="00C96556" w:rsidRDefault="001F6CC5">
      <w:pPr>
        <w:pStyle w:val="BodyText"/>
        <w:spacing w:before="30" w:line="388" w:lineRule="auto"/>
        <w:ind w:right="1076"/>
        <w:jc w:val="both"/>
      </w:pPr>
      <w:r>
        <w:lastRenderedPageBreak/>
        <w:t>V</w:t>
      </w:r>
      <w:r w:rsidR="00F61671">
        <w:t>ariable</w:t>
      </w:r>
      <w:ins w:id="133" w:author="Brasington, David (brasindd)" w:date="2025-03-02T18:04:00Z">
        <w:r>
          <w:t xml:space="preserve"> there is only one o</w:t>
        </w:r>
      </w:ins>
      <w:ins w:id="134" w:author="Brasington, David (brasindd)" w:date="2025-03-02T18:05:00Z">
        <w:r>
          <w:t>utcome variable now</w:t>
        </w:r>
      </w:ins>
      <w:r w:rsidR="00F61671">
        <w:t>.</w:t>
      </w:r>
      <w:r w:rsidR="00F61671">
        <w:rPr>
          <w:spacing w:val="80"/>
        </w:rPr>
        <w:t xml:space="preserve"> </w:t>
      </w:r>
      <w:r w:rsidR="00F61671">
        <w:t>This</w:t>
      </w:r>
      <w:r w:rsidR="00F61671">
        <w:rPr>
          <w:spacing w:val="40"/>
        </w:rPr>
        <w:t xml:space="preserve"> </w:t>
      </w:r>
      <w:r w:rsidR="00F61671">
        <w:t>method</w:t>
      </w:r>
      <w:r w:rsidR="00F61671">
        <w:rPr>
          <w:spacing w:val="40"/>
        </w:rPr>
        <w:t xml:space="preserve"> </w:t>
      </w:r>
      <w:r w:rsidR="00F61671">
        <w:t>identifies</w:t>
      </w:r>
      <w:r w:rsidR="00F61671">
        <w:rPr>
          <w:spacing w:val="40"/>
        </w:rPr>
        <w:t xml:space="preserve"> </w:t>
      </w:r>
      <w:r w:rsidR="00F61671">
        <w:t>the</w:t>
      </w:r>
      <w:r w:rsidR="00F61671">
        <w:rPr>
          <w:spacing w:val="40"/>
        </w:rPr>
        <w:t xml:space="preserve"> </w:t>
      </w:r>
      <w:r w:rsidR="00F61671">
        <w:t>bandwidth</w:t>
      </w:r>
      <w:r w:rsidR="00F61671">
        <w:rPr>
          <w:spacing w:val="40"/>
        </w:rPr>
        <w:t xml:space="preserve"> </w:t>
      </w:r>
      <w:r w:rsidR="00F61671">
        <w:t>that</w:t>
      </w:r>
      <w:r w:rsidR="00F61671">
        <w:rPr>
          <w:spacing w:val="40"/>
        </w:rPr>
        <w:t xml:space="preserve"> </w:t>
      </w:r>
      <w:r w:rsidR="00F61671">
        <w:t>minimizes</w:t>
      </w:r>
      <w:r w:rsidR="00F61671">
        <w:rPr>
          <w:spacing w:val="40"/>
        </w:rPr>
        <w:t xml:space="preserve"> </w:t>
      </w:r>
      <w:r w:rsidR="00F61671">
        <w:t>the</w:t>
      </w:r>
      <w:r w:rsidR="00F61671">
        <w:rPr>
          <w:spacing w:val="40"/>
        </w:rPr>
        <w:t xml:space="preserve"> </w:t>
      </w:r>
      <w:r w:rsidR="00F61671">
        <w:t>trade-off</w:t>
      </w:r>
      <w:r w:rsidR="00F61671">
        <w:rPr>
          <w:spacing w:val="40"/>
        </w:rPr>
        <w:t xml:space="preserve"> </w:t>
      </w:r>
      <w:r w:rsidR="00F61671">
        <w:t>between</w:t>
      </w:r>
      <w:r w:rsidR="00F61671">
        <w:rPr>
          <w:spacing w:val="40"/>
        </w:rPr>
        <w:t xml:space="preserve"> </w:t>
      </w:r>
      <w:r w:rsidR="00F61671">
        <w:t>bias and</w:t>
      </w:r>
      <w:r w:rsidR="00F61671">
        <w:rPr>
          <w:spacing w:val="34"/>
        </w:rPr>
        <w:t xml:space="preserve"> </w:t>
      </w:r>
      <w:r w:rsidR="00F61671">
        <w:t>variance</w:t>
      </w:r>
      <w:r w:rsidR="00F61671">
        <w:rPr>
          <w:spacing w:val="34"/>
        </w:rPr>
        <w:t xml:space="preserve"> </w:t>
      </w:r>
      <w:r w:rsidR="00F61671">
        <w:t>of</w:t>
      </w:r>
      <w:r w:rsidR="00F61671">
        <w:rPr>
          <w:spacing w:val="34"/>
        </w:rPr>
        <w:t xml:space="preserve"> </w:t>
      </w:r>
      <w:r w:rsidR="00F61671">
        <w:t>the</w:t>
      </w:r>
      <w:r w:rsidR="00F61671">
        <w:rPr>
          <w:spacing w:val="34"/>
        </w:rPr>
        <w:t xml:space="preserve"> </w:t>
      </w:r>
      <w:r w:rsidR="00F61671">
        <w:t>treatment</w:t>
      </w:r>
      <w:r w:rsidR="00F61671">
        <w:rPr>
          <w:spacing w:val="34"/>
        </w:rPr>
        <w:t xml:space="preserve"> </w:t>
      </w:r>
      <w:r w:rsidR="00F61671">
        <w:t>effect</w:t>
      </w:r>
      <w:r w:rsidR="00F61671">
        <w:rPr>
          <w:spacing w:val="34"/>
        </w:rPr>
        <w:t xml:space="preserve"> </w:t>
      </w:r>
      <w:r w:rsidR="00F61671">
        <w:t>estimate.</w:t>
      </w:r>
      <w:r w:rsidR="00F61671">
        <w:rPr>
          <w:spacing w:val="78"/>
        </w:rPr>
        <w:t xml:space="preserve"> </w:t>
      </w:r>
      <w:r w:rsidR="00F61671">
        <w:t>All</w:t>
      </w:r>
      <w:r w:rsidR="00F61671">
        <w:rPr>
          <w:spacing w:val="34"/>
        </w:rPr>
        <w:t xml:space="preserve"> </w:t>
      </w:r>
      <w:r w:rsidR="00F61671">
        <w:t>observations</w:t>
      </w:r>
      <w:r w:rsidR="00F61671">
        <w:rPr>
          <w:spacing w:val="34"/>
        </w:rPr>
        <w:t xml:space="preserve"> </w:t>
      </w:r>
      <w:r w:rsidR="00F61671">
        <w:t>are</w:t>
      </w:r>
      <w:r w:rsidR="00F61671">
        <w:rPr>
          <w:spacing w:val="34"/>
        </w:rPr>
        <w:t xml:space="preserve"> </w:t>
      </w:r>
      <w:r w:rsidR="00F61671">
        <w:t>used</w:t>
      </w:r>
      <w:r w:rsidR="00F61671">
        <w:rPr>
          <w:spacing w:val="34"/>
        </w:rPr>
        <w:t xml:space="preserve"> </w:t>
      </w:r>
      <w:r w:rsidR="00F61671">
        <w:t>to</w:t>
      </w:r>
      <w:r w:rsidR="00F61671">
        <w:rPr>
          <w:spacing w:val="34"/>
        </w:rPr>
        <w:t xml:space="preserve"> </w:t>
      </w:r>
      <w:r w:rsidR="00F61671">
        <w:t>estimate</w:t>
      </w:r>
      <w:r w:rsidR="00F61671">
        <w:rPr>
          <w:spacing w:val="34"/>
        </w:rPr>
        <w:t xml:space="preserve"> </w:t>
      </w:r>
      <w:r w:rsidR="00F61671">
        <w:rPr>
          <w:i/>
        </w:rPr>
        <w:t>h</w:t>
      </w:r>
      <w:r w:rsidR="00F61671">
        <w:rPr>
          <w:i/>
          <w:spacing w:val="34"/>
        </w:rPr>
        <w:t xml:space="preserve"> </w:t>
      </w:r>
      <w:r w:rsidR="00F61671">
        <w:t xml:space="preserve">and </w:t>
      </w:r>
      <w:r w:rsidR="00F61671">
        <w:rPr>
          <w:i/>
        </w:rPr>
        <w:t>b</w:t>
      </w:r>
      <w:r w:rsidR="00F61671">
        <w:t xml:space="preserve">, but only those within the effective bandwidth </w:t>
      </w:r>
      <w:r w:rsidR="00F61671">
        <w:rPr>
          <w:i/>
        </w:rPr>
        <w:t xml:space="preserve">h </w:t>
      </w:r>
      <w:r w:rsidR="00F61671">
        <w:t xml:space="preserve">are used to identify our treatment effect estimates </w:t>
      </w:r>
      <w:proofErr w:type="spellStart"/>
      <w:r w:rsidR="00F61671">
        <w:rPr>
          <w:i/>
        </w:rPr>
        <w:t>θ</w:t>
      </w:r>
      <w:r w:rsidR="00F61671">
        <w:rPr>
          <w:rFonts w:ascii="Verdana" w:hAnsi="Verdana"/>
          <w:i/>
          <w:vertAlign w:val="subscript"/>
        </w:rPr>
        <w:t>τ</w:t>
      </w:r>
      <w:proofErr w:type="spellEnd"/>
      <w:r w:rsidR="00F61671">
        <w:rPr>
          <w:rFonts w:ascii="Verdana" w:hAnsi="Verdana"/>
          <w:i/>
        </w:rPr>
        <w:t xml:space="preserve"> </w:t>
      </w:r>
      <w:r w:rsidR="00F61671">
        <w:t xml:space="preserve">for different </w:t>
      </w:r>
      <w:r w:rsidR="00F61671">
        <w:rPr>
          <w:i/>
        </w:rPr>
        <w:t>τ</w:t>
      </w:r>
      <w:r w:rsidR="00F61671">
        <w:rPr>
          <w:i/>
          <w:spacing w:val="40"/>
        </w:rPr>
        <w:t xml:space="preserve"> </w:t>
      </w:r>
      <w:r w:rsidR="00F61671">
        <w:t>years.</w:t>
      </w:r>
    </w:p>
    <w:p w14:paraId="5D50B5CA" w14:textId="77777777" w:rsidR="00C96556" w:rsidRDefault="00C96556">
      <w:pPr>
        <w:pStyle w:val="BodyText"/>
        <w:spacing w:before="221"/>
      </w:pPr>
    </w:p>
    <w:p w14:paraId="7C5AF1D4" w14:textId="77777777" w:rsidR="00C96556" w:rsidRDefault="00F61671">
      <w:pPr>
        <w:pStyle w:val="Heading1"/>
        <w:numPr>
          <w:ilvl w:val="0"/>
          <w:numId w:val="3"/>
        </w:numPr>
        <w:tabs>
          <w:tab w:val="left" w:pos="580"/>
        </w:tabs>
        <w:spacing w:before="0"/>
        <w:ind w:left="580" w:hanging="580"/>
      </w:pPr>
      <w:bookmarkStart w:id="135" w:name="Results"/>
      <w:bookmarkStart w:id="136" w:name="_bookmark10"/>
      <w:bookmarkEnd w:id="135"/>
      <w:bookmarkEnd w:id="136"/>
      <w:r>
        <w:rPr>
          <w:spacing w:val="-2"/>
          <w:w w:val="120"/>
        </w:rPr>
        <w:t>Results</w:t>
      </w:r>
    </w:p>
    <w:p w14:paraId="47FC3DFD" w14:textId="77777777" w:rsidR="00C96556" w:rsidRDefault="00C96556">
      <w:pPr>
        <w:pStyle w:val="BodyText"/>
        <w:spacing w:before="57"/>
        <w:rPr>
          <w:b/>
          <w:sz w:val="34"/>
        </w:rPr>
      </w:pPr>
    </w:p>
    <w:p w14:paraId="32E2E302" w14:textId="3DC7DA98" w:rsidR="00C96556" w:rsidRDefault="00F61671">
      <w:pPr>
        <w:pStyle w:val="Heading2"/>
        <w:numPr>
          <w:ilvl w:val="1"/>
          <w:numId w:val="3"/>
        </w:numPr>
        <w:tabs>
          <w:tab w:val="left" w:pos="735"/>
        </w:tabs>
        <w:spacing w:before="1"/>
        <w:ind w:hanging="735"/>
      </w:pPr>
      <w:bookmarkStart w:id="137" w:name="Road_Quality_decline"/>
      <w:bookmarkStart w:id="138" w:name="_bookmark11"/>
      <w:bookmarkEnd w:id="137"/>
      <w:bookmarkEnd w:id="138"/>
      <w:r>
        <w:rPr>
          <w:w w:val="120"/>
        </w:rPr>
        <w:t>Road</w:t>
      </w:r>
      <w:r>
        <w:rPr>
          <w:spacing w:val="51"/>
          <w:w w:val="120"/>
        </w:rPr>
        <w:t xml:space="preserve"> </w:t>
      </w:r>
      <w:r>
        <w:rPr>
          <w:w w:val="120"/>
        </w:rPr>
        <w:t>Quality</w:t>
      </w:r>
      <w:r>
        <w:rPr>
          <w:spacing w:val="52"/>
          <w:w w:val="120"/>
        </w:rPr>
        <w:t xml:space="preserve"> </w:t>
      </w:r>
      <w:ins w:id="139" w:author="Brasington, David (brasindd)" w:date="2025-03-02T18:18:00Z">
        <w:r w:rsidR="000E3829">
          <w:rPr>
            <w:spacing w:val="-2"/>
            <w:w w:val="120"/>
          </w:rPr>
          <w:t>D</w:t>
        </w:r>
      </w:ins>
      <w:del w:id="140" w:author="Brasington, David (brasindd)" w:date="2025-03-02T18:18:00Z">
        <w:r w:rsidDel="000E3829">
          <w:rPr>
            <w:spacing w:val="-2"/>
            <w:w w:val="120"/>
          </w:rPr>
          <w:delText>d</w:delText>
        </w:r>
      </w:del>
      <w:r>
        <w:rPr>
          <w:spacing w:val="-2"/>
          <w:w w:val="120"/>
        </w:rPr>
        <w:t>ecline</w:t>
      </w:r>
    </w:p>
    <w:p w14:paraId="452BA43C" w14:textId="746D6298" w:rsidR="00C96556" w:rsidRDefault="00F61671">
      <w:pPr>
        <w:pStyle w:val="BodyText"/>
        <w:spacing w:before="328" w:line="391" w:lineRule="auto"/>
        <w:ind w:right="1076"/>
        <w:jc w:val="both"/>
      </w:pPr>
      <w:r>
        <w:rPr>
          <w:w w:val="110"/>
        </w:rPr>
        <w:t>To</w:t>
      </w:r>
      <w:r>
        <w:rPr>
          <w:spacing w:val="-5"/>
          <w:w w:val="110"/>
        </w:rPr>
        <w:t xml:space="preserve"> </w:t>
      </w:r>
      <w:r>
        <w:rPr>
          <w:w w:val="110"/>
        </w:rPr>
        <w:t>assess</w:t>
      </w:r>
      <w:r>
        <w:rPr>
          <w:spacing w:val="-5"/>
          <w:w w:val="110"/>
        </w:rPr>
        <w:t xml:space="preserve"> </w:t>
      </w:r>
      <w:r>
        <w:rPr>
          <w:w w:val="110"/>
        </w:rPr>
        <w:t>the</w:t>
      </w:r>
      <w:r>
        <w:rPr>
          <w:spacing w:val="-5"/>
          <w:w w:val="110"/>
        </w:rPr>
        <w:t xml:space="preserve"> </w:t>
      </w:r>
      <w:r>
        <w:rPr>
          <w:w w:val="110"/>
        </w:rPr>
        <w:t>impact</w:t>
      </w:r>
      <w:r>
        <w:rPr>
          <w:spacing w:val="-5"/>
          <w:w w:val="110"/>
        </w:rPr>
        <w:t xml:space="preserve"> </w:t>
      </w:r>
      <w:r>
        <w:rPr>
          <w:w w:val="110"/>
        </w:rPr>
        <w:t>of</w:t>
      </w:r>
      <w:r>
        <w:rPr>
          <w:spacing w:val="-5"/>
          <w:w w:val="110"/>
        </w:rPr>
        <w:t xml:space="preserve"> </w:t>
      </w:r>
      <w:r>
        <w:rPr>
          <w:w w:val="110"/>
        </w:rPr>
        <w:t>cutting</w:t>
      </w:r>
      <w:r>
        <w:rPr>
          <w:spacing w:val="-5"/>
          <w:w w:val="110"/>
        </w:rPr>
        <w:t xml:space="preserve"> </w:t>
      </w:r>
      <w:r>
        <w:rPr>
          <w:w w:val="110"/>
        </w:rPr>
        <w:t>local</w:t>
      </w:r>
      <w:r>
        <w:rPr>
          <w:spacing w:val="-5"/>
          <w:w w:val="110"/>
        </w:rPr>
        <w:t xml:space="preserve"> </w:t>
      </w:r>
      <w:r>
        <w:rPr>
          <w:w w:val="110"/>
        </w:rPr>
        <w:t>road</w:t>
      </w:r>
      <w:r>
        <w:rPr>
          <w:spacing w:val="-5"/>
          <w:w w:val="110"/>
        </w:rPr>
        <w:t xml:space="preserve"> </w:t>
      </w:r>
      <w:r>
        <w:rPr>
          <w:w w:val="110"/>
        </w:rPr>
        <w:t>taxes</w:t>
      </w:r>
      <w:r>
        <w:rPr>
          <w:spacing w:val="-5"/>
          <w:w w:val="110"/>
        </w:rPr>
        <w:t xml:space="preserve"> </w:t>
      </w:r>
      <w:r>
        <w:rPr>
          <w:w w:val="110"/>
        </w:rPr>
        <w:t>on</w:t>
      </w:r>
      <w:r>
        <w:rPr>
          <w:spacing w:val="-5"/>
          <w:w w:val="110"/>
        </w:rPr>
        <w:t xml:space="preserve"> </w:t>
      </w:r>
      <w:r>
        <w:rPr>
          <w:w w:val="110"/>
        </w:rPr>
        <w:t>road</w:t>
      </w:r>
      <w:r>
        <w:rPr>
          <w:spacing w:val="-5"/>
          <w:w w:val="110"/>
        </w:rPr>
        <w:t xml:space="preserve"> </w:t>
      </w:r>
      <w:r>
        <w:rPr>
          <w:w w:val="110"/>
        </w:rPr>
        <w:t>quality,</w:t>
      </w:r>
      <w:r>
        <w:rPr>
          <w:spacing w:val="-2"/>
          <w:w w:val="110"/>
        </w:rPr>
        <w:t xml:space="preserve"> </w:t>
      </w:r>
      <w:r>
        <w:rPr>
          <w:w w:val="110"/>
        </w:rPr>
        <w:t>we</w:t>
      </w:r>
      <w:r>
        <w:rPr>
          <w:spacing w:val="-5"/>
          <w:w w:val="110"/>
        </w:rPr>
        <w:t xml:space="preserve"> </w:t>
      </w:r>
      <w:r>
        <w:rPr>
          <w:w w:val="110"/>
        </w:rPr>
        <w:t>utilized</w:t>
      </w:r>
      <w:r>
        <w:rPr>
          <w:spacing w:val="-5"/>
          <w:w w:val="110"/>
        </w:rPr>
        <w:t xml:space="preserve"> </w:t>
      </w:r>
      <w:r>
        <w:rPr>
          <w:w w:val="110"/>
        </w:rPr>
        <w:t>a</w:t>
      </w:r>
      <w:r>
        <w:rPr>
          <w:spacing w:val="-5"/>
          <w:w w:val="110"/>
        </w:rPr>
        <w:t xml:space="preserve"> </w:t>
      </w:r>
      <w:r>
        <w:rPr>
          <w:w w:val="110"/>
        </w:rPr>
        <w:t>fine-tuned Vision</w:t>
      </w:r>
      <w:r>
        <w:rPr>
          <w:spacing w:val="-6"/>
          <w:w w:val="110"/>
        </w:rPr>
        <w:t xml:space="preserve"> </w:t>
      </w:r>
      <w:r>
        <w:rPr>
          <w:w w:val="110"/>
        </w:rPr>
        <w:t>Transformer</w:t>
      </w:r>
      <w:r>
        <w:rPr>
          <w:spacing w:val="-6"/>
          <w:w w:val="110"/>
        </w:rPr>
        <w:t xml:space="preserve"> </w:t>
      </w:r>
      <w:r>
        <w:rPr>
          <w:w w:val="110"/>
        </w:rPr>
        <w:t>(</w:t>
      </w:r>
      <w:proofErr w:type="spellStart"/>
      <w:r>
        <w:rPr>
          <w:w w:val="110"/>
        </w:rPr>
        <w:t>ViT</w:t>
      </w:r>
      <w:proofErr w:type="spellEnd"/>
      <w:r>
        <w:rPr>
          <w:w w:val="110"/>
        </w:rPr>
        <w:t>)</w:t>
      </w:r>
      <w:r>
        <w:rPr>
          <w:spacing w:val="-6"/>
          <w:w w:val="110"/>
        </w:rPr>
        <w:t xml:space="preserve"> </w:t>
      </w:r>
      <w:r>
        <w:rPr>
          <w:w w:val="110"/>
        </w:rPr>
        <w:t>model,</w:t>
      </w:r>
      <w:r>
        <w:rPr>
          <w:spacing w:val="-3"/>
          <w:w w:val="110"/>
        </w:rPr>
        <w:t xml:space="preserve"> </w:t>
      </w:r>
      <w:r>
        <w:rPr>
          <w:w w:val="110"/>
        </w:rPr>
        <w:t>leveraging</w:t>
      </w:r>
      <w:r>
        <w:rPr>
          <w:spacing w:val="-6"/>
          <w:w w:val="110"/>
        </w:rPr>
        <w:t xml:space="preserve"> </w:t>
      </w:r>
      <w:r>
        <w:rPr>
          <w:w w:val="110"/>
        </w:rPr>
        <w:t>labeled</w:t>
      </w:r>
      <w:r>
        <w:rPr>
          <w:spacing w:val="-6"/>
          <w:w w:val="110"/>
        </w:rPr>
        <w:t xml:space="preserve"> </w:t>
      </w:r>
      <w:r>
        <w:rPr>
          <w:w w:val="110"/>
        </w:rPr>
        <w:t>satellite</w:t>
      </w:r>
      <w:r>
        <w:rPr>
          <w:spacing w:val="-6"/>
          <w:w w:val="110"/>
        </w:rPr>
        <w:t xml:space="preserve"> </w:t>
      </w:r>
      <w:r>
        <w:rPr>
          <w:w w:val="110"/>
        </w:rPr>
        <w:t>imagery</w:t>
      </w:r>
      <w:r>
        <w:rPr>
          <w:spacing w:val="-6"/>
          <w:w w:val="110"/>
        </w:rPr>
        <w:t xml:space="preserve"> </w:t>
      </w:r>
      <w:r>
        <w:rPr>
          <w:w w:val="110"/>
        </w:rPr>
        <w:t>data</w:t>
      </w:r>
      <w:r>
        <w:rPr>
          <w:spacing w:val="-6"/>
          <w:w w:val="110"/>
        </w:rPr>
        <w:t xml:space="preserve"> </w:t>
      </w:r>
      <w:r>
        <w:rPr>
          <w:w w:val="110"/>
        </w:rPr>
        <w:t>for</w:t>
      </w:r>
      <w:r>
        <w:rPr>
          <w:spacing w:val="-6"/>
          <w:w w:val="110"/>
        </w:rPr>
        <w:t xml:space="preserve"> </w:t>
      </w:r>
      <w:r>
        <w:rPr>
          <w:w w:val="110"/>
        </w:rPr>
        <w:t>U.S.</w:t>
      </w:r>
      <w:r>
        <w:rPr>
          <w:spacing w:val="-6"/>
          <w:w w:val="110"/>
        </w:rPr>
        <w:t xml:space="preserve"> </w:t>
      </w:r>
      <w:r>
        <w:rPr>
          <w:w w:val="110"/>
        </w:rPr>
        <w:t xml:space="preserve">roads. </w:t>
      </w:r>
      <w:r>
        <w:t>The</w:t>
      </w:r>
      <w:r>
        <w:rPr>
          <w:spacing w:val="35"/>
        </w:rPr>
        <w:t xml:space="preserve"> </w:t>
      </w:r>
      <w:proofErr w:type="spellStart"/>
      <w:r>
        <w:t>ViT</w:t>
      </w:r>
      <w:proofErr w:type="spellEnd"/>
      <w:r>
        <w:rPr>
          <w:spacing w:val="36"/>
        </w:rPr>
        <w:t xml:space="preserve"> </w:t>
      </w:r>
      <w:r>
        <w:t>model,</w:t>
      </w:r>
      <w:r>
        <w:rPr>
          <w:spacing w:val="38"/>
        </w:rPr>
        <w:t xml:space="preserve"> </w:t>
      </w:r>
      <w:r>
        <w:t>fine-tuned</w:t>
      </w:r>
      <w:r>
        <w:rPr>
          <w:spacing w:val="36"/>
        </w:rPr>
        <w:t xml:space="preserve"> </w:t>
      </w:r>
      <w:r>
        <w:t>using</w:t>
      </w:r>
      <w:r>
        <w:rPr>
          <w:spacing w:val="36"/>
        </w:rPr>
        <w:t xml:space="preserve"> </w:t>
      </w:r>
      <w:r>
        <w:t>a</w:t>
      </w:r>
      <w:r>
        <w:rPr>
          <w:spacing w:val="36"/>
        </w:rPr>
        <w:t xml:space="preserve"> </w:t>
      </w:r>
      <w:r>
        <w:t>large</w:t>
      </w:r>
      <w:r>
        <w:rPr>
          <w:spacing w:val="36"/>
        </w:rPr>
        <w:t xml:space="preserve"> </w:t>
      </w:r>
      <w:r>
        <w:t>dataset</w:t>
      </w:r>
      <w:r>
        <w:rPr>
          <w:spacing w:val="36"/>
        </w:rPr>
        <w:t xml:space="preserve"> </w:t>
      </w:r>
      <w:r>
        <w:t>of</w:t>
      </w:r>
      <w:r>
        <w:rPr>
          <w:spacing w:val="35"/>
        </w:rPr>
        <w:t xml:space="preserve"> </w:t>
      </w:r>
      <w:r>
        <w:t>road</w:t>
      </w:r>
      <w:r>
        <w:rPr>
          <w:spacing w:val="36"/>
        </w:rPr>
        <w:t xml:space="preserve"> </w:t>
      </w:r>
      <w:r>
        <w:t>images,</w:t>
      </w:r>
      <w:r>
        <w:rPr>
          <w:spacing w:val="38"/>
        </w:rPr>
        <w:t xml:space="preserve"> </w:t>
      </w:r>
      <w:del w:id="141" w:author="Brasington, David (brasindd)" w:date="2025-03-02T18:05:00Z">
        <w:r w:rsidDel="001F6CC5">
          <w:delText>assigned</w:delText>
        </w:r>
        <w:r w:rsidDel="001F6CC5">
          <w:rPr>
            <w:spacing w:val="36"/>
          </w:rPr>
          <w:delText xml:space="preserve"> </w:delText>
        </w:r>
      </w:del>
      <w:ins w:id="142" w:author="Brasington, David (brasindd)" w:date="2025-03-02T18:05:00Z">
        <w:r w:rsidR="001F6CC5">
          <w:t>assigns</w:t>
        </w:r>
        <w:r w:rsidR="001F6CC5">
          <w:rPr>
            <w:spacing w:val="36"/>
          </w:rPr>
          <w:t xml:space="preserve"> </w:t>
        </w:r>
      </w:ins>
      <w:r>
        <w:t>quality</w:t>
      </w:r>
      <w:r>
        <w:rPr>
          <w:spacing w:val="36"/>
        </w:rPr>
        <w:t xml:space="preserve"> </w:t>
      </w:r>
      <w:r>
        <w:t>ratings</w:t>
      </w:r>
      <w:r>
        <w:rPr>
          <w:spacing w:val="36"/>
        </w:rPr>
        <w:t xml:space="preserve"> </w:t>
      </w:r>
      <w:r>
        <w:t xml:space="preserve">on a scale of 0 (poor) to 2 (high) to our collected satellite imagery for Ohio neighborhoods, as explained in Section </w:t>
      </w:r>
      <w:hyperlink w:anchor="_bookmark4" w:history="1">
        <w:r>
          <w:t>2.3.</w:t>
        </w:r>
      </w:hyperlink>
      <w:r>
        <w:t xml:space="preserve"> We compare</w:t>
      </w:r>
      <w:del w:id="143" w:author="Brasington, David (brasindd)" w:date="2025-03-02T18:05:00Z">
        <w:r w:rsidDel="001F6CC5">
          <w:delText>d</w:delText>
        </w:r>
      </w:del>
      <w:r>
        <w:t xml:space="preserve"> road quality ratings from the fine-tuned </w:t>
      </w:r>
      <w:proofErr w:type="spellStart"/>
      <w:r>
        <w:t>ViT</w:t>
      </w:r>
      <w:proofErr w:type="spellEnd"/>
      <w:r>
        <w:t xml:space="preserve"> model before and after the referendum in areas that fail</w:t>
      </w:r>
      <w:del w:id="144" w:author="Brasington, David (brasindd)" w:date="2025-03-02T18:05:00Z">
        <w:r w:rsidDel="001F6CC5">
          <w:delText>ed</w:delText>
        </w:r>
      </w:del>
      <w:r>
        <w:t xml:space="preserve"> to renew their road tax levy versus those that successfully pass</w:t>
      </w:r>
      <w:del w:id="145" w:author="Brasington, David (brasindd)" w:date="2025-03-02T18:05:00Z">
        <w:r w:rsidDel="001F6CC5">
          <w:delText>ed</w:delText>
        </w:r>
      </w:del>
      <w:r>
        <w:t xml:space="preserve"> the levy.</w:t>
      </w:r>
      <w:r>
        <w:rPr>
          <w:spacing w:val="40"/>
        </w:rPr>
        <w:t xml:space="preserve"> </w:t>
      </w:r>
      <w:r>
        <w:t>The</w:t>
      </w:r>
      <w:del w:id="146" w:author="Brasington, David (brasindd)" w:date="2025-03-02T18:05:00Z">
        <w:r w:rsidDel="001F6CC5">
          <w:delText>se</w:delText>
        </w:r>
      </w:del>
      <w:r>
        <w:t xml:space="preserve"> results are summarized in Table </w:t>
      </w:r>
      <w:hyperlink w:anchor="_bookmark12" w:history="1">
        <w:r>
          <w:t>3</w:t>
        </w:r>
      </w:hyperlink>
      <w:r>
        <w:rPr>
          <w:w w:val="110"/>
        </w:rPr>
        <w:t>.</w:t>
      </w:r>
    </w:p>
    <w:p w14:paraId="364869D7" w14:textId="77777777" w:rsidR="00C96556" w:rsidRDefault="00F61671">
      <w:pPr>
        <w:pStyle w:val="BodyText"/>
        <w:spacing w:before="55"/>
        <w:ind w:left="1735"/>
        <w:jc w:val="both"/>
      </w:pPr>
      <w:bookmarkStart w:id="147" w:name="_bookmark12"/>
      <w:bookmarkEnd w:id="147"/>
      <w:r>
        <w:t>Table</w:t>
      </w:r>
      <w:r>
        <w:rPr>
          <w:spacing w:val="34"/>
        </w:rPr>
        <w:t xml:space="preserve"> </w:t>
      </w:r>
      <w:r>
        <w:t>3:</w:t>
      </w:r>
      <w:r>
        <w:rPr>
          <w:spacing w:val="65"/>
        </w:rPr>
        <w:t xml:space="preserve"> </w:t>
      </w:r>
      <w:r>
        <w:t>Effect</w:t>
      </w:r>
      <w:r>
        <w:rPr>
          <w:spacing w:val="34"/>
        </w:rPr>
        <w:t xml:space="preserve"> </w:t>
      </w:r>
      <w:r>
        <w:t>of</w:t>
      </w:r>
      <w:r>
        <w:rPr>
          <w:spacing w:val="35"/>
        </w:rPr>
        <w:t xml:space="preserve"> </w:t>
      </w:r>
      <w:r>
        <w:t>Referendum</w:t>
      </w:r>
      <w:r>
        <w:rPr>
          <w:spacing w:val="36"/>
        </w:rPr>
        <w:t xml:space="preserve"> </w:t>
      </w:r>
      <w:r>
        <w:t>Outcome</w:t>
      </w:r>
      <w:r>
        <w:rPr>
          <w:spacing w:val="35"/>
        </w:rPr>
        <w:t xml:space="preserve"> </w:t>
      </w:r>
      <w:r>
        <w:t>on</w:t>
      </w:r>
      <w:r>
        <w:rPr>
          <w:spacing w:val="34"/>
        </w:rPr>
        <w:t xml:space="preserve"> </w:t>
      </w:r>
      <w:r>
        <w:t>Road</w:t>
      </w:r>
      <w:r>
        <w:rPr>
          <w:spacing w:val="35"/>
        </w:rPr>
        <w:t xml:space="preserve"> </w:t>
      </w:r>
      <w:r>
        <w:rPr>
          <w:spacing w:val="-2"/>
        </w:rPr>
        <w:t>Quality</w:t>
      </w:r>
    </w:p>
    <w:p w14:paraId="131120FE" w14:textId="77777777" w:rsidR="00C96556" w:rsidRDefault="00F61671">
      <w:pPr>
        <w:pStyle w:val="BodyText"/>
        <w:spacing w:before="2"/>
        <w:rPr>
          <w:sz w:val="16"/>
        </w:rPr>
      </w:pPr>
      <w:r>
        <w:rPr>
          <w:noProof/>
          <w:sz w:val="16"/>
        </w:rPr>
        <mc:AlternateContent>
          <mc:Choice Requires="wpg">
            <w:drawing>
              <wp:anchor distT="0" distB="0" distL="0" distR="0" simplePos="0" relativeHeight="487598080" behindDoc="1" locked="0" layoutInCell="1" allowOverlap="1" wp14:anchorId="6D17E156" wp14:editId="482C9F18">
                <wp:simplePos x="0" y="0"/>
                <wp:positionH relativeFrom="page">
                  <wp:posOffset>1124661</wp:posOffset>
                </wp:positionH>
                <wp:positionV relativeFrom="paragraph">
                  <wp:posOffset>140769</wp:posOffset>
                </wp:positionV>
                <wp:extent cx="5523230" cy="3556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3230" cy="35560"/>
                          <a:chOff x="0" y="0"/>
                          <a:chExt cx="5523230" cy="35560"/>
                        </a:xfrm>
                      </wpg:grpSpPr>
                      <wps:wsp>
                        <wps:cNvPr id="33" name="Graphic 33"/>
                        <wps:cNvSpPr/>
                        <wps:spPr>
                          <a:xfrm>
                            <a:off x="0" y="2527"/>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wps:wsp>
                        <wps:cNvPr id="34" name="Graphic 34"/>
                        <wps:cNvSpPr/>
                        <wps:spPr>
                          <a:xfrm>
                            <a:off x="0" y="32892"/>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A1283AE" id="Group 32" o:spid="_x0000_s1026" style="position:absolute;margin-left:88.55pt;margin-top:11.1pt;width:434.9pt;height:2.8pt;z-index:-15718400;mso-wrap-distance-left:0;mso-wrap-distance-right:0;mso-position-horizontal-relative:page" coordsize="5523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">
                <v:shape id="Graphic 33" o:spid="_x0000_s1027" style="position:absolute;top:25;width:55232;height:12;visibility:visible;mso-wrap-style:square;v-text-anchor:top" coordsize="552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" path="m,l5523077,e" filled="f" strokeweight=".14039mm">
                  <v:path arrowok="t"/>
                </v:shape>
                <v:shape id="Graphic 34" o:spid="_x0000_s1028" style="position:absolute;top:328;width:55232;height:13;visibility:visible;mso-wrap-style:square;v-text-anchor:top" coordsize="552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" path="m,l5523077,e" filled="f" strokeweight=".14039mm">
                  <v:path arrowok="t"/>
                </v:shape>
                <w10:wrap type="topAndBottom" anchorx="page"/>
              </v:group>
            </w:pict>
          </mc:Fallback>
        </mc:AlternateContent>
      </w:r>
    </w:p>
    <w:p w14:paraId="132B797B" w14:textId="77777777" w:rsidR="00C96556" w:rsidRDefault="00F61671">
      <w:pPr>
        <w:pStyle w:val="Heading3"/>
        <w:tabs>
          <w:tab w:val="left" w:pos="6755"/>
        </w:tabs>
        <w:ind w:left="5248"/>
      </w:pPr>
      <w:r>
        <w:rPr>
          <w:w w:val="120"/>
        </w:rPr>
        <w:t>Cut</w:t>
      </w:r>
      <w:r>
        <w:rPr>
          <w:spacing w:val="64"/>
          <w:w w:val="120"/>
        </w:rPr>
        <w:t xml:space="preserve"> </w:t>
      </w:r>
      <w:r>
        <w:rPr>
          <w:spacing w:val="-2"/>
          <w:w w:val="120"/>
        </w:rPr>
        <w:t>Levies</w:t>
      </w:r>
      <w:r>
        <w:tab/>
      </w:r>
      <w:r>
        <w:rPr>
          <w:w w:val="115"/>
        </w:rPr>
        <w:t>Maintained</w:t>
      </w:r>
      <w:r>
        <w:rPr>
          <w:spacing w:val="25"/>
          <w:w w:val="120"/>
        </w:rPr>
        <w:t xml:space="preserve"> </w:t>
      </w:r>
      <w:r>
        <w:rPr>
          <w:spacing w:val="-2"/>
          <w:w w:val="120"/>
        </w:rPr>
        <w:t>Levies</w:t>
      </w:r>
    </w:p>
    <w:p w14:paraId="05E028EC" w14:textId="77777777" w:rsidR="00C96556" w:rsidRDefault="00F61671">
      <w:pPr>
        <w:pStyle w:val="BodyText"/>
        <w:spacing w:line="20" w:lineRule="exact"/>
        <w:ind w:left="331"/>
        <w:rPr>
          <w:sz w:val="2"/>
        </w:rPr>
      </w:pPr>
      <w:r>
        <w:rPr>
          <w:noProof/>
          <w:sz w:val="2"/>
        </w:rPr>
        <mc:AlternateContent>
          <mc:Choice Requires="wpg">
            <w:drawing>
              <wp:inline distT="0" distB="0" distL="0" distR="0" wp14:anchorId="72E0497C" wp14:editId="21701E39">
                <wp:extent cx="5523230" cy="5080"/>
                <wp:effectExtent l="9525" t="0" r="1270" b="444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3230" cy="5080"/>
                          <a:chOff x="0" y="0"/>
                          <a:chExt cx="5523230" cy="5080"/>
                        </a:xfrm>
                      </wpg:grpSpPr>
                      <wps:wsp>
                        <wps:cNvPr id="36" name="Graphic 36"/>
                        <wps:cNvSpPr/>
                        <wps:spPr>
                          <a:xfrm>
                            <a:off x="0" y="2527"/>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B8CF5B" id="Group 35" o:spid="_x0000_s1026" style="width:434.9pt;height:.4pt;mso-position-horizontal-relative:char;mso-position-vertical-relative:line" coordsize="5523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">
                <v:shape id="Graphic 36" o:spid="_x0000_s1027" style="position:absolute;top:25;width:55232;height:12;visibility:visible;mso-wrap-style:square;v-text-anchor:top" coordsize="552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" path="m,l5523077,e" filled="f" strokeweight=".14039mm">
                  <v:path arrowok="t"/>
                </v:shape>
                <w10:anchorlock/>
              </v:group>
            </w:pict>
          </mc:Fallback>
        </mc:AlternateContent>
      </w:r>
    </w:p>
    <w:p w14:paraId="038E92EC" w14:textId="77777777" w:rsidR="00C96556" w:rsidRDefault="00F61671">
      <w:pPr>
        <w:pStyle w:val="BodyText"/>
        <w:tabs>
          <w:tab w:val="left" w:pos="5487"/>
          <w:tab w:val="left" w:pos="7565"/>
        </w:tabs>
        <w:spacing w:before="80"/>
        <w:ind w:left="450"/>
      </w:pPr>
      <w:r>
        <w:t>Change</w:t>
      </w:r>
      <w:r>
        <w:rPr>
          <w:spacing w:val="47"/>
        </w:rPr>
        <w:t xml:space="preserve"> </w:t>
      </w:r>
      <w:r>
        <w:t>in</w:t>
      </w:r>
      <w:r>
        <w:rPr>
          <w:spacing w:val="48"/>
        </w:rPr>
        <w:t xml:space="preserve"> </w:t>
      </w:r>
      <w:r>
        <w:t>Road</w:t>
      </w:r>
      <w:r>
        <w:rPr>
          <w:spacing w:val="47"/>
        </w:rPr>
        <w:t xml:space="preserve"> </w:t>
      </w:r>
      <w:r>
        <w:t>Quality</w:t>
      </w:r>
      <w:r>
        <w:rPr>
          <w:spacing w:val="47"/>
        </w:rPr>
        <w:t xml:space="preserve"> </w:t>
      </w:r>
      <w:r>
        <w:t>after</w:t>
      </w:r>
      <w:r>
        <w:rPr>
          <w:spacing w:val="48"/>
        </w:rPr>
        <w:t xml:space="preserve"> </w:t>
      </w:r>
      <w:r>
        <w:t>a</w:t>
      </w:r>
      <w:r>
        <w:rPr>
          <w:spacing w:val="48"/>
        </w:rPr>
        <w:t xml:space="preserve"> </w:t>
      </w:r>
      <w:r>
        <w:rPr>
          <w:spacing w:val="-2"/>
        </w:rPr>
        <w:t>Referendum</w:t>
      </w:r>
      <w:r>
        <w:tab/>
      </w:r>
      <w:r>
        <w:rPr>
          <w:spacing w:val="-2"/>
        </w:rPr>
        <w:t>-0.444</w:t>
      </w:r>
      <w:r>
        <w:rPr>
          <w:spacing w:val="-2"/>
          <w:vertAlign w:val="superscript"/>
        </w:rPr>
        <w:t>**</w:t>
      </w:r>
      <w:r>
        <w:rPr>
          <w:rFonts w:ascii="Times New Roman"/>
          <w:position w:val="9"/>
          <w:sz w:val="16"/>
        </w:rPr>
        <w:tab/>
      </w:r>
      <w:r>
        <w:rPr>
          <w:spacing w:val="-2"/>
        </w:rPr>
        <w:t>0.067</w:t>
      </w:r>
    </w:p>
    <w:p w14:paraId="0FA70928" w14:textId="77777777" w:rsidR="00C96556" w:rsidRDefault="00F61671">
      <w:pPr>
        <w:pStyle w:val="BodyText"/>
        <w:tabs>
          <w:tab w:val="left" w:pos="7474"/>
        </w:tabs>
        <w:spacing w:before="110"/>
        <w:ind w:left="5524"/>
        <w:jc w:val="both"/>
      </w:pPr>
      <w:r>
        <w:rPr>
          <w:noProof/>
        </w:rPr>
        <mc:AlternateContent>
          <mc:Choice Requires="wps">
            <w:drawing>
              <wp:anchor distT="0" distB="0" distL="0" distR="0" simplePos="0" relativeHeight="487599104" behindDoc="1" locked="0" layoutInCell="1" allowOverlap="1" wp14:anchorId="65443411" wp14:editId="048E5555">
                <wp:simplePos x="0" y="0"/>
                <wp:positionH relativeFrom="page">
                  <wp:posOffset>1124661</wp:posOffset>
                </wp:positionH>
                <wp:positionV relativeFrom="paragraph">
                  <wp:posOffset>272454</wp:posOffset>
                </wp:positionV>
                <wp:extent cx="552323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FCE4C5" id="Graphic 37" o:spid="_x0000_s1026" style="position:absolute;margin-left:88.55pt;margin-top:21.45pt;width:434.9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55232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" path="m,l5523077,e" filled="f" strokeweight=".14039mm">
                <v:path arrowok="t"/>
                <w10:wrap type="topAndBottom" anchorx="page"/>
              </v:shape>
            </w:pict>
          </mc:Fallback>
        </mc:AlternateContent>
      </w:r>
      <w:r>
        <w:rPr>
          <w:spacing w:val="-2"/>
          <w:w w:val="105"/>
        </w:rPr>
        <w:t>(0.210)</w:t>
      </w:r>
      <w:r>
        <w:tab/>
      </w:r>
      <w:r>
        <w:rPr>
          <w:spacing w:val="-2"/>
          <w:w w:val="105"/>
        </w:rPr>
        <w:t>(0.340)</w:t>
      </w:r>
    </w:p>
    <w:p w14:paraId="1616F776" w14:textId="77777777" w:rsidR="00C96556" w:rsidRDefault="00F61671">
      <w:pPr>
        <w:spacing w:before="61" w:line="242" w:lineRule="auto"/>
        <w:ind w:left="682" w:right="1407"/>
        <w:jc w:val="both"/>
      </w:pPr>
      <w:r>
        <w:rPr>
          <w:rFonts w:ascii="Arial" w:hAnsi="Arial"/>
          <w:i/>
          <w:w w:val="105"/>
        </w:rPr>
        <w:t>Notes:</w:t>
      </w:r>
      <w:r>
        <w:rPr>
          <w:rFonts w:ascii="Arial" w:hAnsi="Arial"/>
          <w:i/>
          <w:spacing w:val="4"/>
          <w:w w:val="105"/>
        </w:rPr>
        <w:t xml:space="preserve"> </w:t>
      </w:r>
      <w:r>
        <w:rPr>
          <w:w w:val="105"/>
        </w:rPr>
        <w:t>Each</w:t>
      </w:r>
      <w:r>
        <w:rPr>
          <w:spacing w:val="-13"/>
          <w:w w:val="105"/>
        </w:rPr>
        <w:t xml:space="preserve"> </w:t>
      </w:r>
      <w:r>
        <w:rPr>
          <w:w w:val="105"/>
        </w:rPr>
        <w:t>column</w:t>
      </w:r>
      <w:r>
        <w:rPr>
          <w:spacing w:val="-13"/>
          <w:w w:val="105"/>
        </w:rPr>
        <w:t xml:space="preserve"> </w:t>
      </w:r>
      <w:r>
        <w:rPr>
          <w:w w:val="105"/>
        </w:rPr>
        <w:t>represents</w:t>
      </w:r>
      <w:r>
        <w:rPr>
          <w:spacing w:val="-13"/>
          <w:w w:val="105"/>
        </w:rPr>
        <w:t xml:space="preserve"> </w:t>
      </w:r>
      <w:r>
        <w:rPr>
          <w:w w:val="105"/>
        </w:rPr>
        <w:t>a</w:t>
      </w:r>
      <w:r>
        <w:rPr>
          <w:spacing w:val="-13"/>
          <w:w w:val="105"/>
        </w:rPr>
        <w:t xml:space="preserve"> </w:t>
      </w:r>
      <w:r>
        <w:rPr>
          <w:w w:val="105"/>
        </w:rPr>
        <w:t>separate</w:t>
      </w:r>
      <w:r>
        <w:rPr>
          <w:spacing w:val="-13"/>
          <w:w w:val="105"/>
        </w:rPr>
        <w:t xml:space="preserve"> </w:t>
      </w:r>
      <w:r>
        <w:rPr>
          <w:w w:val="105"/>
        </w:rPr>
        <w:t>regression</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predicted</w:t>
      </w:r>
      <w:r>
        <w:rPr>
          <w:spacing w:val="-13"/>
          <w:w w:val="105"/>
        </w:rPr>
        <w:t xml:space="preserve"> </w:t>
      </w:r>
      <w:r>
        <w:rPr>
          <w:w w:val="105"/>
        </w:rPr>
        <w:t>road-quality</w:t>
      </w:r>
      <w:r>
        <w:rPr>
          <w:spacing w:val="-12"/>
          <w:w w:val="105"/>
        </w:rPr>
        <w:t xml:space="preserve"> </w:t>
      </w:r>
      <w:proofErr w:type="spellStart"/>
      <w:r>
        <w:rPr>
          <w:w w:val="105"/>
        </w:rPr>
        <w:t>classi</w:t>
      </w:r>
      <w:proofErr w:type="spellEnd"/>
      <w:r>
        <w:rPr>
          <w:w w:val="105"/>
        </w:rPr>
        <w:t xml:space="preserve">- </w:t>
      </w:r>
      <w:proofErr w:type="spellStart"/>
      <w:r>
        <w:rPr>
          <w:w w:val="105"/>
        </w:rPr>
        <w:t>fication</w:t>
      </w:r>
      <w:proofErr w:type="spellEnd"/>
      <w:r>
        <w:rPr>
          <w:spacing w:val="-12"/>
          <w:w w:val="105"/>
        </w:rPr>
        <w:t xml:space="preserve"> </w:t>
      </w:r>
      <w:r>
        <w:rPr>
          <w:w w:val="105"/>
        </w:rPr>
        <w:t>variable</w:t>
      </w:r>
      <w:r>
        <w:rPr>
          <w:spacing w:val="-12"/>
          <w:w w:val="105"/>
        </w:rPr>
        <w:t xml:space="preserve"> </w:t>
      </w:r>
      <w:r>
        <w:rPr>
          <w:w w:val="105"/>
        </w:rPr>
        <w:t>on</w:t>
      </w:r>
      <w:r>
        <w:rPr>
          <w:spacing w:val="-12"/>
          <w:w w:val="105"/>
        </w:rPr>
        <w:t xml:space="preserve"> </w:t>
      </w:r>
      <w:r>
        <w:rPr>
          <w:w w:val="105"/>
        </w:rPr>
        <w:t>an</w:t>
      </w:r>
      <w:r>
        <w:rPr>
          <w:spacing w:val="-12"/>
          <w:w w:val="105"/>
        </w:rPr>
        <w:t xml:space="preserve"> </w:t>
      </w:r>
      <w:r>
        <w:rPr>
          <w:w w:val="105"/>
        </w:rPr>
        <w:t>indicator</w:t>
      </w:r>
      <w:r>
        <w:rPr>
          <w:spacing w:val="-12"/>
          <w:w w:val="105"/>
        </w:rPr>
        <w:t xml:space="preserve"> </w:t>
      </w:r>
      <w:r>
        <w:rPr>
          <w:w w:val="105"/>
        </w:rPr>
        <w:t>for</w:t>
      </w:r>
      <w:r>
        <w:rPr>
          <w:spacing w:val="-12"/>
          <w:w w:val="105"/>
        </w:rPr>
        <w:t xml:space="preserve"> </w:t>
      </w:r>
      <w:r>
        <w:rPr>
          <w:w w:val="105"/>
        </w:rPr>
        <w:t>the</w:t>
      </w:r>
      <w:r>
        <w:rPr>
          <w:spacing w:val="-12"/>
          <w:w w:val="105"/>
        </w:rPr>
        <w:t xml:space="preserve"> </w:t>
      </w:r>
      <w:r>
        <w:rPr>
          <w:w w:val="105"/>
        </w:rPr>
        <w:t>post-election</w:t>
      </w:r>
      <w:r>
        <w:rPr>
          <w:spacing w:val="-12"/>
          <w:w w:val="105"/>
        </w:rPr>
        <w:t xml:space="preserve"> </w:t>
      </w:r>
      <w:r>
        <w:rPr>
          <w:w w:val="105"/>
        </w:rPr>
        <w:t>period</w:t>
      </w:r>
      <w:r>
        <w:rPr>
          <w:spacing w:val="-12"/>
          <w:w w:val="105"/>
        </w:rPr>
        <w:t xml:space="preserve"> </w:t>
      </w:r>
      <w:r>
        <w:rPr>
          <w:w w:val="105"/>
        </w:rPr>
        <w:t>for</w:t>
      </w:r>
      <w:r>
        <w:rPr>
          <w:spacing w:val="-12"/>
          <w:w w:val="105"/>
        </w:rPr>
        <w:t xml:space="preserve"> </w:t>
      </w:r>
      <w:r>
        <w:rPr>
          <w:w w:val="105"/>
        </w:rPr>
        <w:t>areas</w:t>
      </w:r>
      <w:r>
        <w:rPr>
          <w:spacing w:val="-12"/>
          <w:w w:val="105"/>
        </w:rPr>
        <w:t xml:space="preserve"> </w:t>
      </w:r>
      <w:r>
        <w:rPr>
          <w:w w:val="105"/>
        </w:rPr>
        <w:t>with</w:t>
      </w:r>
      <w:r>
        <w:rPr>
          <w:spacing w:val="-12"/>
          <w:w w:val="105"/>
        </w:rPr>
        <w:t xml:space="preserve"> </w:t>
      </w:r>
      <w:r>
        <w:rPr>
          <w:w w:val="105"/>
        </w:rPr>
        <w:t>close</w:t>
      </w:r>
      <w:r>
        <w:rPr>
          <w:spacing w:val="-12"/>
          <w:w w:val="105"/>
        </w:rPr>
        <w:t xml:space="preserve"> </w:t>
      </w:r>
      <w:r>
        <w:rPr>
          <w:w w:val="105"/>
        </w:rPr>
        <w:t>elections, as determined by the effective bandwidth around the RD cutoff. “Cut Levies” refers to jurisdictions that failed to renew their road tax levies, while “Maintained Levies” refers</w:t>
      </w:r>
      <w:r>
        <w:rPr>
          <w:spacing w:val="40"/>
          <w:w w:val="105"/>
        </w:rPr>
        <w:t xml:space="preserve"> </w:t>
      </w:r>
      <w:r>
        <w:rPr>
          <w:w w:val="105"/>
        </w:rPr>
        <w:t>to jurisdictions that renewed.</w:t>
      </w:r>
      <w:r>
        <w:rPr>
          <w:spacing w:val="40"/>
          <w:w w:val="105"/>
        </w:rPr>
        <w:t xml:space="preserve"> </w:t>
      </w:r>
      <w:r>
        <w:rPr>
          <w:w w:val="105"/>
        </w:rPr>
        <w:t>Standard errors are shown in parentheses.</w:t>
      </w:r>
    </w:p>
    <w:p w14:paraId="0A2018A0" w14:textId="77777777" w:rsidR="00C96556" w:rsidRDefault="00F61671">
      <w:pPr>
        <w:spacing w:line="267" w:lineRule="exact"/>
        <w:ind w:left="682"/>
        <w:jc w:val="both"/>
      </w:pPr>
      <w:r>
        <w:rPr>
          <w:w w:val="105"/>
        </w:rPr>
        <w:t>Significance</w:t>
      </w:r>
      <w:r>
        <w:rPr>
          <w:spacing w:val="16"/>
          <w:w w:val="105"/>
        </w:rPr>
        <w:t xml:space="preserve"> </w:t>
      </w:r>
      <w:r>
        <w:rPr>
          <w:w w:val="105"/>
        </w:rPr>
        <w:t>levels:</w:t>
      </w:r>
      <w:r>
        <w:rPr>
          <w:spacing w:val="38"/>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w w:val="105"/>
        </w:rPr>
        <w:t>0.10,</w:t>
      </w:r>
      <w:r>
        <w:rPr>
          <w:spacing w:val="16"/>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w w:val="105"/>
        </w:rPr>
        <w:t>0.05,</w:t>
      </w:r>
      <w:r>
        <w:rPr>
          <w:spacing w:val="15"/>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spacing w:val="-2"/>
          <w:w w:val="105"/>
        </w:rPr>
        <w:t>0.01.</w:t>
      </w:r>
    </w:p>
    <w:p w14:paraId="0C5D72CB" w14:textId="77777777" w:rsidR="00C96556" w:rsidRDefault="00C96556">
      <w:pPr>
        <w:pStyle w:val="BodyText"/>
        <w:spacing w:before="197"/>
        <w:rPr>
          <w:sz w:val="22"/>
        </w:rPr>
      </w:pPr>
    </w:p>
    <w:p w14:paraId="78097FDA" w14:textId="77777777" w:rsidR="00C96556" w:rsidRDefault="00F61671">
      <w:pPr>
        <w:pStyle w:val="BodyText"/>
        <w:spacing w:line="391" w:lineRule="auto"/>
        <w:ind w:left="-1" w:right="893" w:firstLine="351"/>
      </w:pPr>
      <w:r>
        <w:t>Areas</w:t>
      </w:r>
      <w:r>
        <w:rPr>
          <w:spacing w:val="25"/>
        </w:rPr>
        <w:t xml:space="preserve"> </w:t>
      </w:r>
      <w:r>
        <w:t>that</w:t>
      </w:r>
      <w:r>
        <w:rPr>
          <w:spacing w:val="25"/>
        </w:rPr>
        <w:t xml:space="preserve"> </w:t>
      </w:r>
      <w:r>
        <w:t>cut</w:t>
      </w:r>
      <w:r>
        <w:rPr>
          <w:spacing w:val="25"/>
        </w:rPr>
        <w:t xml:space="preserve"> </w:t>
      </w:r>
      <w:r>
        <w:t>their</w:t>
      </w:r>
      <w:r>
        <w:rPr>
          <w:spacing w:val="25"/>
        </w:rPr>
        <w:t xml:space="preserve"> </w:t>
      </w:r>
      <w:r>
        <w:t>renewal</w:t>
      </w:r>
      <w:r>
        <w:rPr>
          <w:spacing w:val="25"/>
        </w:rPr>
        <w:t xml:space="preserve"> </w:t>
      </w:r>
      <w:r>
        <w:t>road</w:t>
      </w:r>
      <w:r>
        <w:rPr>
          <w:spacing w:val="25"/>
        </w:rPr>
        <w:t xml:space="preserve"> </w:t>
      </w:r>
      <w:r>
        <w:t>tax</w:t>
      </w:r>
      <w:r>
        <w:rPr>
          <w:spacing w:val="25"/>
        </w:rPr>
        <w:t xml:space="preserve"> </w:t>
      </w:r>
      <w:r>
        <w:t>levies</w:t>
      </w:r>
      <w:r>
        <w:rPr>
          <w:spacing w:val="25"/>
        </w:rPr>
        <w:t xml:space="preserve"> </w:t>
      </w:r>
      <w:r>
        <w:t>experienced</w:t>
      </w:r>
      <w:r>
        <w:rPr>
          <w:spacing w:val="25"/>
        </w:rPr>
        <w:t xml:space="preserve"> </w:t>
      </w:r>
      <w:r>
        <w:t>an</w:t>
      </w:r>
      <w:r>
        <w:rPr>
          <w:spacing w:val="25"/>
        </w:rPr>
        <w:t xml:space="preserve"> </w:t>
      </w:r>
      <w:r>
        <w:t>average</w:t>
      </w:r>
      <w:r>
        <w:rPr>
          <w:spacing w:val="25"/>
        </w:rPr>
        <w:t xml:space="preserve"> </w:t>
      </w:r>
      <w:r>
        <w:t>decline</w:t>
      </w:r>
      <w:r>
        <w:rPr>
          <w:spacing w:val="25"/>
        </w:rPr>
        <w:t xml:space="preserve"> </w:t>
      </w:r>
      <w:r>
        <w:t>in</w:t>
      </w:r>
      <w:r>
        <w:rPr>
          <w:spacing w:val="25"/>
        </w:rPr>
        <w:t xml:space="preserve"> </w:t>
      </w:r>
      <w:r>
        <w:t>road</w:t>
      </w:r>
      <w:r>
        <w:rPr>
          <w:spacing w:val="25"/>
        </w:rPr>
        <w:t xml:space="preserve"> </w:t>
      </w:r>
      <w:r>
        <w:t xml:space="preserve">qual- </w:t>
      </w:r>
      <w:proofErr w:type="spellStart"/>
      <w:r>
        <w:t>ity</w:t>
      </w:r>
      <w:proofErr w:type="spellEnd"/>
      <w:r>
        <w:rPr>
          <w:spacing w:val="30"/>
        </w:rPr>
        <w:t xml:space="preserve"> </w:t>
      </w:r>
      <w:r>
        <w:t>ratings</w:t>
      </w:r>
      <w:r>
        <w:rPr>
          <w:spacing w:val="31"/>
        </w:rPr>
        <w:t xml:space="preserve"> </w:t>
      </w:r>
      <w:r>
        <w:t>of</w:t>
      </w:r>
      <w:r>
        <w:rPr>
          <w:spacing w:val="31"/>
        </w:rPr>
        <w:t xml:space="preserve"> </w:t>
      </w:r>
      <w:r>
        <w:t>-0.444</w:t>
      </w:r>
      <w:r>
        <w:rPr>
          <w:spacing w:val="31"/>
        </w:rPr>
        <w:t xml:space="preserve"> </w:t>
      </w:r>
      <w:r>
        <w:t>points,</w:t>
      </w:r>
      <w:r>
        <w:rPr>
          <w:spacing w:val="31"/>
        </w:rPr>
        <w:t xml:space="preserve"> </w:t>
      </w:r>
      <w:r>
        <w:t>equivalent</w:t>
      </w:r>
      <w:r>
        <w:rPr>
          <w:spacing w:val="31"/>
        </w:rPr>
        <w:t xml:space="preserve"> </w:t>
      </w:r>
      <w:r>
        <w:t>to</w:t>
      </w:r>
      <w:r>
        <w:rPr>
          <w:spacing w:val="31"/>
        </w:rPr>
        <w:t xml:space="preserve"> </w:t>
      </w:r>
      <w:r>
        <w:t>a</w:t>
      </w:r>
      <w:r>
        <w:rPr>
          <w:spacing w:val="29"/>
        </w:rPr>
        <w:t xml:space="preserve"> </w:t>
      </w:r>
      <w:r>
        <w:t>15%</w:t>
      </w:r>
      <w:r>
        <w:rPr>
          <w:spacing w:val="31"/>
        </w:rPr>
        <w:t xml:space="preserve"> </w:t>
      </w:r>
      <w:r>
        <w:t>deterioration</w:t>
      </w:r>
      <w:r>
        <w:rPr>
          <w:spacing w:val="31"/>
        </w:rPr>
        <w:t xml:space="preserve"> </w:t>
      </w:r>
      <w:r>
        <w:t>in</w:t>
      </w:r>
      <w:r>
        <w:rPr>
          <w:spacing w:val="31"/>
        </w:rPr>
        <w:t xml:space="preserve"> </w:t>
      </w:r>
      <w:r>
        <w:t>road</w:t>
      </w:r>
      <w:r>
        <w:rPr>
          <w:spacing w:val="31"/>
        </w:rPr>
        <w:t xml:space="preserve"> </w:t>
      </w:r>
      <w:r>
        <w:t>quality</w:t>
      </w:r>
      <w:r>
        <w:rPr>
          <w:spacing w:val="30"/>
        </w:rPr>
        <w:t xml:space="preserve"> </w:t>
      </w:r>
      <w:r>
        <w:t>relative</w:t>
      </w:r>
      <w:r>
        <w:rPr>
          <w:spacing w:val="31"/>
        </w:rPr>
        <w:t xml:space="preserve"> </w:t>
      </w:r>
      <w:r>
        <w:t>to</w:t>
      </w:r>
      <w:r>
        <w:rPr>
          <w:spacing w:val="30"/>
        </w:rPr>
        <w:t xml:space="preserve"> </w:t>
      </w:r>
      <w:r>
        <w:rPr>
          <w:spacing w:val="-5"/>
        </w:rPr>
        <w:t>the</w:t>
      </w:r>
    </w:p>
    <w:p w14:paraId="1F7AD18C" w14:textId="77777777" w:rsidR="00C96556" w:rsidRDefault="00C96556">
      <w:pPr>
        <w:pStyle w:val="BodyText"/>
        <w:spacing w:line="391" w:lineRule="auto"/>
        <w:sectPr w:rsidR="00C96556">
          <w:pgSz w:w="12240" w:h="15840"/>
          <w:pgMar w:top="1420" w:right="360" w:bottom="1020" w:left="1440" w:header="0" w:footer="749" w:gutter="0"/>
          <w:cols w:space="720"/>
        </w:sectPr>
      </w:pPr>
    </w:p>
    <w:p w14:paraId="45C5AB5F" w14:textId="77777777" w:rsidR="00C96556" w:rsidRDefault="00F61671">
      <w:pPr>
        <w:pStyle w:val="BodyText"/>
        <w:spacing w:before="50" w:line="391" w:lineRule="auto"/>
        <w:ind w:left="-1" w:right="1075"/>
        <w:jc w:val="both"/>
      </w:pPr>
      <w:r>
        <w:rPr>
          <w:w w:val="105"/>
        </w:rPr>
        <w:lastRenderedPageBreak/>
        <w:t>three-point scale.</w:t>
      </w:r>
      <w:hyperlink w:anchor="_bookmark14" w:history="1">
        <w:r>
          <w:rPr>
            <w:w w:val="105"/>
            <w:vertAlign w:val="superscript"/>
          </w:rPr>
          <w:t>3</w:t>
        </w:r>
      </w:hyperlink>
      <w:r>
        <w:rPr>
          <w:spacing w:val="40"/>
          <w:w w:val="105"/>
        </w:rPr>
        <w:t xml:space="preserve"> </w:t>
      </w:r>
      <w:r>
        <w:rPr>
          <w:w w:val="105"/>
        </w:rPr>
        <w:t>In contrast, areas that maintained their tax levies experience did not experience a statistically significant change, suggesting effectively no deterioration in road quality.</w:t>
      </w:r>
      <w:r>
        <w:rPr>
          <w:spacing w:val="40"/>
          <w:w w:val="105"/>
        </w:rPr>
        <w:t xml:space="preserve"> </w:t>
      </w:r>
      <w:r>
        <w:rPr>
          <w:w w:val="105"/>
        </w:rPr>
        <w:t xml:space="preserve">In neighborhoods where renewal taxes were cut, the decline in road quality high- lights the potential long-term implications of fiscal policy decisions on public infrastructure </w:t>
      </w:r>
      <w:r>
        <w:rPr>
          <w:spacing w:val="-2"/>
          <w:w w:val="105"/>
        </w:rPr>
        <w:t>maintenance.</w:t>
      </w:r>
    </w:p>
    <w:p w14:paraId="4B4C283D" w14:textId="77777777" w:rsidR="00C96556" w:rsidRDefault="00C96556">
      <w:pPr>
        <w:pStyle w:val="BodyText"/>
        <w:spacing w:before="122"/>
      </w:pPr>
    </w:p>
    <w:p w14:paraId="43B08600" w14:textId="3719BFE1" w:rsidR="00C96556" w:rsidRDefault="00F61671">
      <w:pPr>
        <w:pStyle w:val="Heading2"/>
        <w:numPr>
          <w:ilvl w:val="1"/>
          <w:numId w:val="3"/>
        </w:numPr>
        <w:tabs>
          <w:tab w:val="left" w:pos="735"/>
        </w:tabs>
      </w:pPr>
      <w:bookmarkStart w:id="148" w:name="House_Prices_decline"/>
      <w:bookmarkEnd w:id="148"/>
      <w:r>
        <w:rPr>
          <w:w w:val="120"/>
        </w:rPr>
        <w:t>House</w:t>
      </w:r>
      <w:r>
        <w:rPr>
          <w:spacing w:val="41"/>
          <w:w w:val="120"/>
        </w:rPr>
        <w:t xml:space="preserve"> </w:t>
      </w:r>
      <w:r>
        <w:rPr>
          <w:w w:val="120"/>
        </w:rPr>
        <w:t>Prices</w:t>
      </w:r>
      <w:r>
        <w:rPr>
          <w:spacing w:val="41"/>
          <w:w w:val="120"/>
        </w:rPr>
        <w:t xml:space="preserve"> </w:t>
      </w:r>
      <w:ins w:id="149" w:author="Brasington, David (brasindd)" w:date="2025-03-02T18:18:00Z">
        <w:r w:rsidR="000E3829">
          <w:rPr>
            <w:spacing w:val="-2"/>
            <w:w w:val="120"/>
          </w:rPr>
          <w:t>D</w:t>
        </w:r>
      </w:ins>
      <w:del w:id="150" w:author="Brasington, David (brasindd)" w:date="2025-03-02T18:18:00Z">
        <w:r w:rsidDel="000E3829">
          <w:rPr>
            <w:spacing w:val="-2"/>
            <w:w w:val="120"/>
          </w:rPr>
          <w:delText>d</w:delText>
        </w:r>
      </w:del>
      <w:r>
        <w:rPr>
          <w:spacing w:val="-2"/>
          <w:w w:val="120"/>
        </w:rPr>
        <w:t>ecline</w:t>
      </w:r>
    </w:p>
    <w:p w14:paraId="66117FAB" w14:textId="77777777" w:rsidR="00C96556" w:rsidRDefault="00F61671">
      <w:pPr>
        <w:pStyle w:val="BodyText"/>
        <w:spacing w:before="329" w:line="391" w:lineRule="auto"/>
        <w:ind w:left="-1" w:right="1079"/>
        <w:jc w:val="both"/>
      </w:pPr>
      <w:r>
        <w:rPr>
          <w:w w:val="105"/>
        </w:rPr>
        <w:t xml:space="preserve">Table </w:t>
      </w:r>
      <w:hyperlink w:anchor="_bookmark13" w:history="1">
        <w:r>
          <w:rPr>
            <w:w w:val="105"/>
          </w:rPr>
          <w:t>4</w:t>
        </w:r>
      </w:hyperlink>
      <w:r>
        <w:rPr>
          <w:w w:val="105"/>
        </w:rPr>
        <w:t xml:space="preserve"> below shows the </w:t>
      </w:r>
      <w:r>
        <w:rPr>
          <w:w w:val="120"/>
        </w:rPr>
        <w:t xml:space="preserve">ITT </w:t>
      </w:r>
      <w:r>
        <w:rPr>
          <w:w w:val="105"/>
        </w:rPr>
        <w:t>estimates of failing a road tax levy on housing sale prices starting four years after the vote.</w:t>
      </w:r>
    </w:p>
    <w:p w14:paraId="485BC2E0" w14:textId="77777777" w:rsidR="00C96556" w:rsidRDefault="00F61671">
      <w:pPr>
        <w:pStyle w:val="BodyText"/>
        <w:spacing w:before="51"/>
        <w:ind w:left="901"/>
      </w:pPr>
      <w:bookmarkStart w:id="151" w:name="_bookmark13"/>
      <w:bookmarkEnd w:id="151"/>
      <w:r>
        <w:t>Table</w:t>
      </w:r>
      <w:r>
        <w:rPr>
          <w:spacing w:val="27"/>
        </w:rPr>
        <w:t xml:space="preserve"> </w:t>
      </w:r>
      <w:r>
        <w:t>4:</w:t>
      </w:r>
      <w:r>
        <w:rPr>
          <w:spacing w:val="54"/>
        </w:rPr>
        <w:t xml:space="preserve"> </w:t>
      </w:r>
      <w:r>
        <w:t>Effect</w:t>
      </w:r>
      <w:r>
        <w:rPr>
          <w:spacing w:val="27"/>
        </w:rPr>
        <w:t xml:space="preserve"> </w:t>
      </w:r>
      <w:r>
        <w:t>on</w:t>
      </w:r>
      <w:r>
        <w:rPr>
          <w:spacing w:val="27"/>
        </w:rPr>
        <w:t xml:space="preserve"> </w:t>
      </w:r>
      <w:r>
        <w:t>median</w:t>
      </w:r>
      <w:r>
        <w:rPr>
          <w:spacing w:val="28"/>
        </w:rPr>
        <w:t xml:space="preserve"> </w:t>
      </w:r>
      <w:r>
        <w:t>house</w:t>
      </w:r>
      <w:r>
        <w:rPr>
          <w:spacing w:val="27"/>
        </w:rPr>
        <w:t xml:space="preserve"> </w:t>
      </w:r>
      <w:r>
        <w:t>prices</w:t>
      </w:r>
      <w:r>
        <w:rPr>
          <w:spacing w:val="27"/>
        </w:rPr>
        <w:t xml:space="preserve"> </w:t>
      </w:r>
      <w:r>
        <w:t>of</w:t>
      </w:r>
      <w:r>
        <w:rPr>
          <w:spacing w:val="28"/>
        </w:rPr>
        <w:t xml:space="preserve"> </w:t>
      </w:r>
      <w:r>
        <w:t>failing</w:t>
      </w:r>
      <w:r>
        <w:rPr>
          <w:spacing w:val="27"/>
        </w:rPr>
        <w:t xml:space="preserve"> </w:t>
      </w:r>
      <w:r>
        <w:t>to</w:t>
      </w:r>
      <w:r>
        <w:rPr>
          <w:spacing w:val="27"/>
        </w:rPr>
        <w:t xml:space="preserve"> </w:t>
      </w:r>
      <w:r>
        <w:t>renew</w:t>
      </w:r>
      <w:r>
        <w:rPr>
          <w:spacing w:val="27"/>
        </w:rPr>
        <w:t xml:space="preserve"> </w:t>
      </w:r>
      <w:r>
        <w:t>a</w:t>
      </w:r>
      <w:r>
        <w:rPr>
          <w:spacing w:val="27"/>
        </w:rPr>
        <w:t xml:space="preserve"> </w:t>
      </w:r>
      <w:r>
        <w:t>road</w:t>
      </w:r>
      <w:r>
        <w:rPr>
          <w:spacing w:val="27"/>
        </w:rPr>
        <w:t xml:space="preserve"> </w:t>
      </w:r>
      <w:r>
        <w:t>tax</w:t>
      </w:r>
      <w:r>
        <w:rPr>
          <w:spacing w:val="27"/>
        </w:rPr>
        <w:t xml:space="preserve"> </w:t>
      </w:r>
      <w:r>
        <w:rPr>
          <w:spacing w:val="-4"/>
        </w:rPr>
        <w:t>levy</w:t>
      </w:r>
    </w:p>
    <w:p w14:paraId="034FD99B" w14:textId="77777777" w:rsidR="00C96556" w:rsidRDefault="00C96556">
      <w:pPr>
        <w:pStyle w:val="BodyText"/>
        <w:spacing w:before="5" w:after="1"/>
        <w:rPr>
          <w:sz w:val="18"/>
        </w:rPr>
      </w:pPr>
    </w:p>
    <w:tbl>
      <w:tblPr>
        <w:tblW w:w="0" w:type="auto"/>
        <w:tblInd w:w="614" w:type="dxa"/>
        <w:tblLayout w:type="fixed"/>
        <w:tblCellMar>
          <w:left w:w="0" w:type="dxa"/>
          <w:right w:w="0" w:type="dxa"/>
        </w:tblCellMar>
        <w:tblLook w:val="01E0" w:firstRow="1" w:lastRow="1" w:firstColumn="1" w:lastColumn="1" w:noHBand="0" w:noVBand="0"/>
      </w:tblPr>
      <w:tblGrid>
        <w:gridCol w:w="1373"/>
        <w:gridCol w:w="967"/>
        <w:gridCol w:w="967"/>
        <w:gridCol w:w="967"/>
        <w:gridCol w:w="967"/>
        <w:gridCol w:w="967"/>
        <w:gridCol w:w="967"/>
        <w:gridCol w:w="967"/>
      </w:tblGrid>
      <w:tr w:rsidR="00C96556" w14:paraId="4058FED6" w14:textId="77777777">
        <w:trPr>
          <w:trHeight w:val="575"/>
        </w:trPr>
        <w:tc>
          <w:tcPr>
            <w:tcW w:w="1373" w:type="dxa"/>
            <w:tcBorders>
              <w:top w:val="single" w:sz="4" w:space="0" w:color="000000"/>
              <w:bottom w:val="single" w:sz="4" w:space="0" w:color="000000"/>
            </w:tcBorders>
          </w:tcPr>
          <w:p w14:paraId="295BB4B3" w14:textId="77777777" w:rsidR="00C96556" w:rsidRDefault="00F61671">
            <w:pPr>
              <w:pStyle w:val="TableParagraph"/>
              <w:tabs>
                <w:tab w:val="left" w:pos="798"/>
              </w:tabs>
              <w:spacing w:line="264" w:lineRule="exact"/>
              <w:ind w:left="119"/>
              <w:rPr>
                <w:sz w:val="24"/>
              </w:rPr>
            </w:pPr>
            <w:r>
              <w:rPr>
                <w:spacing w:val="-4"/>
                <w:w w:val="105"/>
                <w:sz w:val="24"/>
              </w:rPr>
              <w:t>Year</w:t>
            </w:r>
            <w:r>
              <w:rPr>
                <w:sz w:val="24"/>
              </w:rPr>
              <w:tab/>
            </w:r>
            <w:proofErr w:type="spellStart"/>
            <w:r>
              <w:rPr>
                <w:spacing w:val="-2"/>
                <w:w w:val="105"/>
                <w:sz w:val="24"/>
              </w:rPr>
              <w:t>rela</w:t>
            </w:r>
            <w:proofErr w:type="spellEnd"/>
            <w:r>
              <w:rPr>
                <w:spacing w:val="-2"/>
                <w:w w:val="105"/>
                <w:sz w:val="24"/>
              </w:rPr>
              <w:t>-</w:t>
            </w:r>
          </w:p>
          <w:p w14:paraId="3E300302" w14:textId="77777777" w:rsidR="00C96556" w:rsidRDefault="00F61671">
            <w:pPr>
              <w:pStyle w:val="TableParagraph"/>
              <w:spacing w:line="291" w:lineRule="exact"/>
              <w:ind w:left="119"/>
              <w:rPr>
                <w:sz w:val="24"/>
              </w:rPr>
            </w:pPr>
            <w:proofErr w:type="spellStart"/>
            <w:r>
              <w:rPr>
                <w:sz w:val="24"/>
              </w:rPr>
              <w:t>tive</w:t>
            </w:r>
            <w:proofErr w:type="spellEnd"/>
            <w:r>
              <w:rPr>
                <w:spacing w:val="10"/>
                <w:sz w:val="24"/>
              </w:rPr>
              <w:t xml:space="preserve"> </w:t>
            </w:r>
            <w:r>
              <w:rPr>
                <w:sz w:val="24"/>
              </w:rPr>
              <w:t>to</w:t>
            </w:r>
            <w:r>
              <w:rPr>
                <w:spacing w:val="11"/>
                <w:sz w:val="24"/>
              </w:rPr>
              <w:t xml:space="preserve"> </w:t>
            </w:r>
            <w:r>
              <w:rPr>
                <w:spacing w:val="-4"/>
                <w:sz w:val="24"/>
              </w:rPr>
              <w:t>vote</w:t>
            </w:r>
          </w:p>
        </w:tc>
        <w:tc>
          <w:tcPr>
            <w:tcW w:w="967" w:type="dxa"/>
            <w:tcBorders>
              <w:top w:val="single" w:sz="4" w:space="0" w:color="000000"/>
              <w:bottom w:val="single" w:sz="4" w:space="0" w:color="000000"/>
            </w:tcBorders>
          </w:tcPr>
          <w:p w14:paraId="52F0353F" w14:textId="77777777" w:rsidR="00C96556" w:rsidRDefault="00F61671">
            <w:pPr>
              <w:pStyle w:val="TableParagraph"/>
              <w:spacing w:line="266" w:lineRule="exact"/>
              <w:ind w:left="7" w:right="7"/>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67" w:type="dxa"/>
            <w:tcBorders>
              <w:top w:val="single" w:sz="4" w:space="0" w:color="000000"/>
              <w:bottom w:val="single" w:sz="4" w:space="0" w:color="000000"/>
            </w:tcBorders>
          </w:tcPr>
          <w:p w14:paraId="6437A3B3" w14:textId="77777777" w:rsidR="00C96556" w:rsidRDefault="00F61671">
            <w:pPr>
              <w:pStyle w:val="TableParagraph"/>
              <w:spacing w:line="266" w:lineRule="exact"/>
              <w:ind w:left="7" w:right="6"/>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67" w:type="dxa"/>
            <w:tcBorders>
              <w:top w:val="single" w:sz="4" w:space="0" w:color="000000"/>
              <w:bottom w:val="single" w:sz="4" w:space="0" w:color="000000"/>
            </w:tcBorders>
          </w:tcPr>
          <w:p w14:paraId="459006DC" w14:textId="77777777" w:rsidR="00C96556" w:rsidRDefault="00F61671">
            <w:pPr>
              <w:pStyle w:val="TableParagraph"/>
              <w:spacing w:line="266" w:lineRule="exact"/>
              <w:ind w:left="7" w:right="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7" w:type="dxa"/>
            <w:tcBorders>
              <w:top w:val="single" w:sz="4" w:space="0" w:color="000000"/>
              <w:bottom w:val="single" w:sz="4" w:space="0" w:color="000000"/>
            </w:tcBorders>
          </w:tcPr>
          <w:p w14:paraId="4163F0ED" w14:textId="77777777" w:rsidR="00C96556" w:rsidRDefault="00F61671">
            <w:pPr>
              <w:pStyle w:val="TableParagraph"/>
              <w:spacing w:line="266" w:lineRule="exact"/>
              <w:ind w:left="7"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7" w:type="dxa"/>
            <w:tcBorders>
              <w:top w:val="single" w:sz="4" w:space="0" w:color="000000"/>
              <w:bottom w:val="single" w:sz="4" w:space="0" w:color="000000"/>
            </w:tcBorders>
          </w:tcPr>
          <w:p w14:paraId="321E871F" w14:textId="77777777" w:rsidR="00C96556" w:rsidRDefault="00F61671">
            <w:pPr>
              <w:pStyle w:val="TableParagraph"/>
              <w:spacing w:line="266" w:lineRule="exact"/>
              <w:ind w:left="7" w:right="3"/>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67" w:type="dxa"/>
            <w:tcBorders>
              <w:top w:val="single" w:sz="4" w:space="0" w:color="000000"/>
              <w:bottom w:val="single" w:sz="4" w:space="0" w:color="000000"/>
            </w:tcBorders>
          </w:tcPr>
          <w:p w14:paraId="58326DA0" w14:textId="77777777" w:rsidR="00C96556" w:rsidRDefault="00F61671">
            <w:pPr>
              <w:pStyle w:val="TableParagraph"/>
              <w:spacing w:line="266" w:lineRule="exact"/>
              <w:ind w:left="7" w:right="3"/>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67" w:type="dxa"/>
            <w:tcBorders>
              <w:top w:val="single" w:sz="4" w:space="0" w:color="000000"/>
              <w:bottom w:val="single" w:sz="4" w:space="0" w:color="000000"/>
            </w:tcBorders>
          </w:tcPr>
          <w:p w14:paraId="21A48A43" w14:textId="77777777" w:rsidR="00C96556" w:rsidRDefault="00F61671">
            <w:pPr>
              <w:pStyle w:val="TableParagraph"/>
              <w:spacing w:line="266" w:lineRule="exact"/>
              <w:ind w:left="7" w:right="1"/>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C96556" w14:paraId="4DDDCC70" w14:textId="77777777">
        <w:trPr>
          <w:trHeight w:val="286"/>
        </w:trPr>
        <w:tc>
          <w:tcPr>
            <w:tcW w:w="1373" w:type="dxa"/>
            <w:tcBorders>
              <w:top w:val="single" w:sz="4" w:space="0" w:color="000000"/>
            </w:tcBorders>
          </w:tcPr>
          <w:p w14:paraId="3135310F" w14:textId="77777777" w:rsidR="00C96556" w:rsidRDefault="00F61671">
            <w:pPr>
              <w:pStyle w:val="TableParagraph"/>
              <w:spacing w:line="266" w:lineRule="exact"/>
              <w:ind w:left="119"/>
              <w:rPr>
                <w:sz w:val="24"/>
              </w:rPr>
            </w:pPr>
            <w:r>
              <w:rPr>
                <w:spacing w:val="-2"/>
                <w:w w:val="105"/>
                <w:sz w:val="24"/>
              </w:rPr>
              <w:t>Treatment</w:t>
            </w:r>
          </w:p>
        </w:tc>
        <w:tc>
          <w:tcPr>
            <w:tcW w:w="967" w:type="dxa"/>
            <w:tcBorders>
              <w:top w:val="single" w:sz="4" w:space="0" w:color="000000"/>
            </w:tcBorders>
          </w:tcPr>
          <w:p w14:paraId="60A7D3B4" w14:textId="77777777" w:rsidR="00C96556" w:rsidRDefault="00F61671">
            <w:pPr>
              <w:pStyle w:val="TableParagraph"/>
              <w:spacing w:line="266" w:lineRule="exact"/>
              <w:ind w:left="7" w:right="7"/>
              <w:jc w:val="center"/>
              <w:rPr>
                <w:sz w:val="24"/>
              </w:rPr>
            </w:pPr>
            <w:r>
              <w:rPr>
                <w:spacing w:val="-2"/>
                <w:sz w:val="24"/>
              </w:rPr>
              <w:t>-21,638</w:t>
            </w:r>
          </w:p>
        </w:tc>
        <w:tc>
          <w:tcPr>
            <w:tcW w:w="967" w:type="dxa"/>
            <w:tcBorders>
              <w:top w:val="single" w:sz="4" w:space="0" w:color="000000"/>
            </w:tcBorders>
          </w:tcPr>
          <w:p w14:paraId="217196A1" w14:textId="77777777" w:rsidR="00C96556" w:rsidRDefault="00F61671">
            <w:pPr>
              <w:pStyle w:val="TableParagraph"/>
              <w:spacing w:line="266" w:lineRule="exact"/>
              <w:ind w:left="7" w:right="6"/>
              <w:jc w:val="center"/>
              <w:rPr>
                <w:sz w:val="24"/>
              </w:rPr>
            </w:pPr>
            <w:r>
              <w:rPr>
                <w:spacing w:val="-2"/>
                <w:sz w:val="24"/>
              </w:rPr>
              <w:t>-22,271</w:t>
            </w:r>
          </w:p>
        </w:tc>
        <w:tc>
          <w:tcPr>
            <w:tcW w:w="967" w:type="dxa"/>
            <w:tcBorders>
              <w:top w:val="single" w:sz="4" w:space="0" w:color="000000"/>
            </w:tcBorders>
          </w:tcPr>
          <w:p w14:paraId="1DAC6A18" w14:textId="77777777" w:rsidR="00C96556" w:rsidRDefault="00F61671">
            <w:pPr>
              <w:pStyle w:val="TableParagraph"/>
              <w:spacing w:line="266" w:lineRule="exact"/>
              <w:ind w:left="7" w:right="5"/>
              <w:jc w:val="center"/>
              <w:rPr>
                <w:sz w:val="24"/>
              </w:rPr>
            </w:pPr>
            <w:r>
              <w:rPr>
                <w:spacing w:val="-2"/>
                <w:sz w:val="24"/>
              </w:rPr>
              <w:t>-17,336</w:t>
            </w:r>
          </w:p>
        </w:tc>
        <w:tc>
          <w:tcPr>
            <w:tcW w:w="967" w:type="dxa"/>
            <w:tcBorders>
              <w:top w:val="single" w:sz="4" w:space="0" w:color="000000"/>
            </w:tcBorders>
          </w:tcPr>
          <w:p w14:paraId="7A6ED8C2" w14:textId="77777777" w:rsidR="00C96556" w:rsidRDefault="00F61671">
            <w:pPr>
              <w:pStyle w:val="TableParagraph"/>
              <w:spacing w:line="266" w:lineRule="exact"/>
              <w:ind w:left="7" w:right="5"/>
              <w:jc w:val="center"/>
              <w:rPr>
                <w:sz w:val="24"/>
              </w:rPr>
            </w:pPr>
            <w:r>
              <w:rPr>
                <w:spacing w:val="-2"/>
                <w:sz w:val="24"/>
              </w:rPr>
              <w:t>-15,975</w:t>
            </w:r>
          </w:p>
        </w:tc>
        <w:tc>
          <w:tcPr>
            <w:tcW w:w="967" w:type="dxa"/>
            <w:tcBorders>
              <w:top w:val="single" w:sz="4" w:space="0" w:color="000000"/>
            </w:tcBorders>
          </w:tcPr>
          <w:p w14:paraId="097E739B" w14:textId="77777777" w:rsidR="00C96556" w:rsidRDefault="00F61671">
            <w:pPr>
              <w:pStyle w:val="TableParagraph"/>
              <w:spacing w:line="266" w:lineRule="exact"/>
              <w:ind w:left="7" w:right="4"/>
              <w:jc w:val="center"/>
              <w:rPr>
                <w:sz w:val="24"/>
              </w:rPr>
            </w:pPr>
            <w:r>
              <w:rPr>
                <w:spacing w:val="-2"/>
                <w:sz w:val="24"/>
              </w:rPr>
              <w:t>-21,993</w:t>
            </w:r>
          </w:p>
        </w:tc>
        <w:tc>
          <w:tcPr>
            <w:tcW w:w="967" w:type="dxa"/>
            <w:tcBorders>
              <w:top w:val="single" w:sz="4" w:space="0" w:color="000000"/>
            </w:tcBorders>
          </w:tcPr>
          <w:p w14:paraId="5325AECA" w14:textId="77777777" w:rsidR="00C96556" w:rsidRDefault="00F61671">
            <w:pPr>
              <w:pStyle w:val="TableParagraph"/>
              <w:spacing w:line="266" w:lineRule="exact"/>
              <w:ind w:left="7" w:right="3"/>
              <w:jc w:val="center"/>
              <w:rPr>
                <w:sz w:val="24"/>
              </w:rPr>
            </w:pPr>
            <w:r>
              <w:rPr>
                <w:spacing w:val="-2"/>
                <w:sz w:val="24"/>
              </w:rPr>
              <w:t>-19,857</w:t>
            </w:r>
          </w:p>
        </w:tc>
        <w:tc>
          <w:tcPr>
            <w:tcW w:w="967" w:type="dxa"/>
            <w:tcBorders>
              <w:top w:val="single" w:sz="4" w:space="0" w:color="000000"/>
            </w:tcBorders>
          </w:tcPr>
          <w:p w14:paraId="67AF5F09" w14:textId="77777777" w:rsidR="00C96556" w:rsidRDefault="00F61671">
            <w:pPr>
              <w:pStyle w:val="TableParagraph"/>
              <w:spacing w:line="266" w:lineRule="exact"/>
              <w:ind w:left="7" w:right="2"/>
              <w:jc w:val="center"/>
              <w:rPr>
                <w:sz w:val="24"/>
              </w:rPr>
            </w:pPr>
            <w:r>
              <w:rPr>
                <w:spacing w:val="-2"/>
                <w:sz w:val="24"/>
              </w:rPr>
              <w:t>-16,090</w:t>
            </w:r>
          </w:p>
        </w:tc>
      </w:tr>
      <w:tr w:rsidR="00C96556" w14:paraId="38A6B598" w14:textId="77777777">
        <w:trPr>
          <w:trHeight w:val="288"/>
        </w:trPr>
        <w:tc>
          <w:tcPr>
            <w:tcW w:w="1373" w:type="dxa"/>
          </w:tcPr>
          <w:p w14:paraId="50F8BB4E" w14:textId="77777777" w:rsidR="00C96556" w:rsidRDefault="00F61671">
            <w:pPr>
              <w:pStyle w:val="TableParagraph"/>
              <w:ind w:left="119"/>
              <w:rPr>
                <w:sz w:val="24"/>
              </w:rPr>
            </w:pPr>
            <w:r>
              <w:rPr>
                <w:spacing w:val="-2"/>
                <w:sz w:val="24"/>
              </w:rPr>
              <w:t>effect</w:t>
            </w:r>
          </w:p>
        </w:tc>
        <w:tc>
          <w:tcPr>
            <w:tcW w:w="967" w:type="dxa"/>
          </w:tcPr>
          <w:p w14:paraId="71367846" w14:textId="77777777" w:rsidR="00C96556" w:rsidRDefault="00C96556">
            <w:pPr>
              <w:pStyle w:val="TableParagraph"/>
              <w:spacing w:line="240" w:lineRule="auto"/>
              <w:rPr>
                <w:rFonts w:ascii="Times New Roman"/>
                <w:sz w:val="20"/>
              </w:rPr>
            </w:pPr>
          </w:p>
        </w:tc>
        <w:tc>
          <w:tcPr>
            <w:tcW w:w="967" w:type="dxa"/>
          </w:tcPr>
          <w:p w14:paraId="51B10692" w14:textId="77777777" w:rsidR="00C96556" w:rsidRDefault="00C96556">
            <w:pPr>
              <w:pStyle w:val="TableParagraph"/>
              <w:spacing w:line="240" w:lineRule="auto"/>
              <w:rPr>
                <w:rFonts w:ascii="Times New Roman"/>
                <w:sz w:val="20"/>
              </w:rPr>
            </w:pPr>
          </w:p>
        </w:tc>
        <w:tc>
          <w:tcPr>
            <w:tcW w:w="967" w:type="dxa"/>
          </w:tcPr>
          <w:p w14:paraId="0F55F3AC" w14:textId="77777777" w:rsidR="00C96556" w:rsidRDefault="00C96556">
            <w:pPr>
              <w:pStyle w:val="TableParagraph"/>
              <w:spacing w:line="240" w:lineRule="auto"/>
              <w:rPr>
                <w:rFonts w:ascii="Times New Roman"/>
                <w:sz w:val="20"/>
              </w:rPr>
            </w:pPr>
          </w:p>
        </w:tc>
        <w:tc>
          <w:tcPr>
            <w:tcW w:w="967" w:type="dxa"/>
          </w:tcPr>
          <w:p w14:paraId="6F71BEC9" w14:textId="77777777" w:rsidR="00C96556" w:rsidRDefault="00C96556">
            <w:pPr>
              <w:pStyle w:val="TableParagraph"/>
              <w:spacing w:line="240" w:lineRule="auto"/>
              <w:rPr>
                <w:rFonts w:ascii="Times New Roman"/>
                <w:sz w:val="20"/>
              </w:rPr>
            </w:pPr>
          </w:p>
        </w:tc>
        <w:tc>
          <w:tcPr>
            <w:tcW w:w="967" w:type="dxa"/>
          </w:tcPr>
          <w:p w14:paraId="79B112C9" w14:textId="77777777" w:rsidR="00C96556" w:rsidRDefault="00C96556">
            <w:pPr>
              <w:pStyle w:val="TableParagraph"/>
              <w:spacing w:line="240" w:lineRule="auto"/>
              <w:rPr>
                <w:rFonts w:ascii="Times New Roman"/>
                <w:sz w:val="20"/>
              </w:rPr>
            </w:pPr>
          </w:p>
        </w:tc>
        <w:tc>
          <w:tcPr>
            <w:tcW w:w="967" w:type="dxa"/>
          </w:tcPr>
          <w:p w14:paraId="192AAD45" w14:textId="77777777" w:rsidR="00C96556" w:rsidRDefault="00C96556">
            <w:pPr>
              <w:pStyle w:val="TableParagraph"/>
              <w:spacing w:line="240" w:lineRule="auto"/>
              <w:rPr>
                <w:rFonts w:ascii="Times New Roman"/>
                <w:sz w:val="20"/>
              </w:rPr>
            </w:pPr>
          </w:p>
        </w:tc>
        <w:tc>
          <w:tcPr>
            <w:tcW w:w="967" w:type="dxa"/>
          </w:tcPr>
          <w:p w14:paraId="1545FA79" w14:textId="77777777" w:rsidR="00C96556" w:rsidRDefault="00C96556">
            <w:pPr>
              <w:pStyle w:val="TableParagraph"/>
              <w:spacing w:line="240" w:lineRule="auto"/>
              <w:rPr>
                <w:rFonts w:ascii="Times New Roman"/>
                <w:sz w:val="20"/>
              </w:rPr>
            </w:pPr>
          </w:p>
        </w:tc>
      </w:tr>
      <w:tr w:rsidR="00C96556" w14:paraId="365F53E8" w14:textId="77777777">
        <w:trPr>
          <w:trHeight w:val="288"/>
        </w:trPr>
        <w:tc>
          <w:tcPr>
            <w:tcW w:w="1373" w:type="dxa"/>
          </w:tcPr>
          <w:p w14:paraId="6E91668D" w14:textId="77777777" w:rsidR="00C96556" w:rsidRDefault="00F61671">
            <w:pPr>
              <w:pStyle w:val="TableParagraph"/>
              <w:ind w:left="119"/>
              <w:rPr>
                <w:sz w:val="24"/>
              </w:rPr>
            </w:pPr>
            <w:r>
              <w:rPr>
                <w:spacing w:val="-2"/>
                <w:w w:val="105"/>
                <w:sz w:val="24"/>
              </w:rPr>
              <w:t>Standard</w:t>
            </w:r>
          </w:p>
        </w:tc>
        <w:tc>
          <w:tcPr>
            <w:tcW w:w="967" w:type="dxa"/>
          </w:tcPr>
          <w:p w14:paraId="5B18235C" w14:textId="77777777" w:rsidR="00C96556" w:rsidRDefault="00F61671">
            <w:pPr>
              <w:pStyle w:val="TableParagraph"/>
              <w:ind w:left="7" w:right="7"/>
              <w:jc w:val="center"/>
              <w:rPr>
                <w:sz w:val="24"/>
              </w:rPr>
            </w:pPr>
            <w:r>
              <w:rPr>
                <w:spacing w:val="-2"/>
                <w:w w:val="105"/>
                <w:sz w:val="24"/>
              </w:rPr>
              <w:t>(7,731)</w:t>
            </w:r>
          </w:p>
        </w:tc>
        <w:tc>
          <w:tcPr>
            <w:tcW w:w="967" w:type="dxa"/>
          </w:tcPr>
          <w:p w14:paraId="48116F3E" w14:textId="77777777" w:rsidR="00C96556" w:rsidRDefault="00F61671">
            <w:pPr>
              <w:pStyle w:val="TableParagraph"/>
              <w:ind w:left="7" w:right="6"/>
              <w:jc w:val="center"/>
              <w:rPr>
                <w:sz w:val="24"/>
              </w:rPr>
            </w:pPr>
            <w:r>
              <w:rPr>
                <w:spacing w:val="-2"/>
                <w:w w:val="105"/>
                <w:sz w:val="24"/>
              </w:rPr>
              <w:t>(8,864)</w:t>
            </w:r>
          </w:p>
        </w:tc>
        <w:tc>
          <w:tcPr>
            <w:tcW w:w="967" w:type="dxa"/>
          </w:tcPr>
          <w:p w14:paraId="5FE569CC" w14:textId="77777777" w:rsidR="00C96556" w:rsidRDefault="00F61671">
            <w:pPr>
              <w:pStyle w:val="TableParagraph"/>
              <w:ind w:left="7" w:right="5"/>
              <w:jc w:val="center"/>
              <w:rPr>
                <w:sz w:val="24"/>
              </w:rPr>
            </w:pPr>
            <w:r>
              <w:rPr>
                <w:spacing w:val="-2"/>
                <w:w w:val="105"/>
                <w:sz w:val="24"/>
              </w:rPr>
              <w:t>(8,331)</w:t>
            </w:r>
          </w:p>
        </w:tc>
        <w:tc>
          <w:tcPr>
            <w:tcW w:w="967" w:type="dxa"/>
          </w:tcPr>
          <w:p w14:paraId="7F18B3DD" w14:textId="77777777" w:rsidR="00C96556" w:rsidRDefault="00F61671">
            <w:pPr>
              <w:pStyle w:val="TableParagraph"/>
              <w:ind w:left="7" w:right="3"/>
              <w:jc w:val="center"/>
              <w:rPr>
                <w:sz w:val="24"/>
              </w:rPr>
            </w:pPr>
            <w:r>
              <w:rPr>
                <w:spacing w:val="-2"/>
                <w:w w:val="105"/>
                <w:sz w:val="24"/>
              </w:rPr>
              <w:t>(7,248)</w:t>
            </w:r>
          </w:p>
        </w:tc>
        <w:tc>
          <w:tcPr>
            <w:tcW w:w="967" w:type="dxa"/>
          </w:tcPr>
          <w:p w14:paraId="71B90FAE" w14:textId="77777777" w:rsidR="00C96556" w:rsidRDefault="00F61671">
            <w:pPr>
              <w:pStyle w:val="TableParagraph"/>
              <w:ind w:left="7" w:right="2"/>
              <w:jc w:val="center"/>
              <w:rPr>
                <w:sz w:val="24"/>
              </w:rPr>
            </w:pPr>
            <w:r>
              <w:rPr>
                <w:spacing w:val="-2"/>
                <w:w w:val="105"/>
                <w:sz w:val="24"/>
              </w:rPr>
              <w:t>(9,079)</w:t>
            </w:r>
          </w:p>
        </w:tc>
        <w:tc>
          <w:tcPr>
            <w:tcW w:w="967" w:type="dxa"/>
          </w:tcPr>
          <w:p w14:paraId="639B83B7" w14:textId="77777777" w:rsidR="00C96556" w:rsidRDefault="00F61671">
            <w:pPr>
              <w:pStyle w:val="TableParagraph"/>
              <w:ind w:left="7" w:right="1"/>
              <w:jc w:val="center"/>
              <w:rPr>
                <w:sz w:val="24"/>
              </w:rPr>
            </w:pPr>
            <w:r>
              <w:rPr>
                <w:spacing w:val="-2"/>
                <w:w w:val="105"/>
                <w:sz w:val="24"/>
              </w:rPr>
              <w:t>(7,751)</w:t>
            </w:r>
          </w:p>
        </w:tc>
        <w:tc>
          <w:tcPr>
            <w:tcW w:w="967" w:type="dxa"/>
          </w:tcPr>
          <w:p w14:paraId="6018E6E9" w14:textId="77777777" w:rsidR="00C96556" w:rsidRDefault="00F61671">
            <w:pPr>
              <w:pStyle w:val="TableParagraph"/>
              <w:ind w:left="7"/>
              <w:jc w:val="center"/>
              <w:rPr>
                <w:sz w:val="24"/>
              </w:rPr>
            </w:pPr>
            <w:r>
              <w:rPr>
                <w:spacing w:val="-2"/>
                <w:w w:val="105"/>
                <w:sz w:val="24"/>
              </w:rPr>
              <w:t>(9,027)</w:t>
            </w:r>
          </w:p>
        </w:tc>
      </w:tr>
      <w:tr w:rsidR="00C96556" w14:paraId="08664B27" w14:textId="77777777">
        <w:trPr>
          <w:trHeight w:val="288"/>
        </w:trPr>
        <w:tc>
          <w:tcPr>
            <w:tcW w:w="1373" w:type="dxa"/>
          </w:tcPr>
          <w:p w14:paraId="0222CE44" w14:textId="77777777" w:rsidR="00C96556" w:rsidRDefault="00F61671">
            <w:pPr>
              <w:pStyle w:val="TableParagraph"/>
              <w:ind w:left="119"/>
              <w:rPr>
                <w:sz w:val="24"/>
              </w:rPr>
            </w:pPr>
            <w:r>
              <w:rPr>
                <w:spacing w:val="-2"/>
                <w:sz w:val="24"/>
              </w:rPr>
              <w:t>error</w:t>
            </w:r>
          </w:p>
        </w:tc>
        <w:tc>
          <w:tcPr>
            <w:tcW w:w="967" w:type="dxa"/>
          </w:tcPr>
          <w:p w14:paraId="0C4FB829" w14:textId="77777777" w:rsidR="00C96556" w:rsidRDefault="00C96556">
            <w:pPr>
              <w:pStyle w:val="TableParagraph"/>
              <w:spacing w:line="240" w:lineRule="auto"/>
              <w:rPr>
                <w:rFonts w:ascii="Times New Roman"/>
                <w:sz w:val="20"/>
              </w:rPr>
            </w:pPr>
          </w:p>
        </w:tc>
        <w:tc>
          <w:tcPr>
            <w:tcW w:w="967" w:type="dxa"/>
          </w:tcPr>
          <w:p w14:paraId="6958ABE0" w14:textId="77777777" w:rsidR="00C96556" w:rsidRDefault="00C96556">
            <w:pPr>
              <w:pStyle w:val="TableParagraph"/>
              <w:spacing w:line="240" w:lineRule="auto"/>
              <w:rPr>
                <w:rFonts w:ascii="Times New Roman"/>
                <w:sz w:val="20"/>
              </w:rPr>
            </w:pPr>
          </w:p>
        </w:tc>
        <w:tc>
          <w:tcPr>
            <w:tcW w:w="967" w:type="dxa"/>
          </w:tcPr>
          <w:p w14:paraId="09C69CF1" w14:textId="77777777" w:rsidR="00C96556" w:rsidRDefault="00C96556">
            <w:pPr>
              <w:pStyle w:val="TableParagraph"/>
              <w:spacing w:line="240" w:lineRule="auto"/>
              <w:rPr>
                <w:rFonts w:ascii="Times New Roman"/>
                <w:sz w:val="20"/>
              </w:rPr>
            </w:pPr>
          </w:p>
        </w:tc>
        <w:tc>
          <w:tcPr>
            <w:tcW w:w="967" w:type="dxa"/>
          </w:tcPr>
          <w:p w14:paraId="237F7550" w14:textId="77777777" w:rsidR="00C96556" w:rsidRDefault="00C96556">
            <w:pPr>
              <w:pStyle w:val="TableParagraph"/>
              <w:spacing w:line="240" w:lineRule="auto"/>
              <w:rPr>
                <w:rFonts w:ascii="Times New Roman"/>
                <w:sz w:val="20"/>
              </w:rPr>
            </w:pPr>
          </w:p>
        </w:tc>
        <w:tc>
          <w:tcPr>
            <w:tcW w:w="967" w:type="dxa"/>
          </w:tcPr>
          <w:p w14:paraId="6BC43488" w14:textId="77777777" w:rsidR="00C96556" w:rsidRDefault="00C96556">
            <w:pPr>
              <w:pStyle w:val="TableParagraph"/>
              <w:spacing w:line="240" w:lineRule="auto"/>
              <w:rPr>
                <w:rFonts w:ascii="Times New Roman"/>
                <w:sz w:val="20"/>
              </w:rPr>
            </w:pPr>
          </w:p>
        </w:tc>
        <w:tc>
          <w:tcPr>
            <w:tcW w:w="967" w:type="dxa"/>
          </w:tcPr>
          <w:p w14:paraId="612047A1" w14:textId="77777777" w:rsidR="00C96556" w:rsidRDefault="00C96556">
            <w:pPr>
              <w:pStyle w:val="TableParagraph"/>
              <w:spacing w:line="240" w:lineRule="auto"/>
              <w:rPr>
                <w:rFonts w:ascii="Times New Roman"/>
                <w:sz w:val="20"/>
              </w:rPr>
            </w:pPr>
          </w:p>
        </w:tc>
        <w:tc>
          <w:tcPr>
            <w:tcW w:w="967" w:type="dxa"/>
          </w:tcPr>
          <w:p w14:paraId="2E68E001" w14:textId="77777777" w:rsidR="00C96556" w:rsidRDefault="00C96556">
            <w:pPr>
              <w:pStyle w:val="TableParagraph"/>
              <w:spacing w:line="240" w:lineRule="auto"/>
              <w:rPr>
                <w:rFonts w:ascii="Times New Roman"/>
                <w:sz w:val="20"/>
              </w:rPr>
            </w:pPr>
          </w:p>
        </w:tc>
      </w:tr>
      <w:tr w:rsidR="00C96556" w14:paraId="12359C5A" w14:textId="77777777">
        <w:trPr>
          <w:trHeight w:val="288"/>
        </w:trPr>
        <w:tc>
          <w:tcPr>
            <w:tcW w:w="1373" w:type="dxa"/>
          </w:tcPr>
          <w:p w14:paraId="575DC0E7" w14:textId="77777777" w:rsidR="00C96556" w:rsidRDefault="00F61671">
            <w:pPr>
              <w:pStyle w:val="TableParagraph"/>
              <w:ind w:left="119"/>
              <w:rPr>
                <w:sz w:val="24"/>
              </w:rPr>
            </w:pPr>
            <w:r>
              <w:rPr>
                <w:spacing w:val="-2"/>
                <w:w w:val="105"/>
                <w:sz w:val="24"/>
              </w:rPr>
              <w:t>Effective</w:t>
            </w:r>
          </w:p>
        </w:tc>
        <w:tc>
          <w:tcPr>
            <w:tcW w:w="967" w:type="dxa"/>
          </w:tcPr>
          <w:p w14:paraId="42BE3E6D" w14:textId="77777777" w:rsidR="00C96556" w:rsidRDefault="00F61671">
            <w:pPr>
              <w:pStyle w:val="TableParagraph"/>
              <w:ind w:left="7" w:right="7"/>
              <w:jc w:val="center"/>
              <w:rPr>
                <w:sz w:val="24"/>
              </w:rPr>
            </w:pPr>
            <w:r>
              <w:rPr>
                <w:spacing w:val="-2"/>
                <w:sz w:val="24"/>
              </w:rPr>
              <w:t>8.540</w:t>
            </w:r>
          </w:p>
        </w:tc>
        <w:tc>
          <w:tcPr>
            <w:tcW w:w="967" w:type="dxa"/>
          </w:tcPr>
          <w:p w14:paraId="176DB3A4" w14:textId="77777777" w:rsidR="00C96556" w:rsidRDefault="00F61671">
            <w:pPr>
              <w:pStyle w:val="TableParagraph"/>
              <w:ind w:left="7" w:right="6"/>
              <w:jc w:val="center"/>
              <w:rPr>
                <w:sz w:val="24"/>
              </w:rPr>
            </w:pPr>
            <w:r>
              <w:rPr>
                <w:spacing w:val="-2"/>
                <w:sz w:val="24"/>
              </w:rPr>
              <w:t>10.796</w:t>
            </w:r>
          </w:p>
        </w:tc>
        <w:tc>
          <w:tcPr>
            <w:tcW w:w="967" w:type="dxa"/>
          </w:tcPr>
          <w:p w14:paraId="66915E76" w14:textId="77777777" w:rsidR="00C96556" w:rsidRDefault="00F61671">
            <w:pPr>
              <w:pStyle w:val="TableParagraph"/>
              <w:ind w:left="7" w:right="6"/>
              <w:jc w:val="center"/>
              <w:rPr>
                <w:sz w:val="24"/>
              </w:rPr>
            </w:pPr>
            <w:r>
              <w:rPr>
                <w:spacing w:val="-2"/>
                <w:sz w:val="24"/>
              </w:rPr>
              <w:t>9.840</w:t>
            </w:r>
          </w:p>
        </w:tc>
        <w:tc>
          <w:tcPr>
            <w:tcW w:w="967" w:type="dxa"/>
          </w:tcPr>
          <w:p w14:paraId="71E1C46F" w14:textId="77777777" w:rsidR="00C96556" w:rsidRDefault="00F61671">
            <w:pPr>
              <w:pStyle w:val="TableParagraph"/>
              <w:ind w:left="7" w:right="5"/>
              <w:jc w:val="center"/>
              <w:rPr>
                <w:sz w:val="24"/>
              </w:rPr>
            </w:pPr>
            <w:r>
              <w:rPr>
                <w:spacing w:val="-2"/>
                <w:sz w:val="24"/>
              </w:rPr>
              <w:t>13.158</w:t>
            </w:r>
          </w:p>
        </w:tc>
        <w:tc>
          <w:tcPr>
            <w:tcW w:w="967" w:type="dxa"/>
          </w:tcPr>
          <w:p w14:paraId="7D39C1EB" w14:textId="77777777" w:rsidR="00C96556" w:rsidRDefault="00F61671">
            <w:pPr>
              <w:pStyle w:val="TableParagraph"/>
              <w:ind w:left="7" w:right="4"/>
              <w:jc w:val="center"/>
              <w:rPr>
                <w:sz w:val="24"/>
              </w:rPr>
            </w:pPr>
            <w:r>
              <w:rPr>
                <w:spacing w:val="-2"/>
                <w:sz w:val="24"/>
              </w:rPr>
              <w:t>8.246</w:t>
            </w:r>
          </w:p>
        </w:tc>
        <w:tc>
          <w:tcPr>
            <w:tcW w:w="967" w:type="dxa"/>
          </w:tcPr>
          <w:p w14:paraId="2BD14E48" w14:textId="77777777" w:rsidR="00C96556" w:rsidRDefault="00F61671">
            <w:pPr>
              <w:pStyle w:val="TableParagraph"/>
              <w:ind w:left="7" w:right="3"/>
              <w:jc w:val="center"/>
              <w:rPr>
                <w:sz w:val="24"/>
              </w:rPr>
            </w:pPr>
            <w:r>
              <w:rPr>
                <w:spacing w:val="-2"/>
                <w:sz w:val="24"/>
              </w:rPr>
              <w:t>7.285</w:t>
            </w:r>
          </w:p>
        </w:tc>
        <w:tc>
          <w:tcPr>
            <w:tcW w:w="967" w:type="dxa"/>
          </w:tcPr>
          <w:p w14:paraId="17B4E804" w14:textId="77777777" w:rsidR="00C96556" w:rsidRDefault="00F61671">
            <w:pPr>
              <w:pStyle w:val="TableParagraph"/>
              <w:ind w:left="7" w:right="3"/>
              <w:jc w:val="center"/>
              <w:rPr>
                <w:sz w:val="24"/>
              </w:rPr>
            </w:pPr>
            <w:r>
              <w:rPr>
                <w:spacing w:val="-2"/>
                <w:sz w:val="24"/>
              </w:rPr>
              <w:t>6.241</w:t>
            </w:r>
          </w:p>
        </w:tc>
      </w:tr>
      <w:tr w:rsidR="00C96556" w14:paraId="15E06C77" w14:textId="77777777">
        <w:trPr>
          <w:trHeight w:val="288"/>
        </w:trPr>
        <w:tc>
          <w:tcPr>
            <w:tcW w:w="1373" w:type="dxa"/>
          </w:tcPr>
          <w:p w14:paraId="2DBBD355" w14:textId="77777777" w:rsidR="00C96556" w:rsidRDefault="00F61671">
            <w:pPr>
              <w:pStyle w:val="TableParagraph"/>
              <w:ind w:left="119"/>
              <w:rPr>
                <w:sz w:val="24"/>
              </w:rPr>
            </w:pPr>
            <w:r>
              <w:rPr>
                <w:spacing w:val="-2"/>
                <w:w w:val="105"/>
                <w:sz w:val="24"/>
              </w:rPr>
              <w:t>bandwidth</w:t>
            </w:r>
          </w:p>
        </w:tc>
        <w:tc>
          <w:tcPr>
            <w:tcW w:w="967" w:type="dxa"/>
          </w:tcPr>
          <w:p w14:paraId="19A724EB" w14:textId="77777777" w:rsidR="00C96556" w:rsidRDefault="00C96556">
            <w:pPr>
              <w:pStyle w:val="TableParagraph"/>
              <w:spacing w:line="240" w:lineRule="auto"/>
              <w:rPr>
                <w:rFonts w:ascii="Times New Roman"/>
                <w:sz w:val="20"/>
              </w:rPr>
            </w:pPr>
          </w:p>
        </w:tc>
        <w:tc>
          <w:tcPr>
            <w:tcW w:w="967" w:type="dxa"/>
          </w:tcPr>
          <w:p w14:paraId="3C401853" w14:textId="77777777" w:rsidR="00C96556" w:rsidRDefault="00C96556">
            <w:pPr>
              <w:pStyle w:val="TableParagraph"/>
              <w:spacing w:line="240" w:lineRule="auto"/>
              <w:rPr>
                <w:rFonts w:ascii="Times New Roman"/>
                <w:sz w:val="20"/>
              </w:rPr>
            </w:pPr>
          </w:p>
        </w:tc>
        <w:tc>
          <w:tcPr>
            <w:tcW w:w="967" w:type="dxa"/>
          </w:tcPr>
          <w:p w14:paraId="01F1F08A" w14:textId="77777777" w:rsidR="00C96556" w:rsidRDefault="00C96556">
            <w:pPr>
              <w:pStyle w:val="TableParagraph"/>
              <w:spacing w:line="240" w:lineRule="auto"/>
              <w:rPr>
                <w:rFonts w:ascii="Times New Roman"/>
                <w:sz w:val="20"/>
              </w:rPr>
            </w:pPr>
          </w:p>
        </w:tc>
        <w:tc>
          <w:tcPr>
            <w:tcW w:w="967" w:type="dxa"/>
          </w:tcPr>
          <w:p w14:paraId="39A57D14" w14:textId="77777777" w:rsidR="00C96556" w:rsidRDefault="00C96556">
            <w:pPr>
              <w:pStyle w:val="TableParagraph"/>
              <w:spacing w:line="240" w:lineRule="auto"/>
              <w:rPr>
                <w:rFonts w:ascii="Times New Roman"/>
                <w:sz w:val="20"/>
              </w:rPr>
            </w:pPr>
          </w:p>
        </w:tc>
        <w:tc>
          <w:tcPr>
            <w:tcW w:w="967" w:type="dxa"/>
          </w:tcPr>
          <w:p w14:paraId="1CBC42C9" w14:textId="77777777" w:rsidR="00C96556" w:rsidRDefault="00C96556">
            <w:pPr>
              <w:pStyle w:val="TableParagraph"/>
              <w:spacing w:line="240" w:lineRule="auto"/>
              <w:rPr>
                <w:rFonts w:ascii="Times New Roman"/>
                <w:sz w:val="20"/>
              </w:rPr>
            </w:pPr>
          </w:p>
        </w:tc>
        <w:tc>
          <w:tcPr>
            <w:tcW w:w="967" w:type="dxa"/>
          </w:tcPr>
          <w:p w14:paraId="7D5ACD51" w14:textId="77777777" w:rsidR="00C96556" w:rsidRDefault="00C96556">
            <w:pPr>
              <w:pStyle w:val="TableParagraph"/>
              <w:spacing w:line="240" w:lineRule="auto"/>
              <w:rPr>
                <w:rFonts w:ascii="Times New Roman"/>
                <w:sz w:val="20"/>
              </w:rPr>
            </w:pPr>
          </w:p>
        </w:tc>
        <w:tc>
          <w:tcPr>
            <w:tcW w:w="967" w:type="dxa"/>
          </w:tcPr>
          <w:p w14:paraId="1F839463" w14:textId="77777777" w:rsidR="00C96556" w:rsidRDefault="00C96556">
            <w:pPr>
              <w:pStyle w:val="TableParagraph"/>
              <w:spacing w:line="240" w:lineRule="auto"/>
              <w:rPr>
                <w:rFonts w:ascii="Times New Roman"/>
                <w:sz w:val="20"/>
              </w:rPr>
            </w:pPr>
          </w:p>
        </w:tc>
      </w:tr>
      <w:tr w:rsidR="00C96556" w14:paraId="3468970F" w14:textId="77777777">
        <w:trPr>
          <w:trHeight w:val="288"/>
        </w:trPr>
        <w:tc>
          <w:tcPr>
            <w:tcW w:w="1373" w:type="dxa"/>
          </w:tcPr>
          <w:p w14:paraId="5DADC42E" w14:textId="77777777" w:rsidR="00C96556" w:rsidRDefault="00F61671">
            <w:pPr>
              <w:pStyle w:val="TableParagraph"/>
              <w:ind w:left="119"/>
              <w:rPr>
                <w:sz w:val="24"/>
              </w:rPr>
            </w:pPr>
            <w:r>
              <w:rPr>
                <w:spacing w:val="-5"/>
                <w:w w:val="120"/>
                <w:sz w:val="24"/>
              </w:rPr>
              <w:t>(</w:t>
            </w:r>
            <w:r>
              <w:rPr>
                <w:i/>
                <w:spacing w:val="-5"/>
                <w:w w:val="120"/>
                <w:sz w:val="24"/>
              </w:rPr>
              <w:t>h</w:t>
            </w:r>
            <w:r>
              <w:rPr>
                <w:spacing w:val="-5"/>
                <w:w w:val="120"/>
                <w:sz w:val="24"/>
              </w:rPr>
              <w:t>)</w:t>
            </w:r>
          </w:p>
        </w:tc>
        <w:tc>
          <w:tcPr>
            <w:tcW w:w="967" w:type="dxa"/>
          </w:tcPr>
          <w:p w14:paraId="6E4C0654" w14:textId="77777777" w:rsidR="00C96556" w:rsidRDefault="00C96556">
            <w:pPr>
              <w:pStyle w:val="TableParagraph"/>
              <w:spacing w:line="240" w:lineRule="auto"/>
              <w:rPr>
                <w:rFonts w:ascii="Times New Roman"/>
                <w:sz w:val="20"/>
              </w:rPr>
            </w:pPr>
          </w:p>
        </w:tc>
        <w:tc>
          <w:tcPr>
            <w:tcW w:w="967" w:type="dxa"/>
          </w:tcPr>
          <w:p w14:paraId="759BBAC0" w14:textId="77777777" w:rsidR="00C96556" w:rsidRDefault="00C96556">
            <w:pPr>
              <w:pStyle w:val="TableParagraph"/>
              <w:spacing w:line="240" w:lineRule="auto"/>
              <w:rPr>
                <w:rFonts w:ascii="Times New Roman"/>
                <w:sz w:val="20"/>
              </w:rPr>
            </w:pPr>
          </w:p>
        </w:tc>
        <w:tc>
          <w:tcPr>
            <w:tcW w:w="967" w:type="dxa"/>
          </w:tcPr>
          <w:p w14:paraId="725849DD" w14:textId="77777777" w:rsidR="00C96556" w:rsidRDefault="00C96556">
            <w:pPr>
              <w:pStyle w:val="TableParagraph"/>
              <w:spacing w:line="240" w:lineRule="auto"/>
              <w:rPr>
                <w:rFonts w:ascii="Times New Roman"/>
                <w:sz w:val="20"/>
              </w:rPr>
            </w:pPr>
          </w:p>
        </w:tc>
        <w:tc>
          <w:tcPr>
            <w:tcW w:w="967" w:type="dxa"/>
          </w:tcPr>
          <w:p w14:paraId="401695B3" w14:textId="77777777" w:rsidR="00C96556" w:rsidRDefault="00C96556">
            <w:pPr>
              <w:pStyle w:val="TableParagraph"/>
              <w:spacing w:line="240" w:lineRule="auto"/>
              <w:rPr>
                <w:rFonts w:ascii="Times New Roman"/>
                <w:sz w:val="20"/>
              </w:rPr>
            </w:pPr>
          </w:p>
        </w:tc>
        <w:tc>
          <w:tcPr>
            <w:tcW w:w="967" w:type="dxa"/>
          </w:tcPr>
          <w:p w14:paraId="3D79DBF4" w14:textId="77777777" w:rsidR="00C96556" w:rsidRDefault="00C96556">
            <w:pPr>
              <w:pStyle w:val="TableParagraph"/>
              <w:spacing w:line="240" w:lineRule="auto"/>
              <w:rPr>
                <w:rFonts w:ascii="Times New Roman"/>
                <w:sz w:val="20"/>
              </w:rPr>
            </w:pPr>
          </w:p>
        </w:tc>
        <w:tc>
          <w:tcPr>
            <w:tcW w:w="967" w:type="dxa"/>
          </w:tcPr>
          <w:p w14:paraId="06F7F703" w14:textId="77777777" w:rsidR="00C96556" w:rsidRDefault="00C96556">
            <w:pPr>
              <w:pStyle w:val="TableParagraph"/>
              <w:spacing w:line="240" w:lineRule="auto"/>
              <w:rPr>
                <w:rFonts w:ascii="Times New Roman"/>
                <w:sz w:val="20"/>
              </w:rPr>
            </w:pPr>
          </w:p>
        </w:tc>
        <w:tc>
          <w:tcPr>
            <w:tcW w:w="967" w:type="dxa"/>
          </w:tcPr>
          <w:p w14:paraId="71CBD99F" w14:textId="77777777" w:rsidR="00C96556" w:rsidRDefault="00C96556">
            <w:pPr>
              <w:pStyle w:val="TableParagraph"/>
              <w:spacing w:line="240" w:lineRule="auto"/>
              <w:rPr>
                <w:rFonts w:ascii="Times New Roman"/>
                <w:sz w:val="20"/>
              </w:rPr>
            </w:pPr>
          </w:p>
        </w:tc>
      </w:tr>
      <w:tr w:rsidR="00C96556" w14:paraId="6A3497A8" w14:textId="77777777">
        <w:trPr>
          <w:trHeight w:val="288"/>
        </w:trPr>
        <w:tc>
          <w:tcPr>
            <w:tcW w:w="1373" w:type="dxa"/>
          </w:tcPr>
          <w:p w14:paraId="2B77DC50" w14:textId="77777777" w:rsidR="00C96556" w:rsidRDefault="00F61671">
            <w:pPr>
              <w:pStyle w:val="TableParagraph"/>
              <w:ind w:left="119"/>
              <w:rPr>
                <w:sz w:val="24"/>
              </w:rPr>
            </w:pPr>
            <w:r>
              <w:rPr>
                <w:w w:val="105"/>
                <w:sz w:val="24"/>
              </w:rPr>
              <w:t>Bias</w:t>
            </w:r>
            <w:r>
              <w:rPr>
                <w:spacing w:val="73"/>
                <w:w w:val="105"/>
                <w:sz w:val="24"/>
              </w:rPr>
              <w:t xml:space="preserve"> </w:t>
            </w:r>
            <w:r>
              <w:rPr>
                <w:spacing w:val="-4"/>
                <w:w w:val="105"/>
                <w:sz w:val="24"/>
              </w:rPr>
              <w:t>band-</w:t>
            </w:r>
          </w:p>
        </w:tc>
        <w:tc>
          <w:tcPr>
            <w:tcW w:w="967" w:type="dxa"/>
          </w:tcPr>
          <w:p w14:paraId="304BB5F1" w14:textId="77777777" w:rsidR="00C96556" w:rsidRDefault="00F61671">
            <w:pPr>
              <w:pStyle w:val="TableParagraph"/>
              <w:ind w:left="7" w:right="7"/>
              <w:jc w:val="center"/>
              <w:rPr>
                <w:sz w:val="24"/>
              </w:rPr>
            </w:pPr>
            <w:r>
              <w:rPr>
                <w:spacing w:val="-2"/>
                <w:sz w:val="24"/>
              </w:rPr>
              <w:t>16.379</w:t>
            </w:r>
          </w:p>
        </w:tc>
        <w:tc>
          <w:tcPr>
            <w:tcW w:w="967" w:type="dxa"/>
          </w:tcPr>
          <w:p w14:paraId="638F9FF6" w14:textId="77777777" w:rsidR="00C96556" w:rsidRDefault="00F61671">
            <w:pPr>
              <w:pStyle w:val="TableParagraph"/>
              <w:ind w:left="7" w:right="7"/>
              <w:jc w:val="center"/>
              <w:rPr>
                <w:sz w:val="24"/>
              </w:rPr>
            </w:pPr>
            <w:r>
              <w:rPr>
                <w:spacing w:val="-2"/>
                <w:sz w:val="24"/>
              </w:rPr>
              <w:t>19.879</w:t>
            </w:r>
          </w:p>
        </w:tc>
        <w:tc>
          <w:tcPr>
            <w:tcW w:w="967" w:type="dxa"/>
          </w:tcPr>
          <w:p w14:paraId="17F8902A" w14:textId="77777777" w:rsidR="00C96556" w:rsidRDefault="00F61671">
            <w:pPr>
              <w:pStyle w:val="TableParagraph"/>
              <w:ind w:left="7" w:right="6"/>
              <w:jc w:val="center"/>
              <w:rPr>
                <w:sz w:val="24"/>
              </w:rPr>
            </w:pPr>
            <w:r>
              <w:rPr>
                <w:spacing w:val="-2"/>
                <w:sz w:val="24"/>
              </w:rPr>
              <w:t>17.397</w:t>
            </w:r>
          </w:p>
        </w:tc>
        <w:tc>
          <w:tcPr>
            <w:tcW w:w="967" w:type="dxa"/>
          </w:tcPr>
          <w:p w14:paraId="35BF4F09" w14:textId="77777777" w:rsidR="00C96556" w:rsidRDefault="00F61671">
            <w:pPr>
              <w:pStyle w:val="TableParagraph"/>
              <w:ind w:left="7" w:right="5"/>
              <w:jc w:val="center"/>
              <w:rPr>
                <w:sz w:val="24"/>
              </w:rPr>
            </w:pPr>
            <w:r>
              <w:rPr>
                <w:spacing w:val="-2"/>
                <w:sz w:val="24"/>
              </w:rPr>
              <w:t>23.413</w:t>
            </w:r>
          </w:p>
        </w:tc>
        <w:tc>
          <w:tcPr>
            <w:tcW w:w="967" w:type="dxa"/>
          </w:tcPr>
          <w:p w14:paraId="0747D375" w14:textId="77777777" w:rsidR="00C96556" w:rsidRDefault="00F61671">
            <w:pPr>
              <w:pStyle w:val="TableParagraph"/>
              <w:ind w:left="7" w:right="4"/>
              <w:jc w:val="center"/>
              <w:rPr>
                <w:sz w:val="24"/>
              </w:rPr>
            </w:pPr>
            <w:r>
              <w:rPr>
                <w:spacing w:val="-2"/>
                <w:sz w:val="24"/>
              </w:rPr>
              <w:t>15.255</w:t>
            </w:r>
          </w:p>
        </w:tc>
        <w:tc>
          <w:tcPr>
            <w:tcW w:w="967" w:type="dxa"/>
          </w:tcPr>
          <w:p w14:paraId="6987D20B" w14:textId="77777777" w:rsidR="00C96556" w:rsidRDefault="00F61671">
            <w:pPr>
              <w:pStyle w:val="TableParagraph"/>
              <w:ind w:left="7" w:right="4"/>
              <w:jc w:val="center"/>
              <w:rPr>
                <w:sz w:val="24"/>
              </w:rPr>
            </w:pPr>
            <w:r>
              <w:rPr>
                <w:spacing w:val="-2"/>
                <w:sz w:val="24"/>
              </w:rPr>
              <w:t>14.091</w:t>
            </w:r>
          </w:p>
        </w:tc>
        <w:tc>
          <w:tcPr>
            <w:tcW w:w="967" w:type="dxa"/>
          </w:tcPr>
          <w:p w14:paraId="1A91E616" w14:textId="77777777" w:rsidR="00C96556" w:rsidRDefault="00F61671">
            <w:pPr>
              <w:pStyle w:val="TableParagraph"/>
              <w:ind w:left="7" w:right="3"/>
              <w:jc w:val="center"/>
              <w:rPr>
                <w:sz w:val="24"/>
              </w:rPr>
            </w:pPr>
            <w:r>
              <w:rPr>
                <w:spacing w:val="-2"/>
                <w:sz w:val="24"/>
              </w:rPr>
              <w:t>16.266</w:t>
            </w:r>
          </w:p>
        </w:tc>
      </w:tr>
      <w:tr w:rsidR="00C96556" w14:paraId="7ACF235A" w14:textId="77777777">
        <w:trPr>
          <w:trHeight w:val="288"/>
        </w:trPr>
        <w:tc>
          <w:tcPr>
            <w:tcW w:w="1373" w:type="dxa"/>
          </w:tcPr>
          <w:p w14:paraId="7EAAF4AC" w14:textId="77777777" w:rsidR="00C96556" w:rsidRDefault="00F61671">
            <w:pPr>
              <w:pStyle w:val="TableParagraph"/>
              <w:ind w:left="119"/>
              <w:rPr>
                <w:sz w:val="24"/>
              </w:rPr>
            </w:pPr>
            <w:r>
              <w:rPr>
                <w:w w:val="105"/>
                <w:sz w:val="24"/>
              </w:rPr>
              <w:t>width</w:t>
            </w:r>
            <w:r>
              <w:rPr>
                <w:spacing w:val="14"/>
                <w:w w:val="105"/>
                <w:sz w:val="24"/>
              </w:rPr>
              <w:t xml:space="preserve"> </w:t>
            </w:r>
            <w:r>
              <w:rPr>
                <w:spacing w:val="-5"/>
                <w:w w:val="105"/>
                <w:sz w:val="24"/>
              </w:rPr>
              <w:t>(</w:t>
            </w:r>
            <w:r>
              <w:rPr>
                <w:i/>
                <w:spacing w:val="-5"/>
                <w:w w:val="105"/>
                <w:sz w:val="24"/>
              </w:rPr>
              <w:t>b</w:t>
            </w:r>
            <w:r>
              <w:rPr>
                <w:spacing w:val="-5"/>
                <w:w w:val="105"/>
                <w:sz w:val="24"/>
              </w:rPr>
              <w:t>)</w:t>
            </w:r>
          </w:p>
        </w:tc>
        <w:tc>
          <w:tcPr>
            <w:tcW w:w="967" w:type="dxa"/>
          </w:tcPr>
          <w:p w14:paraId="7F797938" w14:textId="77777777" w:rsidR="00C96556" w:rsidRDefault="00C96556">
            <w:pPr>
              <w:pStyle w:val="TableParagraph"/>
              <w:spacing w:line="240" w:lineRule="auto"/>
              <w:rPr>
                <w:rFonts w:ascii="Times New Roman"/>
                <w:sz w:val="20"/>
              </w:rPr>
            </w:pPr>
          </w:p>
        </w:tc>
        <w:tc>
          <w:tcPr>
            <w:tcW w:w="967" w:type="dxa"/>
          </w:tcPr>
          <w:p w14:paraId="722C5A98" w14:textId="77777777" w:rsidR="00C96556" w:rsidRDefault="00C96556">
            <w:pPr>
              <w:pStyle w:val="TableParagraph"/>
              <w:spacing w:line="240" w:lineRule="auto"/>
              <w:rPr>
                <w:rFonts w:ascii="Times New Roman"/>
                <w:sz w:val="20"/>
              </w:rPr>
            </w:pPr>
          </w:p>
        </w:tc>
        <w:tc>
          <w:tcPr>
            <w:tcW w:w="967" w:type="dxa"/>
          </w:tcPr>
          <w:p w14:paraId="2A9C5FCC" w14:textId="77777777" w:rsidR="00C96556" w:rsidRDefault="00C96556">
            <w:pPr>
              <w:pStyle w:val="TableParagraph"/>
              <w:spacing w:line="240" w:lineRule="auto"/>
              <w:rPr>
                <w:rFonts w:ascii="Times New Roman"/>
                <w:sz w:val="20"/>
              </w:rPr>
            </w:pPr>
          </w:p>
        </w:tc>
        <w:tc>
          <w:tcPr>
            <w:tcW w:w="967" w:type="dxa"/>
          </w:tcPr>
          <w:p w14:paraId="4C13E236" w14:textId="77777777" w:rsidR="00C96556" w:rsidRDefault="00C96556">
            <w:pPr>
              <w:pStyle w:val="TableParagraph"/>
              <w:spacing w:line="240" w:lineRule="auto"/>
              <w:rPr>
                <w:rFonts w:ascii="Times New Roman"/>
                <w:sz w:val="20"/>
              </w:rPr>
            </w:pPr>
          </w:p>
        </w:tc>
        <w:tc>
          <w:tcPr>
            <w:tcW w:w="967" w:type="dxa"/>
          </w:tcPr>
          <w:p w14:paraId="31DA07F0" w14:textId="77777777" w:rsidR="00C96556" w:rsidRDefault="00C96556">
            <w:pPr>
              <w:pStyle w:val="TableParagraph"/>
              <w:spacing w:line="240" w:lineRule="auto"/>
              <w:rPr>
                <w:rFonts w:ascii="Times New Roman"/>
                <w:sz w:val="20"/>
              </w:rPr>
            </w:pPr>
          </w:p>
        </w:tc>
        <w:tc>
          <w:tcPr>
            <w:tcW w:w="967" w:type="dxa"/>
          </w:tcPr>
          <w:p w14:paraId="146F3F42" w14:textId="77777777" w:rsidR="00C96556" w:rsidRDefault="00C96556">
            <w:pPr>
              <w:pStyle w:val="TableParagraph"/>
              <w:spacing w:line="240" w:lineRule="auto"/>
              <w:rPr>
                <w:rFonts w:ascii="Times New Roman"/>
                <w:sz w:val="20"/>
              </w:rPr>
            </w:pPr>
          </w:p>
        </w:tc>
        <w:tc>
          <w:tcPr>
            <w:tcW w:w="967" w:type="dxa"/>
          </w:tcPr>
          <w:p w14:paraId="0ADA7BE1" w14:textId="77777777" w:rsidR="00C96556" w:rsidRDefault="00C96556">
            <w:pPr>
              <w:pStyle w:val="TableParagraph"/>
              <w:spacing w:line="240" w:lineRule="auto"/>
              <w:rPr>
                <w:rFonts w:ascii="Times New Roman"/>
                <w:sz w:val="20"/>
              </w:rPr>
            </w:pPr>
          </w:p>
        </w:tc>
      </w:tr>
      <w:tr w:rsidR="00C96556" w14:paraId="373FFBB0" w14:textId="77777777">
        <w:trPr>
          <w:trHeight w:val="288"/>
        </w:trPr>
        <w:tc>
          <w:tcPr>
            <w:tcW w:w="1373" w:type="dxa"/>
          </w:tcPr>
          <w:p w14:paraId="778C31DF" w14:textId="77777777" w:rsidR="00C96556" w:rsidRDefault="00F61671">
            <w:pPr>
              <w:pStyle w:val="TableParagraph"/>
              <w:ind w:left="119"/>
              <w:rPr>
                <w:sz w:val="24"/>
              </w:rPr>
            </w:pPr>
            <w:r>
              <w:rPr>
                <w:spacing w:val="-2"/>
                <w:w w:val="105"/>
                <w:sz w:val="24"/>
              </w:rPr>
              <w:t>Effective</w:t>
            </w:r>
          </w:p>
        </w:tc>
        <w:tc>
          <w:tcPr>
            <w:tcW w:w="967" w:type="dxa"/>
          </w:tcPr>
          <w:p w14:paraId="586233B8" w14:textId="77777777" w:rsidR="00C96556" w:rsidRDefault="00F61671">
            <w:pPr>
              <w:pStyle w:val="TableParagraph"/>
              <w:ind w:left="7" w:right="7"/>
              <w:jc w:val="center"/>
              <w:rPr>
                <w:sz w:val="24"/>
              </w:rPr>
            </w:pPr>
            <w:r>
              <w:rPr>
                <w:spacing w:val="-5"/>
                <w:sz w:val="24"/>
              </w:rPr>
              <w:t>688</w:t>
            </w:r>
          </w:p>
        </w:tc>
        <w:tc>
          <w:tcPr>
            <w:tcW w:w="967" w:type="dxa"/>
          </w:tcPr>
          <w:p w14:paraId="4A66EF7D" w14:textId="77777777" w:rsidR="00C96556" w:rsidRDefault="00F61671">
            <w:pPr>
              <w:pStyle w:val="TableParagraph"/>
              <w:ind w:left="7" w:right="6"/>
              <w:jc w:val="center"/>
              <w:rPr>
                <w:sz w:val="24"/>
              </w:rPr>
            </w:pPr>
            <w:r>
              <w:rPr>
                <w:spacing w:val="-5"/>
                <w:sz w:val="24"/>
              </w:rPr>
              <w:t>883</w:t>
            </w:r>
          </w:p>
        </w:tc>
        <w:tc>
          <w:tcPr>
            <w:tcW w:w="967" w:type="dxa"/>
          </w:tcPr>
          <w:p w14:paraId="69FE597C" w14:textId="77777777" w:rsidR="00C96556" w:rsidRDefault="00F61671">
            <w:pPr>
              <w:pStyle w:val="TableParagraph"/>
              <w:ind w:left="7" w:right="5"/>
              <w:jc w:val="center"/>
              <w:rPr>
                <w:sz w:val="24"/>
              </w:rPr>
            </w:pPr>
            <w:r>
              <w:rPr>
                <w:spacing w:val="-5"/>
                <w:sz w:val="24"/>
              </w:rPr>
              <w:t>769</w:t>
            </w:r>
          </w:p>
        </w:tc>
        <w:tc>
          <w:tcPr>
            <w:tcW w:w="967" w:type="dxa"/>
          </w:tcPr>
          <w:p w14:paraId="5DBBEA66" w14:textId="77777777" w:rsidR="00C96556" w:rsidRDefault="00F61671">
            <w:pPr>
              <w:pStyle w:val="TableParagraph"/>
              <w:ind w:left="7" w:right="4"/>
              <w:jc w:val="center"/>
              <w:rPr>
                <w:sz w:val="24"/>
              </w:rPr>
            </w:pPr>
            <w:r>
              <w:rPr>
                <w:spacing w:val="-2"/>
                <w:sz w:val="24"/>
              </w:rPr>
              <w:t>1,061</w:t>
            </w:r>
          </w:p>
        </w:tc>
        <w:tc>
          <w:tcPr>
            <w:tcW w:w="967" w:type="dxa"/>
          </w:tcPr>
          <w:p w14:paraId="0D1C2AAB" w14:textId="77777777" w:rsidR="00C96556" w:rsidRDefault="00F61671">
            <w:pPr>
              <w:pStyle w:val="TableParagraph"/>
              <w:ind w:left="7" w:right="4"/>
              <w:jc w:val="center"/>
              <w:rPr>
                <w:sz w:val="24"/>
              </w:rPr>
            </w:pPr>
            <w:r>
              <w:rPr>
                <w:spacing w:val="-5"/>
                <w:sz w:val="24"/>
              </w:rPr>
              <w:t>591</w:t>
            </w:r>
          </w:p>
        </w:tc>
        <w:tc>
          <w:tcPr>
            <w:tcW w:w="967" w:type="dxa"/>
          </w:tcPr>
          <w:p w14:paraId="0C9D8CE9" w14:textId="77777777" w:rsidR="00C96556" w:rsidRDefault="00F61671">
            <w:pPr>
              <w:pStyle w:val="TableParagraph"/>
              <w:ind w:left="7" w:right="2"/>
              <w:jc w:val="center"/>
              <w:rPr>
                <w:sz w:val="24"/>
              </w:rPr>
            </w:pPr>
            <w:r>
              <w:rPr>
                <w:spacing w:val="-5"/>
                <w:sz w:val="24"/>
              </w:rPr>
              <w:t>505</w:t>
            </w:r>
          </w:p>
        </w:tc>
        <w:tc>
          <w:tcPr>
            <w:tcW w:w="967" w:type="dxa"/>
          </w:tcPr>
          <w:p w14:paraId="13336F42" w14:textId="77777777" w:rsidR="00C96556" w:rsidRDefault="00F61671">
            <w:pPr>
              <w:pStyle w:val="TableParagraph"/>
              <w:ind w:left="7" w:right="2"/>
              <w:jc w:val="center"/>
              <w:rPr>
                <w:sz w:val="24"/>
              </w:rPr>
            </w:pPr>
            <w:r>
              <w:rPr>
                <w:spacing w:val="-5"/>
                <w:sz w:val="24"/>
              </w:rPr>
              <w:t>402</w:t>
            </w:r>
          </w:p>
        </w:tc>
      </w:tr>
      <w:tr w:rsidR="00C96556" w14:paraId="179F3C08" w14:textId="77777777">
        <w:trPr>
          <w:trHeight w:val="288"/>
        </w:trPr>
        <w:tc>
          <w:tcPr>
            <w:tcW w:w="1373" w:type="dxa"/>
          </w:tcPr>
          <w:p w14:paraId="2CA75812" w14:textId="77777777" w:rsidR="00C96556" w:rsidRDefault="00F61671">
            <w:pPr>
              <w:pStyle w:val="TableParagraph"/>
              <w:ind w:left="119"/>
              <w:rPr>
                <w:sz w:val="24"/>
              </w:rPr>
            </w:pPr>
            <w:proofErr w:type="spellStart"/>
            <w:r>
              <w:rPr>
                <w:spacing w:val="-2"/>
                <w:w w:val="105"/>
                <w:sz w:val="24"/>
              </w:rPr>
              <w:t>Observa</w:t>
            </w:r>
            <w:proofErr w:type="spellEnd"/>
            <w:r>
              <w:rPr>
                <w:spacing w:val="-2"/>
                <w:w w:val="105"/>
                <w:sz w:val="24"/>
              </w:rPr>
              <w:t>-</w:t>
            </w:r>
          </w:p>
        </w:tc>
        <w:tc>
          <w:tcPr>
            <w:tcW w:w="967" w:type="dxa"/>
          </w:tcPr>
          <w:p w14:paraId="2AEA68CE" w14:textId="77777777" w:rsidR="00C96556" w:rsidRDefault="00C96556">
            <w:pPr>
              <w:pStyle w:val="TableParagraph"/>
              <w:spacing w:line="240" w:lineRule="auto"/>
              <w:rPr>
                <w:rFonts w:ascii="Times New Roman"/>
                <w:sz w:val="20"/>
              </w:rPr>
            </w:pPr>
          </w:p>
        </w:tc>
        <w:tc>
          <w:tcPr>
            <w:tcW w:w="967" w:type="dxa"/>
          </w:tcPr>
          <w:p w14:paraId="7DC37E80" w14:textId="77777777" w:rsidR="00C96556" w:rsidRDefault="00C96556">
            <w:pPr>
              <w:pStyle w:val="TableParagraph"/>
              <w:spacing w:line="240" w:lineRule="auto"/>
              <w:rPr>
                <w:rFonts w:ascii="Times New Roman"/>
                <w:sz w:val="20"/>
              </w:rPr>
            </w:pPr>
          </w:p>
        </w:tc>
        <w:tc>
          <w:tcPr>
            <w:tcW w:w="967" w:type="dxa"/>
          </w:tcPr>
          <w:p w14:paraId="4FD8E245" w14:textId="77777777" w:rsidR="00C96556" w:rsidRDefault="00C96556">
            <w:pPr>
              <w:pStyle w:val="TableParagraph"/>
              <w:spacing w:line="240" w:lineRule="auto"/>
              <w:rPr>
                <w:rFonts w:ascii="Times New Roman"/>
                <w:sz w:val="20"/>
              </w:rPr>
            </w:pPr>
          </w:p>
        </w:tc>
        <w:tc>
          <w:tcPr>
            <w:tcW w:w="967" w:type="dxa"/>
          </w:tcPr>
          <w:p w14:paraId="4E6D4EF3" w14:textId="77777777" w:rsidR="00C96556" w:rsidRDefault="00C96556">
            <w:pPr>
              <w:pStyle w:val="TableParagraph"/>
              <w:spacing w:line="240" w:lineRule="auto"/>
              <w:rPr>
                <w:rFonts w:ascii="Times New Roman"/>
                <w:sz w:val="20"/>
              </w:rPr>
            </w:pPr>
          </w:p>
        </w:tc>
        <w:tc>
          <w:tcPr>
            <w:tcW w:w="967" w:type="dxa"/>
          </w:tcPr>
          <w:p w14:paraId="527AB0F8" w14:textId="77777777" w:rsidR="00C96556" w:rsidRDefault="00C96556">
            <w:pPr>
              <w:pStyle w:val="TableParagraph"/>
              <w:spacing w:line="240" w:lineRule="auto"/>
              <w:rPr>
                <w:rFonts w:ascii="Times New Roman"/>
                <w:sz w:val="20"/>
              </w:rPr>
            </w:pPr>
          </w:p>
        </w:tc>
        <w:tc>
          <w:tcPr>
            <w:tcW w:w="967" w:type="dxa"/>
          </w:tcPr>
          <w:p w14:paraId="47E3FB20" w14:textId="77777777" w:rsidR="00C96556" w:rsidRDefault="00C96556">
            <w:pPr>
              <w:pStyle w:val="TableParagraph"/>
              <w:spacing w:line="240" w:lineRule="auto"/>
              <w:rPr>
                <w:rFonts w:ascii="Times New Roman"/>
                <w:sz w:val="20"/>
              </w:rPr>
            </w:pPr>
          </w:p>
        </w:tc>
        <w:tc>
          <w:tcPr>
            <w:tcW w:w="967" w:type="dxa"/>
          </w:tcPr>
          <w:p w14:paraId="1025DD16" w14:textId="77777777" w:rsidR="00C96556" w:rsidRDefault="00C96556">
            <w:pPr>
              <w:pStyle w:val="TableParagraph"/>
              <w:spacing w:line="240" w:lineRule="auto"/>
              <w:rPr>
                <w:rFonts w:ascii="Times New Roman"/>
                <w:sz w:val="20"/>
              </w:rPr>
            </w:pPr>
          </w:p>
        </w:tc>
      </w:tr>
      <w:tr w:rsidR="00C96556" w14:paraId="3F2E37B9" w14:textId="77777777">
        <w:trPr>
          <w:trHeight w:val="288"/>
        </w:trPr>
        <w:tc>
          <w:tcPr>
            <w:tcW w:w="1373" w:type="dxa"/>
          </w:tcPr>
          <w:p w14:paraId="52CECABC" w14:textId="77777777" w:rsidR="00C96556" w:rsidRDefault="00F61671">
            <w:pPr>
              <w:pStyle w:val="TableParagraph"/>
              <w:ind w:left="119"/>
              <w:rPr>
                <w:sz w:val="24"/>
              </w:rPr>
            </w:pPr>
            <w:proofErr w:type="spellStart"/>
            <w:r>
              <w:rPr>
                <w:spacing w:val="-2"/>
                <w:sz w:val="24"/>
              </w:rPr>
              <w:t>tions</w:t>
            </w:r>
            <w:proofErr w:type="spellEnd"/>
          </w:p>
        </w:tc>
        <w:tc>
          <w:tcPr>
            <w:tcW w:w="967" w:type="dxa"/>
          </w:tcPr>
          <w:p w14:paraId="6244613E" w14:textId="77777777" w:rsidR="00C96556" w:rsidRDefault="00C96556">
            <w:pPr>
              <w:pStyle w:val="TableParagraph"/>
              <w:spacing w:line="240" w:lineRule="auto"/>
              <w:rPr>
                <w:rFonts w:ascii="Times New Roman"/>
                <w:sz w:val="20"/>
              </w:rPr>
            </w:pPr>
          </w:p>
        </w:tc>
        <w:tc>
          <w:tcPr>
            <w:tcW w:w="967" w:type="dxa"/>
          </w:tcPr>
          <w:p w14:paraId="74536448" w14:textId="77777777" w:rsidR="00C96556" w:rsidRDefault="00C96556">
            <w:pPr>
              <w:pStyle w:val="TableParagraph"/>
              <w:spacing w:line="240" w:lineRule="auto"/>
              <w:rPr>
                <w:rFonts w:ascii="Times New Roman"/>
                <w:sz w:val="20"/>
              </w:rPr>
            </w:pPr>
          </w:p>
        </w:tc>
        <w:tc>
          <w:tcPr>
            <w:tcW w:w="967" w:type="dxa"/>
          </w:tcPr>
          <w:p w14:paraId="3E3B196A" w14:textId="77777777" w:rsidR="00C96556" w:rsidRDefault="00C96556">
            <w:pPr>
              <w:pStyle w:val="TableParagraph"/>
              <w:spacing w:line="240" w:lineRule="auto"/>
              <w:rPr>
                <w:rFonts w:ascii="Times New Roman"/>
                <w:sz w:val="20"/>
              </w:rPr>
            </w:pPr>
          </w:p>
        </w:tc>
        <w:tc>
          <w:tcPr>
            <w:tcW w:w="967" w:type="dxa"/>
          </w:tcPr>
          <w:p w14:paraId="7C4AC9B3" w14:textId="77777777" w:rsidR="00C96556" w:rsidRDefault="00C96556">
            <w:pPr>
              <w:pStyle w:val="TableParagraph"/>
              <w:spacing w:line="240" w:lineRule="auto"/>
              <w:rPr>
                <w:rFonts w:ascii="Times New Roman"/>
                <w:sz w:val="20"/>
              </w:rPr>
            </w:pPr>
          </w:p>
        </w:tc>
        <w:tc>
          <w:tcPr>
            <w:tcW w:w="967" w:type="dxa"/>
          </w:tcPr>
          <w:p w14:paraId="5C28E232" w14:textId="77777777" w:rsidR="00C96556" w:rsidRDefault="00C96556">
            <w:pPr>
              <w:pStyle w:val="TableParagraph"/>
              <w:spacing w:line="240" w:lineRule="auto"/>
              <w:rPr>
                <w:rFonts w:ascii="Times New Roman"/>
                <w:sz w:val="20"/>
              </w:rPr>
            </w:pPr>
          </w:p>
        </w:tc>
        <w:tc>
          <w:tcPr>
            <w:tcW w:w="967" w:type="dxa"/>
          </w:tcPr>
          <w:p w14:paraId="277A6FE8" w14:textId="77777777" w:rsidR="00C96556" w:rsidRDefault="00C96556">
            <w:pPr>
              <w:pStyle w:val="TableParagraph"/>
              <w:spacing w:line="240" w:lineRule="auto"/>
              <w:rPr>
                <w:rFonts w:ascii="Times New Roman"/>
                <w:sz w:val="20"/>
              </w:rPr>
            </w:pPr>
          </w:p>
        </w:tc>
        <w:tc>
          <w:tcPr>
            <w:tcW w:w="967" w:type="dxa"/>
          </w:tcPr>
          <w:p w14:paraId="1F23E5A9" w14:textId="77777777" w:rsidR="00C96556" w:rsidRDefault="00C96556">
            <w:pPr>
              <w:pStyle w:val="TableParagraph"/>
              <w:spacing w:line="240" w:lineRule="auto"/>
              <w:rPr>
                <w:rFonts w:ascii="Times New Roman"/>
                <w:sz w:val="20"/>
              </w:rPr>
            </w:pPr>
          </w:p>
        </w:tc>
      </w:tr>
      <w:tr w:rsidR="00C96556" w14:paraId="210E2BC5" w14:textId="77777777">
        <w:trPr>
          <w:trHeight w:val="288"/>
        </w:trPr>
        <w:tc>
          <w:tcPr>
            <w:tcW w:w="1373" w:type="dxa"/>
          </w:tcPr>
          <w:p w14:paraId="6B1C77F1" w14:textId="77777777" w:rsidR="00C96556" w:rsidRDefault="00F61671">
            <w:pPr>
              <w:pStyle w:val="TableParagraph"/>
              <w:tabs>
                <w:tab w:val="left" w:pos="863"/>
              </w:tabs>
              <w:ind w:left="119"/>
              <w:rPr>
                <w:sz w:val="24"/>
              </w:rPr>
            </w:pPr>
            <w:r>
              <w:rPr>
                <w:spacing w:val="-2"/>
                <w:w w:val="110"/>
                <w:sz w:val="24"/>
              </w:rPr>
              <w:t>Total</w:t>
            </w:r>
            <w:r>
              <w:rPr>
                <w:sz w:val="24"/>
              </w:rPr>
              <w:tab/>
            </w:r>
            <w:r>
              <w:rPr>
                <w:spacing w:val="-5"/>
                <w:w w:val="110"/>
                <w:sz w:val="24"/>
              </w:rPr>
              <w:t>Ob-</w:t>
            </w:r>
          </w:p>
        </w:tc>
        <w:tc>
          <w:tcPr>
            <w:tcW w:w="967" w:type="dxa"/>
          </w:tcPr>
          <w:p w14:paraId="3E323A2F" w14:textId="77777777" w:rsidR="00C96556" w:rsidRDefault="00F61671">
            <w:pPr>
              <w:pStyle w:val="TableParagraph"/>
              <w:ind w:left="7" w:right="7"/>
              <w:jc w:val="center"/>
              <w:rPr>
                <w:sz w:val="24"/>
              </w:rPr>
            </w:pPr>
            <w:r>
              <w:rPr>
                <w:spacing w:val="-2"/>
                <w:sz w:val="24"/>
              </w:rPr>
              <w:t>2,614</w:t>
            </w:r>
          </w:p>
        </w:tc>
        <w:tc>
          <w:tcPr>
            <w:tcW w:w="967" w:type="dxa"/>
          </w:tcPr>
          <w:p w14:paraId="27EEEAA0" w14:textId="77777777" w:rsidR="00C96556" w:rsidRDefault="00F61671">
            <w:pPr>
              <w:pStyle w:val="TableParagraph"/>
              <w:ind w:left="7" w:right="6"/>
              <w:jc w:val="center"/>
              <w:rPr>
                <w:sz w:val="24"/>
              </w:rPr>
            </w:pPr>
            <w:r>
              <w:rPr>
                <w:spacing w:val="-2"/>
                <w:sz w:val="24"/>
              </w:rPr>
              <w:t>2,531</w:t>
            </w:r>
          </w:p>
        </w:tc>
        <w:tc>
          <w:tcPr>
            <w:tcW w:w="967" w:type="dxa"/>
          </w:tcPr>
          <w:p w14:paraId="13ABD5E4" w14:textId="77777777" w:rsidR="00C96556" w:rsidRDefault="00F61671">
            <w:pPr>
              <w:pStyle w:val="TableParagraph"/>
              <w:ind w:left="7" w:right="6"/>
              <w:jc w:val="center"/>
              <w:rPr>
                <w:sz w:val="24"/>
              </w:rPr>
            </w:pPr>
            <w:r>
              <w:rPr>
                <w:spacing w:val="-2"/>
                <w:sz w:val="24"/>
              </w:rPr>
              <w:t>2,438</w:t>
            </w:r>
          </w:p>
        </w:tc>
        <w:tc>
          <w:tcPr>
            <w:tcW w:w="967" w:type="dxa"/>
          </w:tcPr>
          <w:p w14:paraId="42395688" w14:textId="77777777" w:rsidR="00C96556" w:rsidRDefault="00F61671">
            <w:pPr>
              <w:pStyle w:val="TableParagraph"/>
              <w:ind w:left="7" w:right="5"/>
              <w:jc w:val="center"/>
              <w:rPr>
                <w:sz w:val="24"/>
              </w:rPr>
            </w:pPr>
            <w:r>
              <w:rPr>
                <w:spacing w:val="-2"/>
                <w:sz w:val="24"/>
              </w:rPr>
              <w:t>2,324</w:t>
            </w:r>
          </w:p>
        </w:tc>
        <w:tc>
          <w:tcPr>
            <w:tcW w:w="967" w:type="dxa"/>
          </w:tcPr>
          <w:p w14:paraId="2CB97CEB" w14:textId="77777777" w:rsidR="00C96556" w:rsidRDefault="00F61671">
            <w:pPr>
              <w:pStyle w:val="TableParagraph"/>
              <w:ind w:left="7" w:right="4"/>
              <w:jc w:val="center"/>
              <w:rPr>
                <w:sz w:val="24"/>
              </w:rPr>
            </w:pPr>
            <w:r>
              <w:rPr>
                <w:spacing w:val="-2"/>
                <w:sz w:val="24"/>
              </w:rPr>
              <w:t>2,199</w:t>
            </w:r>
          </w:p>
        </w:tc>
        <w:tc>
          <w:tcPr>
            <w:tcW w:w="967" w:type="dxa"/>
          </w:tcPr>
          <w:p w14:paraId="62FA1138" w14:textId="77777777" w:rsidR="00C96556" w:rsidRDefault="00F61671">
            <w:pPr>
              <w:pStyle w:val="TableParagraph"/>
              <w:ind w:left="7" w:right="4"/>
              <w:jc w:val="center"/>
              <w:rPr>
                <w:sz w:val="24"/>
              </w:rPr>
            </w:pPr>
            <w:r>
              <w:rPr>
                <w:spacing w:val="-2"/>
                <w:sz w:val="24"/>
              </w:rPr>
              <w:t>2,115</w:t>
            </w:r>
          </w:p>
        </w:tc>
        <w:tc>
          <w:tcPr>
            <w:tcW w:w="967" w:type="dxa"/>
          </w:tcPr>
          <w:p w14:paraId="2E7386FC" w14:textId="77777777" w:rsidR="00C96556" w:rsidRDefault="00F61671">
            <w:pPr>
              <w:pStyle w:val="TableParagraph"/>
              <w:ind w:left="7" w:right="3"/>
              <w:jc w:val="center"/>
              <w:rPr>
                <w:sz w:val="24"/>
              </w:rPr>
            </w:pPr>
            <w:r>
              <w:rPr>
                <w:spacing w:val="-2"/>
                <w:sz w:val="24"/>
              </w:rPr>
              <w:t>2,017</w:t>
            </w:r>
          </w:p>
        </w:tc>
      </w:tr>
      <w:tr w:rsidR="00C96556" w14:paraId="0BAAB2C4" w14:textId="77777777">
        <w:trPr>
          <w:trHeight w:val="289"/>
        </w:trPr>
        <w:tc>
          <w:tcPr>
            <w:tcW w:w="1373" w:type="dxa"/>
            <w:tcBorders>
              <w:bottom w:val="single" w:sz="4" w:space="0" w:color="000000"/>
            </w:tcBorders>
          </w:tcPr>
          <w:p w14:paraId="37B1DD37" w14:textId="77777777" w:rsidR="00C96556" w:rsidRDefault="00F61671">
            <w:pPr>
              <w:pStyle w:val="TableParagraph"/>
              <w:ind w:left="119"/>
              <w:rPr>
                <w:sz w:val="24"/>
              </w:rPr>
            </w:pPr>
            <w:proofErr w:type="spellStart"/>
            <w:r>
              <w:rPr>
                <w:spacing w:val="-2"/>
                <w:sz w:val="24"/>
              </w:rPr>
              <w:t>servations</w:t>
            </w:r>
            <w:proofErr w:type="spellEnd"/>
          </w:p>
        </w:tc>
        <w:tc>
          <w:tcPr>
            <w:tcW w:w="967" w:type="dxa"/>
            <w:tcBorders>
              <w:bottom w:val="single" w:sz="4" w:space="0" w:color="000000"/>
            </w:tcBorders>
          </w:tcPr>
          <w:p w14:paraId="3D8046BF" w14:textId="77777777" w:rsidR="00C96556" w:rsidRDefault="00C96556">
            <w:pPr>
              <w:pStyle w:val="TableParagraph"/>
              <w:spacing w:line="240" w:lineRule="auto"/>
              <w:rPr>
                <w:rFonts w:ascii="Times New Roman"/>
                <w:sz w:val="20"/>
              </w:rPr>
            </w:pPr>
          </w:p>
        </w:tc>
        <w:tc>
          <w:tcPr>
            <w:tcW w:w="967" w:type="dxa"/>
            <w:tcBorders>
              <w:bottom w:val="single" w:sz="4" w:space="0" w:color="000000"/>
            </w:tcBorders>
          </w:tcPr>
          <w:p w14:paraId="7D26D6F7" w14:textId="77777777" w:rsidR="00C96556" w:rsidRDefault="00C96556">
            <w:pPr>
              <w:pStyle w:val="TableParagraph"/>
              <w:spacing w:line="240" w:lineRule="auto"/>
              <w:rPr>
                <w:rFonts w:ascii="Times New Roman"/>
                <w:sz w:val="20"/>
              </w:rPr>
            </w:pPr>
          </w:p>
        </w:tc>
        <w:tc>
          <w:tcPr>
            <w:tcW w:w="967" w:type="dxa"/>
            <w:tcBorders>
              <w:bottom w:val="single" w:sz="4" w:space="0" w:color="000000"/>
            </w:tcBorders>
          </w:tcPr>
          <w:p w14:paraId="5611A9CE" w14:textId="77777777" w:rsidR="00C96556" w:rsidRDefault="00C96556">
            <w:pPr>
              <w:pStyle w:val="TableParagraph"/>
              <w:spacing w:line="240" w:lineRule="auto"/>
              <w:rPr>
                <w:rFonts w:ascii="Times New Roman"/>
                <w:sz w:val="20"/>
              </w:rPr>
            </w:pPr>
          </w:p>
        </w:tc>
        <w:tc>
          <w:tcPr>
            <w:tcW w:w="967" w:type="dxa"/>
            <w:tcBorders>
              <w:bottom w:val="single" w:sz="4" w:space="0" w:color="000000"/>
            </w:tcBorders>
          </w:tcPr>
          <w:p w14:paraId="7EAC2936" w14:textId="77777777" w:rsidR="00C96556" w:rsidRDefault="00C96556">
            <w:pPr>
              <w:pStyle w:val="TableParagraph"/>
              <w:spacing w:line="240" w:lineRule="auto"/>
              <w:rPr>
                <w:rFonts w:ascii="Times New Roman"/>
                <w:sz w:val="20"/>
              </w:rPr>
            </w:pPr>
          </w:p>
        </w:tc>
        <w:tc>
          <w:tcPr>
            <w:tcW w:w="967" w:type="dxa"/>
            <w:tcBorders>
              <w:bottom w:val="single" w:sz="4" w:space="0" w:color="000000"/>
            </w:tcBorders>
          </w:tcPr>
          <w:p w14:paraId="2DB5F39B" w14:textId="77777777" w:rsidR="00C96556" w:rsidRDefault="00C96556">
            <w:pPr>
              <w:pStyle w:val="TableParagraph"/>
              <w:spacing w:line="240" w:lineRule="auto"/>
              <w:rPr>
                <w:rFonts w:ascii="Times New Roman"/>
                <w:sz w:val="20"/>
              </w:rPr>
            </w:pPr>
          </w:p>
        </w:tc>
        <w:tc>
          <w:tcPr>
            <w:tcW w:w="967" w:type="dxa"/>
            <w:tcBorders>
              <w:bottom w:val="single" w:sz="4" w:space="0" w:color="000000"/>
            </w:tcBorders>
          </w:tcPr>
          <w:p w14:paraId="384F45DE" w14:textId="77777777" w:rsidR="00C96556" w:rsidRDefault="00C96556">
            <w:pPr>
              <w:pStyle w:val="TableParagraph"/>
              <w:spacing w:line="240" w:lineRule="auto"/>
              <w:rPr>
                <w:rFonts w:ascii="Times New Roman"/>
                <w:sz w:val="20"/>
              </w:rPr>
            </w:pPr>
          </w:p>
        </w:tc>
        <w:tc>
          <w:tcPr>
            <w:tcW w:w="967" w:type="dxa"/>
            <w:tcBorders>
              <w:bottom w:val="single" w:sz="4" w:space="0" w:color="000000"/>
            </w:tcBorders>
          </w:tcPr>
          <w:p w14:paraId="54383734" w14:textId="77777777" w:rsidR="00C96556" w:rsidRDefault="00C96556">
            <w:pPr>
              <w:pStyle w:val="TableParagraph"/>
              <w:spacing w:line="240" w:lineRule="auto"/>
              <w:rPr>
                <w:rFonts w:ascii="Times New Roman"/>
                <w:sz w:val="20"/>
              </w:rPr>
            </w:pPr>
          </w:p>
        </w:tc>
      </w:tr>
    </w:tbl>
    <w:p w14:paraId="2E98B9C2" w14:textId="122BFD60" w:rsidR="00C96556" w:rsidRDefault="00F61671">
      <w:pPr>
        <w:spacing w:before="68"/>
        <w:ind w:left="351" w:right="1738"/>
        <w:jc w:val="both"/>
      </w:pPr>
      <w:r>
        <w:rPr>
          <w:w w:val="105"/>
        </w:rPr>
        <w:t>Outcome is median house price in constant 2010 U.S. dollars.</w:t>
      </w:r>
      <w:r>
        <w:rPr>
          <w:spacing w:val="31"/>
          <w:w w:val="105"/>
        </w:rPr>
        <w:t xml:space="preserve"> </w:t>
      </w:r>
      <w:r>
        <w:rPr>
          <w:w w:val="105"/>
        </w:rPr>
        <w:t>Unit of observation is the city-year,</w:t>
      </w:r>
      <w:r>
        <w:rPr>
          <w:spacing w:val="-14"/>
          <w:w w:val="105"/>
        </w:rPr>
        <w:t xml:space="preserve"> </w:t>
      </w:r>
      <w:r>
        <w:rPr>
          <w:w w:val="105"/>
        </w:rPr>
        <w:t>so</w:t>
      </w:r>
      <w:r>
        <w:rPr>
          <w:spacing w:val="-13"/>
          <w:w w:val="105"/>
        </w:rPr>
        <w:t xml:space="preserve"> </w:t>
      </w:r>
      <w:r>
        <w:rPr>
          <w:w w:val="105"/>
        </w:rPr>
        <w:t>a</w:t>
      </w:r>
      <w:r>
        <w:rPr>
          <w:spacing w:val="-13"/>
          <w:w w:val="105"/>
        </w:rPr>
        <w:t xml:space="preserve"> </w:t>
      </w:r>
      <w:r>
        <w:rPr>
          <w:w w:val="105"/>
        </w:rPr>
        <w:t>treatment</w:t>
      </w:r>
      <w:r>
        <w:rPr>
          <w:spacing w:val="-13"/>
          <w:w w:val="105"/>
        </w:rPr>
        <w:t xml:space="preserve"> </w:t>
      </w:r>
      <w:r>
        <w:rPr>
          <w:w w:val="105"/>
        </w:rPr>
        <w:t>effect</w:t>
      </w:r>
      <w:r>
        <w:rPr>
          <w:spacing w:val="-13"/>
          <w:w w:val="105"/>
        </w:rPr>
        <w:t xml:space="preserve"> </w:t>
      </w:r>
      <w:r>
        <w:rPr>
          <w:w w:val="105"/>
        </w:rPr>
        <w:t>of</w:t>
      </w:r>
      <w:r>
        <w:rPr>
          <w:spacing w:val="-13"/>
          <w:w w:val="105"/>
        </w:rPr>
        <w:t xml:space="preserve"> </w:t>
      </w:r>
      <w:r>
        <w:rPr>
          <w:w w:val="105"/>
        </w:rPr>
        <w:t>-</w:t>
      </w:r>
      <w:r>
        <w:rPr>
          <w:rFonts w:ascii="Times New Roman"/>
          <w:w w:val="105"/>
          <w:sz w:val="21"/>
        </w:rPr>
        <w:t>$</w:t>
      </w:r>
      <w:ins w:id="152" w:author="Brasington, David (brasindd)" w:date="2025-03-02T18:19:00Z">
        <w:r w:rsidR="000E3829">
          <w:rPr>
            <w:w w:val="105"/>
          </w:rPr>
          <w:t>21,638</w:t>
        </w:r>
      </w:ins>
      <w:del w:id="153" w:author="Brasington, David (brasindd)" w:date="2025-03-02T18:19:00Z">
        <w:r w:rsidDel="000E3829">
          <w:rPr>
            <w:w w:val="105"/>
          </w:rPr>
          <w:delText>16,379</w:delText>
        </w:r>
      </w:del>
      <w:r>
        <w:rPr>
          <w:spacing w:val="-13"/>
          <w:w w:val="105"/>
        </w:rPr>
        <w:t xml:space="preserve"> </w:t>
      </w:r>
      <w:r>
        <w:rPr>
          <w:w w:val="105"/>
        </w:rPr>
        <w:t>means</w:t>
      </w:r>
      <w:r>
        <w:rPr>
          <w:spacing w:val="-13"/>
          <w:w w:val="105"/>
        </w:rPr>
        <w:t xml:space="preserve"> </w:t>
      </w:r>
      <w:r>
        <w:rPr>
          <w:w w:val="105"/>
        </w:rPr>
        <w:t>that</w:t>
      </w:r>
      <w:r>
        <w:rPr>
          <w:spacing w:val="-13"/>
          <w:w w:val="105"/>
        </w:rPr>
        <w:t xml:space="preserve"> </w:t>
      </w:r>
      <w:r>
        <w:rPr>
          <w:w w:val="105"/>
        </w:rPr>
        <w:t>four</w:t>
      </w:r>
      <w:r>
        <w:rPr>
          <w:spacing w:val="-13"/>
          <w:w w:val="105"/>
        </w:rPr>
        <w:t xml:space="preserve"> </w:t>
      </w:r>
      <w:r>
        <w:rPr>
          <w:w w:val="105"/>
        </w:rPr>
        <w:t>years</w:t>
      </w:r>
      <w:r>
        <w:rPr>
          <w:spacing w:val="-13"/>
          <w:w w:val="105"/>
        </w:rPr>
        <w:t xml:space="preserve"> </w:t>
      </w:r>
      <w:r>
        <w:rPr>
          <w:w w:val="105"/>
        </w:rPr>
        <w:t>after</w:t>
      </w:r>
      <w:r>
        <w:rPr>
          <w:spacing w:val="-13"/>
          <w:w w:val="105"/>
        </w:rPr>
        <w:t xml:space="preserve"> </w:t>
      </w:r>
      <w:r>
        <w:rPr>
          <w:w w:val="105"/>
        </w:rPr>
        <w:t>the</w:t>
      </w:r>
      <w:r>
        <w:rPr>
          <w:spacing w:val="-13"/>
          <w:w w:val="105"/>
        </w:rPr>
        <w:t xml:space="preserve"> </w:t>
      </w:r>
      <w:r>
        <w:rPr>
          <w:w w:val="105"/>
        </w:rPr>
        <w:t>vote,</w:t>
      </w:r>
      <w:r>
        <w:rPr>
          <w:spacing w:val="-13"/>
          <w:w w:val="105"/>
        </w:rPr>
        <w:t xml:space="preserve"> </w:t>
      </w:r>
      <w:r>
        <w:rPr>
          <w:w w:val="105"/>
        </w:rPr>
        <w:t>cities</w:t>
      </w:r>
      <w:r>
        <w:rPr>
          <w:spacing w:val="-13"/>
          <w:w w:val="105"/>
        </w:rPr>
        <w:t xml:space="preserve"> </w:t>
      </w:r>
      <w:r>
        <w:rPr>
          <w:w w:val="105"/>
        </w:rPr>
        <w:t xml:space="preserve">that failed to renew road taxes and its associated spending have houses that sell for </w:t>
      </w:r>
      <w:r>
        <w:rPr>
          <w:rFonts w:ascii="Times New Roman"/>
          <w:w w:val="105"/>
          <w:sz w:val="21"/>
        </w:rPr>
        <w:t>$</w:t>
      </w:r>
      <w:r>
        <w:rPr>
          <w:w w:val="105"/>
        </w:rPr>
        <w:t>21,638 less than cities that vote to renew road taxes and spending. Treatment effects for years prior</w:t>
      </w:r>
      <w:r>
        <w:rPr>
          <w:spacing w:val="28"/>
          <w:w w:val="105"/>
        </w:rPr>
        <w:t xml:space="preserve"> </w:t>
      </w:r>
      <w:r>
        <w:rPr>
          <w:w w:val="105"/>
        </w:rPr>
        <w:t>to</w:t>
      </w:r>
      <w:r>
        <w:rPr>
          <w:spacing w:val="30"/>
          <w:w w:val="105"/>
        </w:rPr>
        <w:t xml:space="preserve"> </w:t>
      </w:r>
      <w:r>
        <w:rPr>
          <w:rFonts w:ascii="Verdana"/>
          <w:i/>
          <w:w w:val="105"/>
        </w:rPr>
        <w:t>t</w:t>
      </w:r>
      <w:r>
        <w:rPr>
          <w:rFonts w:ascii="Verdana"/>
          <w:i/>
          <w:spacing w:val="-26"/>
          <w:w w:val="105"/>
        </w:rPr>
        <w:t xml:space="preserve"> </w:t>
      </w:r>
      <w:r>
        <w:rPr>
          <w:w w:val="125"/>
        </w:rPr>
        <w:t>+</w:t>
      </w:r>
      <w:r>
        <w:rPr>
          <w:spacing w:val="-7"/>
          <w:w w:val="125"/>
        </w:rPr>
        <w:t xml:space="preserve"> </w:t>
      </w:r>
      <w:r>
        <w:rPr>
          <w:w w:val="105"/>
        </w:rPr>
        <w:t>4</w:t>
      </w:r>
      <w:r>
        <w:rPr>
          <w:spacing w:val="30"/>
          <w:w w:val="105"/>
        </w:rPr>
        <w:t xml:space="preserve"> </w:t>
      </w:r>
      <w:r>
        <w:rPr>
          <w:w w:val="105"/>
        </w:rPr>
        <w:t>are</w:t>
      </w:r>
      <w:r>
        <w:rPr>
          <w:spacing w:val="29"/>
          <w:w w:val="105"/>
        </w:rPr>
        <w:t xml:space="preserve"> </w:t>
      </w:r>
      <w:r>
        <w:rPr>
          <w:w w:val="105"/>
        </w:rPr>
        <w:t>statistically</w:t>
      </w:r>
      <w:r>
        <w:rPr>
          <w:spacing w:val="30"/>
          <w:w w:val="105"/>
        </w:rPr>
        <w:t xml:space="preserve"> </w:t>
      </w:r>
      <w:r>
        <w:rPr>
          <w:w w:val="105"/>
        </w:rPr>
        <w:t>insignificant</w:t>
      </w:r>
      <w:r>
        <w:rPr>
          <w:spacing w:val="29"/>
          <w:w w:val="105"/>
        </w:rPr>
        <w:t xml:space="preserve"> </w:t>
      </w:r>
      <w:r>
        <w:rPr>
          <w:w w:val="105"/>
        </w:rPr>
        <w:t>at</w:t>
      </w:r>
      <w:r>
        <w:rPr>
          <w:spacing w:val="30"/>
          <w:w w:val="105"/>
        </w:rPr>
        <w:t xml:space="preserve"> </w:t>
      </w:r>
      <w:r>
        <w:rPr>
          <w:w w:val="105"/>
        </w:rPr>
        <w:t>the</w:t>
      </w:r>
      <w:r>
        <w:rPr>
          <w:spacing w:val="30"/>
          <w:w w:val="105"/>
        </w:rPr>
        <w:t xml:space="preserve"> </w:t>
      </w:r>
      <w:r>
        <w:rPr>
          <w:w w:val="105"/>
        </w:rPr>
        <w:t>5%</w:t>
      </w:r>
      <w:r>
        <w:rPr>
          <w:spacing w:val="29"/>
          <w:w w:val="105"/>
        </w:rPr>
        <w:t xml:space="preserve"> </w:t>
      </w:r>
      <w:r>
        <w:rPr>
          <w:w w:val="105"/>
        </w:rPr>
        <w:t>level;</w:t>
      </w:r>
      <w:r>
        <w:rPr>
          <w:spacing w:val="36"/>
          <w:w w:val="105"/>
        </w:rPr>
        <w:t xml:space="preserve"> </w:t>
      </w:r>
      <w:r>
        <w:rPr>
          <w:w w:val="105"/>
        </w:rPr>
        <w:t>full</w:t>
      </w:r>
      <w:r>
        <w:rPr>
          <w:spacing w:val="29"/>
          <w:w w:val="105"/>
        </w:rPr>
        <w:t xml:space="preserve"> </w:t>
      </w:r>
      <w:r>
        <w:rPr>
          <w:w w:val="105"/>
        </w:rPr>
        <w:t>results</w:t>
      </w:r>
      <w:r>
        <w:rPr>
          <w:spacing w:val="30"/>
          <w:w w:val="105"/>
        </w:rPr>
        <w:t xml:space="preserve"> </w:t>
      </w:r>
      <w:r>
        <w:rPr>
          <w:w w:val="105"/>
        </w:rPr>
        <w:t>shown</w:t>
      </w:r>
      <w:r>
        <w:rPr>
          <w:spacing w:val="29"/>
          <w:w w:val="105"/>
        </w:rPr>
        <w:t xml:space="preserve"> </w:t>
      </w:r>
      <w:r>
        <w:rPr>
          <w:w w:val="105"/>
        </w:rPr>
        <w:t>in</w:t>
      </w:r>
      <w:r>
        <w:rPr>
          <w:spacing w:val="30"/>
          <w:w w:val="105"/>
        </w:rPr>
        <w:t xml:space="preserve"> </w:t>
      </w:r>
      <w:r>
        <w:rPr>
          <w:spacing w:val="-2"/>
          <w:w w:val="105"/>
        </w:rPr>
        <w:t>Table</w:t>
      </w:r>
    </w:p>
    <w:p w14:paraId="341B15ED" w14:textId="77777777" w:rsidR="00C96556" w:rsidRDefault="00C876C1">
      <w:pPr>
        <w:spacing w:line="242" w:lineRule="auto"/>
        <w:ind w:left="351" w:right="1740"/>
        <w:jc w:val="both"/>
      </w:pPr>
      <w:hyperlink w:anchor="_bookmark62" w:history="1">
        <w:r w:rsidR="00F61671">
          <w:rPr>
            <w:w w:val="105"/>
          </w:rPr>
          <w:t>9.</w:t>
        </w:r>
      </w:hyperlink>
      <w:r w:rsidR="00F61671">
        <w:rPr>
          <w:spacing w:val="40"/>
          <w:w w:val="105"/>
        </w:rPr>
        <w:t xml:space="preserve"> </w:t>
      </w:r>
      <w:r w:rsidR="00F61671">
        <w:rPr>
          <w:w w:val="105"/>
        </w:rPr>
        <w:t xml:space="preserve">The regressions include covariates related to the demographics and socioeconomic factors of the cities, drawn from Table </w:t>
      </w:r>
      <w:hyperlink w:anchor="_bookmark8" w:history="1">
        <w:r w:rsidR="00F61671">
          <w:rPr>
            <w:w w:val="105"/>
          </w:rPr>
          <w:t>2.</w:t>
        </w:r>
      </w:hyperlink>
    </w:p>
    <w:p w14:paraId="0E2505C2" w14:textId="77777777" w:rsidR="00C96556" w:rsidRDefault="00C96556">
      <w:pPr>
        <w:pStyle w:val="BodyText"/>
        <w:spacing w:before="194"/>
        <w:rPr>
          <w:sz w:val="22"/>
        </w:rPr>
      </w:pPr>
    </w:p>
    <w:p w14:paraId="3D5AA317" w14:textId="77777777" w:rsidR="00C96556" w:rsidRDefault="00F61671">
      <w:pPr>
        <w:pStyle w:val="BodyText"/>
        <w:ind w:left="351"/>
      </w:pPr>
      <w:r>
        <w:t>Each</w:t>
      </w:r>
      <w:r>
        <w:rPr>
          <w:spacing w:val="12"/>
        </w:rPr>
        <w:t xml:space="preserve"> </w:t>
      </w:r>
      <w:r>
        <w:t>treatment</w:t>
      </w:r>
      <w:r>
        <w:rPr>
          <w:spacing w:val="12"/>
        </w:rPr>
        <w:t xml:space="preserve"> </w:t>
      </w:r>
      <w:r>
        <w:t>effect</w:t>
      </w:r>
      <w:r>
        <w:rPr>
          <w:spacing w:val="13"/>
        </w:rPr>
        <w:t xml:space="preserve"> </w:t>
      </w:r>
      <w:r>
        <w:t>estimate</w:t>
      </w:r>
      <w:r>
        <w:rPr>
          <w:spacing w:val="12"/>
        </w:rPr>
        <w:t xml:space="preserve"> </w:t>
      </w:r>
      <w:r>
        <w:t>represents</w:t>
      </w:r>
      <w:r>
        <w:rPr>
          <w:spacing w:val="13"/>
        </w:rPr>
        <w:t xml:space="preserve"> </w:t>
      </w:r>
      <w:r>
        <w:t>the</w:t>
      </w:r>
      <w:r>
        <w:rPr>
          <w:spacing w:val="12"/>
        </w:rPr>
        <w:t xml:space="preserve"> </w:t>
      </w:r>
      <w:r>
        <w:t>discount</w:t>
      </w:r>
      <w:r>
        <w:rPr>
          <w:spacing w:val="13"/>
        </w:rPr>
        <w:t xml:space="preserve"> </w:t>
      </w:r>
      <w:r>
        <w:t>in</w:t>
      </w:r>
      <w:r>
        <w:rPr>
          <w:spacing w:val="12"/>
        </w:rPr>
        <w:t xml:space="preserve"> </w:t>
      </w:r>
      <w:r>
        <w:t>median</w:t>
      </w:r>
      <w:r>
        <w:rPr>
          <w:spacing w:val="12"/>
        </w:rPr>
        <w:t xml:space="preserve"> </w:t>
      </w:r>
      <w:r>
        <w:t>sale</w:t>
      </w:r>
      <w:r>
        <w:rPr>
          <w:spacing w:val="13"/>
        </w:rPr>
        <w:t xml:space="preserve"> </w:t>
      </w:r>
      <w:r>
        <w:t>price</w:t>
      </w:r>
      <w:r>
        <w:rPr>
          <w:spacing w:val="12"/>
        </w:rPr>
        <w:t xml:space="preserve"> </w:t>
      </w:r>
      <w:r>
        <w:t>for</w:t>
      </w:r>
      <w:r>
        <w:rPr>
          <w:spacing w:val="13"/>
        </w:rPr>
        <w:t xml:space="preserve"> </w:t>
      </w:r>
      <w:r>
        <w:t>cities</w:t>
      </w:r>
      <w:r>
        <w:rPr>
          <w:spacing w:val="12"/>
        </w:rPr>
        <w:t xml:space="preserve"> </w:t>
      </w:r>
      <w:r>
        <w:rPr>
          <w:spacing w:val="-4"/>
        </w:rPr>
        <w:t>that</w:t>
      </w:r>
    </w:p>
    <w:p w14:paraId="592F8B5C" w14:textId="77777777" w:rsidR="00C96556" w:rsidRDefault="00F61671">
      <w:pPr>
        <w:pStyle w:val="BodyText"/>
        <w:spacing w:before="8"/>
        <w:rPr>
          <w:sz w:val="9"/>
        </w:rPr>
      </w:pPr>
      <w:r>
        <w:rPr>
          <w:noProof/>
          <w:sz w:val="9"/>
        </w:rPr>
        <mc:AlternateContent>
          <mc:Choice Requires="wps">
            <w:drawing>
              <wp:anchor distT="0" distB="0" distL="0" distR="0" simplePos="0" relativeHeight="487599616" behindDoc="1" locked="0" layoutInCell="1" allowOverlap="1" wp14:anchorId="636C5998" wp14:editId="4EB61381">
                <wp:simplePos x="0" y="0"/>
                <wp:positionH relativeFrom="page">
                  <wp:posOffset>914400</wp:posOffset>
                </wp:positionH>
                <wp:positionV relativeFrom="paragraph">
                  <wp:posOffset>90115</wp:posOffset>
                </wp:positionV>
                <wp:extent cx="2377440"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6C644D" id="Graphic 38" o:spid="_x0000_s1026" style="position:absolute;margin-left:1in;margin-top:7.1pt;width:187.2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" path="m,l2377401,e" filled="f" strokeweight=".14039mm">
                <v:path arrowok="t"/>
                <w10:wrap type="topAndBottom" anchorx="page"/>
              </v:shape>
            </w:pict>
          </mc:Fallback>
        </mc:AlternateContent>
      </w:r>
    </w:p>
    <w:p w14:paraId="100238BE" w14:textId="77777777" w:rsidR="00C96556" w:rsidRDefault="00F61671">
      <w:pPr>
        <w:spacing w:before="28"/>
        <w:ind w:left="332"/>
        <w:rPr>
          <w:sz w:val="20"/>
        </w:rPr>
      </w:pPr>
      <w:r>
        <w:rPr>
          <w:rFonts w:ascii="Roboto"/>
          <w:w w:val="110"/>
          <w:sz w:val="20"/>
          <w:vertAlign w:val="superscript"/>
        </w:rPr>
        <w:t>3</w:t>
      </w:r>
      <w:bookmarkStart w:id="154" w:name="_bookmark14"/>
      <w:bookmarkEnd w:id="154"/>
      <w:r>
        <w:rPr>
          <w:w w:val="110"/>
          <w:sz w:val="20"/>
        </w:rPr>
        <w:t>Calculated</w:t>
      </w:r>
      <w:r>
        <w:rPr>
          <w:spacing w:val="12"/>
          <w:w w:val="110"/>
          <w:sz w:val="20"/>
        </w:rPr>
        <w:t xml:space="preserve"> </w:t>
      </w:r>
      <w:r>
        <w:rPr>
          <w:w w:val="110"/>
          <w:sz w:val="20"/>
        </w:rPr>
        <w:t>as</w:t>
      </w:r>
      <w:r>
        <w:rPr>
          <w:spacing w:val="12"/>
          <w:w w:val="110"/>
          <w:sz w:val="20"/>
        </w:rPr>
        <w:t xml:space="preserve"> </w:t>
      </w:r>
      <w:r>
        <w:rPr>
          <w:w w:val="110"/>
          <w:sz w:val="20"/>
        </w:rPr>
        <w:t>-0.444/3</w:t>
      </w:r>
      <w:r>
        <w:rPr>
          <w:spacing w:val="12"/>
          <w:w w:val="110"/>
          <w:sz w:val="20"/>
        </w:rPr>
        <w:t xml:space="preserve"> </w:t>
      </w:r>
      <w:r>
        <w:rPr>
          <w:w w:val="110"/>
          <w:sz w:val="20"/>
        </w:rPr>
        <w:t>=</w:t>
      </w:r>
      <w:r>
        <w:rPr>
          <w:spacing w:val="12"/>
          <w:w w:val="110"/>
          <w:sz w:val="20"/>
        </w:rPr>
        <w:t xml:space="preserve"> </w:t>
      </w:r>
      <w:r>
        <w:rPr>
          <w:spacing w:val="-4"/>
          <w:w w:val="110"/>
          <w:sz w:val="20"/>
        </w:rPr>
        <w:t>15%.</w:t>
      </w:r>
    </w:p>
    <w:p w14:paraId="40478F37" w14:textId="77777777" w:rsidR="00C96556" w:rsidRDefault="00C96556">
      <w:pPr>
        <w:rPr>
          <w:sz w:val="20"/>
        </w:rPr>
        <w:sectPr w:rsidR="00C96556">
          <w:pgSz w:w="12240" w:h="15840"/>
          <w:pgMar w:top="1400" w:right="360" w:bottom="1020" w:left="1440" w:header="0" w:footer="749" w:gutter="0"/>
          <w:cols w:space="720"/>
        </w:sectPr>
      </w:pPr>
    </w:p>
    <w:p w14:paraId="144E01AE" w14:textId="770A5259" w:rsidR="00C96556" w:rsidRDefault="00F61671">
      <w:pPr>
        <w:pStyle w:val="BodyText"/>
        <w:spacing w:before="30" w:line="386" w:lineRule="auto"/>
        <w:ind w:right="1077"/>
        <w:jc w:val="both"/>
      </w:pPr>
      <w:r>
        <w:lastRenderedPageBreak/>
        <w:t>cut road taxes in the years after voting on a road tax levy relative to otherwise similar cities</w:t>
      </w:r>
      <w:r>
        <w:rPr>
          <w:spacing w:val="80"/>
        </w:rPr>
        <w:t xml:space="preserve"> </w:t>
      </w:r>
      <w:r>
        <w:t>that renew the taxes.</w:t>
      </w:r>
      <w:r>
        <w:rPr>
          <w:spacing w:val="40"/>
        </w:rPr>
        <w:t xml:space="preserve"> </w:t>
      </w:r>
      <w:r>
        <w:t>Treatment effect estimates for years 4 through 9 after the vote are statistically</w:t>
      </w:r>
      <w:r>
        <w:rPr>
          <w:spacing w:val="40"/>
        </w:rPr>
        <w:t xml:space="preserve"> </w:t>
      </w:r>
      <w:r>
        <w:t>significant</w:t>
      </w:r>
      <w:r>
        <w:rPr>
          <w:spacing w:val="40"/>
        </w:rPr>
        <w:t xml:space="preserve"> </w:t>
      </w:r>
      <w:r>
        <w:t>in</w:t>
      </w:r>
      <w:r>
        <w:rPr>
          <w:spacing w:val="40"/>
        </w:rPr>
        <w:t xml:space="preserve"> </w:t>
      </w:r>
      <w:r>
        <w:t>Table</w:t>
      </w:r>
      <w:r>
        <w:rPr>
          <w:spacing w:val="40"/>
        </w:rPr>
        <w:t xml:space="preserve"> </w:t>
      </w:r>
      <w:hyperlink w:anchor="_bookmark13" w:history="1">
        <w:r>
          <w:t>4</w:t>
        </w:r>
      </w:hyperlink>
      <w:r>
        <w:rPr>
          <w:spacing w:val="40"/>
        </w:rPr>
        <w:t xml:space="preserve"> </w:t>
      </w:r>
      <w:r>
        <w:t>as</w:t>
      </w:r>
      <w:r>
        <w:rPr>
          <w:spacing w:val="40"/>
        </w:rPr>
        <w:t xml:space="preserve"> </w:t>
      </w:r>
      <w:r>
        <w:t>the</w:t>
      </w:r>
      <w:r>
        <w:rPr>
          <w:spacing w:val="40"/>
        </w:rPr>
        <w:t xml:space="preserve"> </w:t>
      </w:r>
      <w:r>
        <w:rPr>
          <w:i/>
        </w:rPr>
        <w:t>p</w:t>
      </w:r>
      <w:r>
        <w:t>-values</w:t>
      </w:r>
      <w:r>
        <w:rPr>
          <w:spacing w:val="40"/>
        </w:rPr>
        <w:t xml:space="preserve"> </w:t>
      </w:r>
      <w:r>
        <w:t>are</w:t>
      </w:r>
      <w:r>
        <w:rPr>
          <w:spacing w:val="40"/>
        </w:rPr>
        <w:t xml:space="preserve"> </w:t>
      </w:r>
      <w:r>
        <w:t>below</w:t>
      </w:r>
      <w:r>
        <w:rPr>
          <w:spacing w:val="40"/>
        </w:rPr>
        <w:t xml:space="preserve"> </w:t>
      </w:r>
      <w:r>
        <w:t>the</w:t>
      </w:r>
      <w:r>
        <w:rPr>
          <w:spacing w:val="40"/>
        </w:rPr>
        <w:t xml:space="preserve"> </w:t>
      </w:r>
      <w:r>
        <w:t>canonical</w:t>
      </w:r>
      <w:r>
        <w:rPr>
          <w:spacing w:val="40"/>
        </w:rPr>
        <w:t xml:space="preserve"> </w:t>
      </w:r>
      <w:r>
        <w:t>0.05</w:t>
      </w:r>
      <w:r>
        <w:rPr>
          <w:spacing w:val="40"/>
        </w:rPr>
        <w:t xml:space="preserve"> </w:t>
      </w:r>
      <w:r>
        <w:t xml:space="preserve">threshold. The estimate for year </w:t>
      </w:r>
      <w:r>
        <w:rPr>
          <w:i/>
        </w:rPr>
        <w:t xml:space="preserve">t </w:t>
      </w:r>
      <w:r>
        <w:rPr>
          <w:w w:val="125"/>
        </w:rPr>
        <w:t>+</w:t>
      </w:r>
      <w:r>
        <w:rPr>
          <w:spacing w:val="-9"/>
          <w:w w:val="125"/>
        </w:rPr>
        <w:t xml:space="preserve"> </w:t>
      </w:r>
      <w:r>
        <w:t>10 has a smaller estimate and is only significant at the 10% level, suggesting</w:t>
      </w:r>
      <w:r>
        <w:rPr>
          <w:spacing w:val="38"/>
        </w:rPr>
        <w:t xml:space="preserve"> </w:t>
      </w:r>
      <w:r>
        <w:t>that</w:t>
      </w:r>
      <w:r>
        <w:rPr>
          <w:spacing w:val="39"/>
        </w:rPr>
        <w:t xml:space="preserve"> </w:t>
      </w:r>
      <w:r>
        <w:t>the</w:t>
      </w:r>
      <w:r>
        <w:rPr>
          <w:spacing w:val="38"/>
        </w:rPr>
        <w:t xml:space="preserve"> </w:t>
      </w:r>
      <w:r>
        <w:t>effect</w:t>
      </w:r>
      <w:r>
        <w:rPr>
          <w:spacing w:val="39"/>
        </w:rPr>
        <w:t xml:space="preserve"> </w:t>
      </w:r>
      <w:r>
        <w:t>of</w:t>
      </w:r>
      <w:r>
        <w:rPr>
          <w:spacing w:val="38"/>
        </w:rPr>
        <w:t xml:space="preserve"> </w:t>
      </w:r>
      <w:r>
        <w:t>tax</w:t>
      </w:r>
      <w:r>
        <w:rPr>
          <w:spacing w:val="39"/>
        </w:rPr>
        <w:t xml:space="preserve"> </w:t>
      </w:r>
      <w:r>
        <w:t>and</w:t>
      </w:r>
      <w:r>
        <w:rPr>
          <w:spacing w:val="39"/>
        </w:rPr>
        <w:t xml:space="preserve"> </w:t>
      </w:r>
      <w:r>
        <w:t>service</w:t>
      </w:r>
      <w:r>
        <w:rPr>
          <w:spacing w:val="38"/>
        </w:rPr>
        <w:t xml:space="preserve"> </w:t>
      </w:r>
      <w:r>
        <w:t>cuts</w:t>
      </w:r>
      <w:r>
        <w:rPr>
          <w:spacing w:val="39"/>
        </w:rPr>
        <w:t xml:space="preserve"> </w:t>
      </w:r>
      <w:r>
        <w:t>on</w:t>
      </w:r>
      <w:r>
        <w:rPr>
          <w:spacing w:val="39"/>
        </w:rPr>
        <w:t xml:space="preserve"> </w:t>
      </w:r>
      <w:r>
        <w:t>house</w:t>
      </w:r>
      <w:r>
        <w:rPr>
          <w:spacing w:val="38"/>
        </w:rPr>
        <w:t xml:space="preserve"> </w:t>
      </w:r>
      <w:r>
        <w:t>prices</w:t>
      </w:r>
      <w:r>
        <w:rPr>
          <w:spacing w:val="38"/>
        </w:rPr>
        <w:t xml:space="preserve"> </w:t>
      </w:r>
      <w:r>
        <w:t>may</w:t>
      </w:r>
      <w:r>
        <w:rPr>
          <w:spacing w:val="39"/>
        </w:rPr>
        <w:t xml:space="preserve"> </w:t>
      </w:r>
      <w:r>
        <w:t>peter</w:t>
      </w:r>
      <w:r>
        <w:rPr>
          <w:spacing w:val="39"/>
        </w:rPr>
        <w:t xml:space="preserve"> </w:t>
      </w:r>
      <w:r>
        <w:t>out</w:t>
      </w:r>
      <w:r>
        <w:rPr>
          <w:spacing w:val="39"/>
        </w:rPr>
        <w:t xml:space="preserve"> </w:t>
      </w:r>
      <w:r>
        <w:t>ten</w:t>
      </w:r>
      <w:r>
        <w:rPr>
          <w:spacing w:val="39"/>
        </w:rPr>
        <w:t xml:space="preserve"> </w:t>
      </w:r>
      <w:r>
        <w:t>years after the vote.</w:t>
      </w:r>
      <w:r>
        <w:rPr>
          <w:spacing w:val="40"/>
        </w:rPr>
        <w:t xml:space="preserve"> </w:t>
      </w:r>
      <w:r>
        <w:t xml:space="preserve">Overall, we find an average reduction of </w:t>
      </w:r>
      <w:r>
        <w:rPr>
          <w:rFonts w:ascii="Sitka Heading"/>
          <w:sz w:val="25"/>
        </w:rPr>
        <w:t>$</w:t>
      </w:r>
      <w:r>
        <w:t>15,349 in median house price over</w:t>
      </w:r>
      <w:r>
        <w:rPr>
          <w:spacing w:val="80"/>
        </w:rPr>
        <w:t xml:space="preserve"> </w:t>
      </w:r>
      <w:r>
        <w:t xml:space="preserve">the </w:t>
      </w:r>
      <w:proofErr w:type="gramStart"/>
      <w:r>
        <w:t>10 year</w:t>
      </w:r>
      <w:proofErr w:type="gramEnd"/>
      <w:r>
        <w:t xml:space="preserve"> period for houses in cities that vote to cut road tax levies representing 9% of</w:t>
      </w:r>
      <w:r>
        <w:rPr>
          <w:spacing w:val="80"/>
          <w:w w:val="150"/>
        </w:rPr>
        <w:t xml:space="preserve"> </w:t>
      </w:r>
      <w:r>
        <w:t xml:space="preserve">overall </w:t>
      </w:r>
      <w:del w:id="155" w:author="Brasington, David (brasindd)" w:date="2025-03-02T18:20:00Z">
        <w:r w:rsidDel="000E3829">
          <w:delText xml:space="preserve">home </w:delText>
        </w:r>
      </w:del>
      <w:ins w:id="156" w:author="Brasington, David (brasindd)" w:date="2025-03-02T18:20:00Z">
        <w:r w:rsidR="000E3829">
          <w:t>house</w:t>
        </w:r>
        <w:r w:rsidR="000E3829">
          <w:t xml:space="preserve"> </w:t>
        </w:r>
      </w:ins>
      <w:r>
        <w:t>value.</w:t>
      </w:r>
      <w:hyperlink w:anchor="_bookmark16" w:history="1">
        <w:r>
          <w:rPr>
            <w:vertAlign w:val="superscript"/>
          </w:rPr>
          <w:t>4</w:t>
        </w:r>
      </w:hyperlink>
    </w:p>
    <w:p w14:paraId="0FA33BBE" w14:textId="77777777" w:rsidR="00C96556" w:rsidRDefault="00F61671">
      <w:pPr>
        <w:pStyle w:val="BodyText"/>
        <w:spacing w:before="6"/>
        <w:rPr>
          <w:sz w:val="11"/>
        </w:rPr>
      </w:pPr>
      <w:r>
        <w:rPr>
          <w:noProof/>
          <w:sz w:val="11"/>
        </w:rPr>
        <w:drawing>
          <wp:anchor distT="0" distB="0" distL="0" distR="0" simplePos="0" relativeHeight="487600128" behindDoc="1" locked="0" layoutInCell="1" allowOverlap="1" wp14:anchorId="3A171C4C" wp14:editId="23A560AF">
            <wp:simplePos x="0" y="0"/>
            <wp:positionH relativeFrom="page">
              <wp:posOffset>981280</wp:posOffset>
            </wp:positionH>
            <wp:positionV relativeFrom="paragraph">
              <wp:posOffset>104747</wp:posOffset>
            </wp:positionV>
            <wp:extent cx="5825490" cy="363778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7" cstate="print"/>
                    <a:stretch>
                      <a:fillRect/>
                    </a:stretch>
                  </pic:blipFill>
                  <pic:spPr>
                    <a:xfrm>
                      <a:off x="0" y="0"/>
                      <a:ext cx="5825490" cy="3637787"/>
                    </a:xfrm>
                    <a:prstGeom prst="rect">
                      <a:avLst/>
                    </a:prstGeom>
                  </pic:spPr>
                </pic:pic>
              </a:graphicData>
            </a:graphic>
          </wp:anchor>
        </w:drawing>
      </w:r>
    </w:p>
    <w:p w14:paraId="04379F1A" w14:textId="77777777" w:rsidR="00C96556" w:rsidRDefault="00F61671">
      <w:pPr>
        <w:pStyle w:val="BodyText"/>
        <w:spacing w:before="289"/>
        <w:ind w:left="2278"/>
      </w:pPr>
      <w:bookmarkStart w:id="157" w:name="_bookmark15"/>
      <w:bookmarkEnd w:id="157"/>
      <w:r>
        <w:rPr>
          <w:w w:val="105"/>
        </w:rPr>
        <w:t>Figure</w:t>
      </w:r>
      <w:r>
        <w:rPr>
          <w:spacing w:val="11"/>
          <w:w w:val="105"/>
        </w:rPr>
        <w:t xml:space="preserve"> </w:t>
      </w:r>
      <w:r>
        <w:rPr>
          <w:w w:val="105"/>
        </w:rPr>
        <w:t>4:</w:t>
      </w:r>
      <w:r>
        <w:rPr>
          <w:spacing w:val="35"/>
          <w:w w:val="105"/>
        </w:rPr>
        <w:t xml:space="preserve"> </w:t>
      </w:r>
      <w:r>
        <w:rPr>
          <w:w w:val="105"/>
        </w:rPr>
        <w:t>Effect</w:t>
      </w:r>
      <w:r>
        <w:rPr>
          <w:spacing w:val="13"/>
          <w:w w:val="105"/>
        </w:rPr>
        <w:t xml:space="preserve"> </w:t>
      </w:r>
      <w:r>
        <w:rPr>
          <w:w w:val="105"/>
        </w:rPr>
        <w:t>plot</w:t>
      </w:r>
      <w:r>
        <w:rPr>
          <w:spacing w:val="12"/>
          <w:w w:val="105"/>
        </w:rPr>
        <w:t xml:space="preserve"> </w:t>
      </w:r>
      <w:r>
        <w:rPr>
          <w:w w:val="105"/>
        </w:rPr>
        <w:t>for</w:t>
      </w:r>
      <w:r>
        <w:rPr>
          <w:spacing w:val="12"/>
          <w:w w:val="105"/>
        </w:rPr>
        <w:t xml:space="preserve"> </w:t>
      </w:r>
      <w:r>
        <w:rPr>
          <w:w w:val="105"/>
        </w:rPr>
        <w:t>Median</w:t>
      </w:r>
      <w:r>
        <w:rPr>
          <w:spacing w:val="13"/>
          <w:w w:val="105"/>
        </w:rPr>
        <w:t xml:space="preserve"> </w:t>
      </w:r>
      <w:r>
        <w:rPr>
          <w:w w:val="105"/>
        </w:rPr>
        <w:t>Housing</w:t>
      </w:r>
      <w:r>
        <w:rPr>
          <w:spacing w:val="11"/>
          <w:w w:val="105"/>
        </w:rPr>
        <w:t xml:space="preserve"> </w:t>
      </w:r>
      <w:r>
        <w:rPr>
          <w:spacing w:val="-2"/>
          <w:w w:val="105"/>
        </w:rPr>
        <w:t>Price</w:t>
      </w:r>
    </w:p>
    <w:p w14:paraId="64DF48F6" w14:textId="77777777" w:rsidR="00C96556" w:rsidRDefault="00C96556">
      <w:pPr>
        <w:pStyle w:val="BodyText"/>
        <w:spacing w:before="258"/>
      </w:pPr>
    </w:p>
    <w:p w14:paraId="64FEFF20" w14:textId="77777777" w:rsidR="00C96556" w:rsidRDefault="00F61671">
      <w:pPr>
        <w:pStyle w:val="BodyText"/>
        <w:spacing w:line="391" w:lineRule="auto"/>
        <w:ind w:right="1078" w:firstLine="351"/>
        <w:jc w:val="both"/>
      </w:pPr>
      <w:r>
        <w:rPr>
          <w:noProof/>
        </w:rPr>
        <mc:AlternateContent>
          <mc:Choice Requires="wps">
            <w:drawing>
              <wp:anchor distT="0" distB="0" distL="0" distR="0" simplePos="0" relativeHeight="15741440" behindDoc="0" locked="0" layoutInCell="1" allowOverlap="1" wp14:anchorId="1A7AE195" wp14:editId="772CD9F5">
                <wp:simplePos x="0" y="0"/>
                <wp:positionH relativeFrom="page">
                  <wp:posOffset>914400</wp:posOffset>
                </wp:positionH>
                <wp:positionV relativeFrom="paragraph">
                  <wp:posOffset>883385</wp:posOffset>
                </wp:positionV>
                <wp:extent cx="237744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4AD0B9" id="Graphic 40" o:spid="_x0000_s1026" style="position:absolute;margin-left:1in;margin-top:69.55pt;width:187.2pt;height:.1pt;z-index:1574144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" path="m,l2377401,e" filled="f" strokeweight=".14039mm">
                <v:path arrowok="t"/>
                <w10:wrap anchorx="page"/>
              </v:shape>
            </w:pict>
          </mc:Fallback>
        </mc:AlternateContent>
      </w:r>
      <w:r>
        <w:t>Figure</w:t>
      </w:r>
      <w:r>
        <w:rPr>
          <w:spacing w:val="40"/>
        </w:rPr>
        <w:t xml:space="preserve"> </w:t>
      </w:r>
      <w:hyperlink w:anchor="_bookmark15" w:history="1">
        <w:r>
          <w:t>4</w:t>
        </w:r>
      </w:hyperlink>
      <w:r>
        <w:rPr>
          <w:spacing w:val="40"/>
        </w:rPr>
        <w:t xml:space="preserve"> </w:t>
      </w:r>
      <w:r>
        <w:t>provides</w:t>
      </w:r>
      <w:r>
        <w:rPr>
          <w:spacing w:val="40"/>
        </w:rPr>
        <w:t xml:space="preserve"> </w:t>
      </w:r>
      <w:r>
        <w:t>an</w:t>
      </w:r>
      <w:r>
        <w:rPr>
          <w:spacing w:val="40"/>
        </w:rPr>
        <w:t xml:space="preserve"> </w:t>
      </w:r>
      <w:r>
        <w:t>event-study</w:t>
      </w:r>
      <w:r>
        <w:rPr>
          <w:spacing w:val="40"/>
        </w:rPr>
        <w:t xml:space="preserve"> </w:t>
      </w:r>
      <w:r>
        <w:t>plot</w:t>
      </w:r>
      <w:r>
        <w:rPr>
          <w:spacing w:val="40"/>
        </w:rPr>
        <w:t xml:space="preserve"> </w:t>
      </w:r>
      <w:r>
        <w:t>that</w:t>
      </w:r>
      <w:r>
        <w:rPr>
          <w:spacing w:val="40"/>
        </w:rPr>
        <w:t xml:space="preserve"> </w:t>
      </w:r>
      <w:r>
        <w:t>summarizes</w:t>
      </w:r>
      <w:r>
        <w:rPr>
          <w:spacing w:val="40"/>
        </w:rPr>
        <w:t xml:space="preserve"> </w:t>
      </w:r>
      <w:r>
        <w:t>the</w:t>
      </w:r>
      <w:r>
        <w:rPr>
          <w:spacing w:val="40"/>
        </w:rPr>
        <w:t xml:space="preserve"> </w:t>
      </w:r>
      <w:r>
        <w:t>treatment</w:t>
      </w:r>
      <w:r>
        <w:rPr>
          <w:spacing w:val="40"/>
        </w:rPr>
        <w:t xml:space="preserve"> </w:t>
      </w:r>
      <w:r>
        <w:t>effects</w:t>
      </w:r>
      <w:r>
        <w:rPr>
          <w:spacing w:val="40"/>
        </w:rPr>
        <w:t xml:space="preserve"> </w:t>
      </w:r>
      <w:r>
        <w:t>for</w:t>
      </w:r>
      <w:r>
        <w:rPr>
          <w:spacing w:val="40"/>
        </w:rPr>
        <w:t xml:space="preserve"> </w:t>
      </w:r>
      <w:r>
        <w:t>each time period.</w:t>
      </w:r>
      <w:r>
        <w:rPr>
          <w:spacing w:val="40"/>
        </w:rPr>
        <w:t xml:space="preserve"> </w:t>
      </w:r>
      <w:r>
        <w:t>In the graph, we include placebo years up to 3 years before the treatment to</w:t>
      </w:r>
      <w:r>
        <w:rPr>
          <w:spacing w:val="80"/>
        </w:rPr>
        <w:t xml:space="preserve"> </w:t>
      </w:r>
      <w:r>
        <w:t>show</w:t>
      </w:r>
      <w:r>
        <w:rPr>
          <w:spacing w:val="21"/>
        </w:rPr>
        <w:t xml:space="preserve"> </w:t>
      </w:r>
      <w:r>
        <w:t>that</w:t>
      </w:r>
      <w:r>
        <w:rPr>
          <w:spacing w:val="22"/>
        </w:rPr>
        <w:t xml:space="preserve"> </w:t>
      </w:r>
      <w:r>
        <w:t>the</w:t>
      </w:r>
      <w:r>
        <w:rPr>
          <w:spacing w:val="22"/>
        </w:rPr>
        <w:t xml:space="preserve"> </w:t>
      </w:r>
      <w:r>
        <w:t>median</w:t>
      </w:r>
      <w:r>
        <w:rPr>
          <w:spacing w:val="21"/>
        </w:rPr>
        <w:t xml:space="preserve"> </w:t>
      </w:r>
      <w:r>
        <w:t>housing</w:t>
      </w:r>
      <w:r>
        <w:rPr>
          <w:spacing w:val="22"/>
        </w:rPr>
        <w:t xml:space="preserve"> </w:t>
      </w:r>
      <w:r>
        <w:t>prices</w:t>
      </w:r>
      <w:r>
        <w:rPr>
          <w:spacing w:val="22"/>
        </w:rPr>
        <w:t xml:space="preserve"> </w:t>
      </w:r>
      <w:r>
        <w:t>are</w:t>
      </w:r>
      <w:r>
        <w:rPr>
          <w:spacing w:val="22"/>
        </w:rPr>
        <w:t xml:space="preserve"> </w:t>
      </w:r>
      <w:r>
        <w:t>statistically</w:t>
      </w:r>
      <w:r>
        <w:rPr>
          <w:spacing w:val="21"/>
        </w:rPr>
        <w:t xml:space="preserve"> </w:t>
      </w:r>
      <w:r>
        <w:t>identical</w:t>
      </w:r>
      <w:r>
        <w:rPr>
          <w:spacing w:val="22"/>
        </w:rPr>
        <w:t xml:space="preserve"> </w:t>
      </w:r>
      <w:r>
        <w:t>for</w:t>
      </w:r>
      <w:r>
        <w:rPr>
          <w:spacing w:val="22"/>
        </w:rPr>
        <w:t xml:space="preserve"> </w:t>
      </w:r>
      <w:r>
        <w:t>cities</w:t>
      </w:r>
      <w:r>
        <w:rPr>
          <w:spacing w:val="21"/>
        </w:rPr>
        <w:t xml:space="preserve"> </w:t>
      </w:r>
      <w:r>
        <w:t>above</w:t>
      </w:r>
      <w:r>
        <w:rPr>
          <w:spacing w:val="22"/>
        </w:rPr>
        <w:t xml:space="preserve"> </w:t>
      </w:r>
      <w:r>
        <w:t>and</w:t>
      </w:r>
      <w:r>
        <w:rPr>
          <w:spacing w:val="22"/>
        </w:rPr>
        <w:t xml:space="preserve"> </w:t>
      </w:r>
      <w:r>
        <w:t>below</w:t>
      </w:r>
      <w:r>
        <w:rPr>
          <w:spacing w:val="22"/>
        </w:rPr>
        <w:t xml:space="preserve"> </w:t>
      </w:r>
      <w:r>
        <w:rPr>
          <w:spacing w:val="-5"/>
        </w:rPr>
        <w:t>the</w:t>
      </w:r>
    </w:p>
    <w:p w14:paraId="258E4ED6" w14:textId="77777777" w:rsidR="00C96556" w:rsidRDefault="00F61671">
      <w:pPr>
        <w:spacing w:line="230" w:lineRule="auto"/>
        <w:ind w:left="-1" w:right="1077" w:firstLine="332"/>
        <w:jc w:val="both"/>
        <w:rPr>
          <w:sz w:val="20"/>
        </w:rPr>
      </w:pPr>
      <w:r>
        <w:rPr>
          <w:rFonts w:ascii="Roboto"/>
          <w:w w:val="105"/>
          <w:sz w:val="20"/>
          <w:vertAlign w:val="superscript"/>
        </w:rPr>
        <w:t>4</w:t>
      </w:r>
      <w:bookmarkStart w:id="158" w:name="_bookmark16"/>
      <w:bookmarkEnd w:id="158"/>
      <w:r>
        <w:rPr>
          <w:w w:val="105"/>
          <w:sz w:val="20"/>
        </w:rPr>
        <w:t>The</w:t>
      </w:r>
      <w:r>
        <w:rPr>
          <w:spacing w:val="-9"/>
          <w:w w:val="105"/>
          <w:sz w:val="20"/>
        </w:rPr>
        <w:t xml:space="preserve"> </w:t>
      </w:r>
      <w:r>
        <w:rPr>
          <w:w w:val="105"/>
          <w:sz w:val="20"/>
        </w:rPr>
        <w:t>average</w:t>
      </w:r>
      <w:r>
        <w:rPr>
          <w:spacing w:val="-9"/>
          <w:w w:val="105"/>
          <w:sz w:val="20"/>
        </w:rPr>
        <w:t xml:space="preserve"> </w:t>
      </w:r>
      <w:r>
        <w:rPr>
          <w:w w:val="105"/>
          <w:sz w:val="20"/>
        </w:rPr>
        <w:t>treatment</w:t>
      </w:r>
      <w:r>
        <w:rPr>
          <w:spacing w:val="-9"/>
          <w:w w:val="105"/>
          <w:sz w:val="20"/>
        </w:rPr>
        <w:t xml:space="preserve"> </w:t>
      </w:r>
      <w:r>
        <w:rPr>
          <w:w w:val="105"/>
          <w:sz w:val="20"/>
        </w:rPr>
        <w:t>effect</w:t>
      </w:r>
      <w:r>
        <w:rPr>
          <w:spacing w:val="-9"/>
          <w:w w:val="105"/>
          <w:sz w:val="20"/>
        </w:rPr>
        <w:t xml:space="preserve"> </w:t>
      </w:r>
      <w:r>
        <w:rPr>
          <w:w w:val="105"/>
          <w:sz w:val="20"/>
        </w:rPr>
        <w:t>estimate</w:t>
      </w:r>
      <w:r>
        <w:rPr>
          <w:spacing w:val="-9"/>
          <w:w w:val="105"/>
          <w:sz w:val="20"/>
        </w:rPr>
        <w:t xml:space="preserve"> </w:t>
      </w:r>
      <w:r>
        <w:rPr>
          <w:w w:val="105"/>
          <w:sz w:val="20"/>
        </w:rPr>
        <w:t>of</w:t>
      </w:r>
      <w:r>
        <w:rPr>
          <w:spacing w:val="-10"/>
          <w:w w:val="105"/>
          <w:sz w:val="20"/>
        </w:rPr>
        <w:t xml:space="preserve"> </w:t>
      </w:r>
      <w:r>
        <w:rPr>
          <w:rFonts w:ascii="Times New Roman"/>
          <w:w w:val="105"/>
          <w:sz w:val="21"/>
        </w:rPr>
        <w:t>$</w:t>
      </w:r>
      <w:r>
        <w:rPr>
          <w:w w:val="105"/>
          <w:sz w:val="20"/>
        </w:rPr>
        <w:t>15,349</w:t>
      </w:r>
      <w:r>
        <w:rPr>
          <w:spacing w:val="-9"/>
          <w:w w:val="105"/>
          <w:sz w:val="20"/>
        </w:rPr>
        <w:t xml:space="preserve"> </w:t>
      </w:r>
      <w:r>
        <w:rPr>
          <w:w w:val="105"/>
          <w:sz w:val="20"/>
        </w:rPr>
        <w:t>was</w:t>
      </w:r>
      <w:r>
        <w:rPr>
          <w:spacing w:val="-9"/>
          <w:w w:val="105"/>
          <w:sz w:val="20"/>
        </w:rPr>
        <w:t xml:space="preserve"> </w:t>
      </w:r>
      <w:r>
        <w:rPr>
          <w:w w:val="105"/>
          <w:sz w:val="20"/>
        </w:rPr>
        <w:t>divided</w:t>
      </w:r>
      <w:r>
        <w:rPr>
          <w:spacing w:val="-9"/>
          <w:w w:val="105"/>
          <w:sz w:val="20"/>
        </w:rPr>
        <w:t xml:space="preserve"> </w:t>
      </w:r>
      <w:r>
        <w:rPr>
          <w:w w:val="105"/>
          <w:sz w:val="20"/>
        </w:rPr>
        <w:t>by</w:t>
      </w:r>
      <w:r>
        <w:rPr>
          <w:spacing w:val="-9"/>
          <w:w w:val="105"/>
          <w:sz w:val="20"/>
        </w:rPr>
        <w:t xml:space="preserve"> </w:t>
      </w:r>
      <w:r>
        <w:rPr>
          <w:w w:val="105"/>
          <w:sz w:val="20"/>
        </w:rPr>
        <w:t>the</w:t>
      </w:r>
      <w:r>
        <w:rPr>
          <w:spacing w:val="-9"/>
          <w:w w:val="105"/>
          <w:sz w:val="20"/>
        </w:rPr>
        <w:t xml:space="preserve"> </w:t>
      </w:r>
      <w:r>
        <w:rPr>
          <w:w w:val="105"/>
          <w:sz w:val="20"/>
        </w:rPr>
        <w:t>mean</w:t>
      </w:r>
      <w:r>
        <w:rPr>
          <w:spacing w:val="-9"/>
          <w:w w:val="105"/>
          <w:sz w:val="20"/>
        </w:rPr>
        <w:t xml:space="preserve"> </w:t>
      </w:r>
      <w:r>
        <w:rPr>
          <w:w w:val="105"/>
          <w:sz w:val="20"/>
        </w:rPr>
        <w:t>home</w:t>
      </w:r>
      <w:r>
        <w:rPr>
          <w:spacing w:val="-9"/>
          <w:w w:val="105"/>
          <w:sz w:val="20"/>
        </w:rPr>
        <w:t xml:space="preserve"> </w:t>
      </w:r>
      <w:r>
        <w:rPr>
          <w:w w:val="105"/>
          <w:sz w:val="20"/>
        </w:rPr>
        <w:t>sale</w:t>
      </w:r>
      <w:r>
        <w:rPr>
          <w:spacing w:val="-9"/>
          <w:w w:val="105"/>
          <w:sz w:val="20"/>
        </w:rPr>
        <w:t xml:space="preserve"> </w:t>
      </w:r>
      <w:r>
        <w:rPr>
          <w:w w:val="105"/>
          <w:sz w:val="20"/>
        </w:rPr>
        <w:t>price</w:t>
      </w:r>
      <w:r>
        <w:rPr>
          <w:spacing w:val="-9"/>
          <w:w w:val="105"/>
          <w:sz w:val="20"/>
        </w:rPr>
        <w:t xml:space="preserve"> </w:t>
      </w:r>
      <w:r>
        <w:rPr>
          <w:w w:val="105"/>
          <w:sz w:val="20"/>
        </w:rPr>
        <w:t>in</w:t>
      </w:r>
      <w:r>
        <w:rPr>
          <w:spacing w:val="-9"/>
          <w:w w:val="105"/>
          <w:sz w:val="20"/>
        </w:rPr>
        <w:t xml:space="preserve"> </w:t>
      </w:r>
      <w:r>
        <w:rPr>
          <w:w w:val="105"/>
          <w:sz w:val="20"/>
        </w:rPr>
        <w:t>the</w:t>
      </w:r>
      <w:r>
        <w:rPr>
          <w:spacing w:val="-9"/>
          <w:w w:val="105"/>
          <w:sz w:val="20"/>
        </w:rPr>
        <w:t xml:space="preserve"> </w:t>
      </w:r>
      <w:r>
        <w:rPr>
          <w:w w:val="105"/>
          <w:sz w:val="20"/>
        </w:rPr>
        <w:t xml:space="preserve">dataset of </w:t>
      </w:r>
      <w:r>
        <w:rPr>
          <w:rFonts w:ascii="Times New Roman"/>
          <w:w w:val="105"/>
          <w:sz w:val="21"/>
        </w:rPr>
        <w:t>$</w:t>
      </w:r>
      <w:r>
        <w:rPr>
          <w:w w:val="105"/>
          <w:sz w:val="20"/>
        </w:rPr>
        <w:t>166,000 to get 9%.</w:t>
      </w:r>
    </w:p>
    <w:p w14:paraId="5F7323E8" w14:textId="77777777" w:rsidR="00C96556" w:rsidRDefault="00C96556">
      <w:pPr>
        <w:spacing w:line="230" w:lineRule="auto"/>
        <w:jc w:val="both"/>
        <w:rPr>
          <w:sz w:val="20"/>
        </w:rPr>
        <w:sectPr w:rsidR="00C96556">
          <w:pgSz w:w="12240" w:h="15840"/>
          <w:pgMar w:top="1420" w:right="360" w:bottom="1020" w:left="1440" w:header="0" w:footer="749" w:gutter="0"/>
          <w:cols w:space="720"/>
        </w:sectPr>
      </w:pPr>
    </w:p>
    <w:p w14:paraId="5F357603" w14:textId="77777777" w:rsidR="00C96556" w:rsidRDefault="00F61671">
      <w:pPr>
        <w:pStyle w:val="BodyText"/>
        <w:spacing w:before="30" w:line="391" w:lineRule="auto"/>
        <w:ind w:right="1075"/>
        <w:jc w:val="both"/>
      </w:pPr>
      <w:r>
        <w:rPr>
          <w:w w:val="105"/>
        </w:rPr>
        <w:lastRenderedPageBreak/>
        <w:t>threshold</w:t>
      </w:r>
      <w:r>
        <w:rPr>
          <w:spacing w:val="-12"/>
          <w:w w:val="105"/>
        </w:rPr>
        <w:t xml:space="preserve"> </w:t>
      </w:r>
      <w:r>
        <w:rPr>
          <w:w w:val="105"/>
        </w:rPr>
        <w:t>prior</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treatment.</w:t>
      </w:r>
      <w:r>
        <w:rPr>
          <w:spacing w:val="6"/>
          <w:w w:val="105"/>
        </w:rPr>
        <w:t xml:space="preserve"> </w:t>
      </w:r>
      <w:r>
        <w:rPr>
          <w:w w:val="105"/>
        </w:rPr>
        <w:t>Each</w:t>
      </w:r>
      <w:r>
        <w:rPr>
          <w:spacing w:val="-12"/>
          <w:w w:val="105"/>
        </w:rPr>
        <w:t xml:space="preserve"> </w:t>
      </w:r>
      <w:r>
        <w:rPr>
          <w:w w:val="105"/>
        </w:rPr>
        <w:t>blue</w:t>
      </w:r>
      <w:r>
        <w:rPr>
          <w:spacing w:val="-12"/>
          <w:w w:val="105"/>
        </w:rPr>
        <w:t xml:space="preserve"> </w:t>
      </w:r>
      <w:r>
        <w:rPr>
          <w:w w:val="105"/>
        </w:rPr>
        <w:t>dot</w:t>
      </w:r>
      <w:r>
        <w:rPr>
          <w:spacing w:val="-12"/>
          <w:w w:val="105"/>
        </w:rPr>
        <w:t xml:space="preserve"> </w:t>
      </w:r>
      <w:r>
        <w:rPr>
          <w:w w:val="105"/>
        </w:rPr>
        <w:t>represents</w:t>
      </w:r>
      <w:r>
        <w:rPr>
          <w:spacing w:val="-12"/>
          <w:w w:val="105"/>
        </w:rPr>
        <w:t xml:space="preserve"> </w:t>
      </w:r>
      <w:r>
        <w:rPr>
          <w:w w:val="105"/>
        </w:rPr>
        <w:t>the</w:t>
      </w:r>
      <w:r>
        <w:rPr>
          <w:spacing w:val="-12"/>
          <w:w w:val="105"/>
        </w:rPr>
        <w:t xml:space="preserve"> </w:t>
      </w:r>
      <w:r>
        <w:rPr>
          <w:w w:val="105"/>
        </w:rPr>
        <w:t>treatment</w:t>
      </w:r>
      <w:r>
        <w:rPr>
          <w:spacing w:val="-12"/>
          <w:w w:val="105"/>
        </w:rPr>
        <w:t xml:space="preserve"> </w:t>
      </w:r>
      <w:r>
        <w:rPr>
          <w:w w:val="105"/>
        </w:rPr>
        <w:t>effect</w:t>
      </w:r>
      <w:r>
        <w:rPr>
          <w:spacing w:val="-12"/>
          <w:w w:val="105"/>
        </w:rPr>
        <w:t xml:space="preserve"> </w:t>
      </w:r>
      <w:r>
        <w:rPr>
          <w:w w:val="105"/>
        </w:rPr>
        <w:t>estimate</w:t>
      </w:r>
      <w:r>
        <w:rPr>
          <w:spacing w:val="-12"/>
          <w:w w:val="105"/>
        </w:rPr>
        <w:t xml:space="preserve"> </w:t>
      </w:r>
      <w:r>
        <w:rPr>
          <w:w w:val="105"/>
        </w:rPr>
        <w:t>for that year and the bar around it represents the 95% confidence interval for that estimate. For</w:t>
      </w:r>
      <w:r>
        <w:rPr>
          <w:spacing w:val="-3"/>
          <w:w w:val="105"/>
        </w:rPr>
        <w:t xml:space="preserve"> </w:t>
      </w:r>
      <w:r>
        <w:rPr>
          <w:w w:val="105"/>
        </w:rPr>
        <w:t>year</w:t>
      </w:r>
      <w:r>
        <w:rPr>
          <w:spacing w:val="-3"/>
          <w:w w:val="105"/>
        </w:rPr>
        <w:t xml:space="preserve"> </w:t>
      </w:r>
      <w:r>
        <w:rPr>
          <w:w w:val="105"/>
        </w:rPr>
        <w:t>0,</w:t>
      </w:r>
      <w:r>
        <w:rPr>
          <w:spacing w:val="-3"/>
          <w:w w:val="105"/>
        </w:rPr>
        <w:t xml:space="preserve"> </w:t>
      </w:r>
      <w:r>
        <w:rPr>
          <w:w w:val="105"/>
        </w:rPr>
        <w:t>which</w:t>
      </w:r>
      <w:r>
        <w:rPr>
          <w:spacing w:val="-3"/>
          <w:w w:val="105"/>
        </w:rPr>
        <w:t xml:space="preserve"> </w:t>
      </w:r>
      <w:r>
        <w:rPr>
          <w:w w:val="105"/>
        </w:rPr>
        <w:t>is</w:t>
      </w:r>
      <w:r>
        <w:rPr>
          <w:spacing w:val="-4"/>
          <w:w w:val="105"/>
        </w:rPr>
        <w:t xml:space="preserve"> </w:t>
      </w:r>
      <w:r>
        <w:rPr>
          <w:w w:val="105"/>
        </w:rPr>
        <w:t>the</w:t>
      </w:r>
      <w:r>
        <w:rPr>
          <w:spacing w:val="-4"/>
          <w:w w:val="105"/>
        </w:rPr>
        <w:t xml:space="preserve"> </w:t>
      </w:r>
      <w:r>
        <w:rPr>
          <w:w w:val="105"/>
        </w:rPr>
        <w:t>year</w:t>
      </w:r>
      <w:r>
        <w:rPr>
          <w:spacing w:val="-3"/>
          <w:w w:val="105"/>
        </w:rPr>
        <w:t xml:space="preserve"> </w:t>
      </w:r>
      <w:r>
        <w:rPr>
          <w:w w:val="105"/>
        </w:rPr>
        <w:t>of</w:t>
      </w:r>
      <w:r>
        <w:rPr>
          <w:spacing w:val="-4"/>
          <w:w w:val="105"/>
        </w:rPr>
        <w:t xml:space="preserve"> </w:t>
      </w:r>
      <w:r>
        <w:rPr>
          <w:w w:val="105"/>
        </w:rPr>
        <w:t>the</w:t>
      </w:r>
      <w:r>
        <w:rPr>
          <w:spacing w:val="-4"/>
          <w:w w:val="105"/>
        </w:rPr>
        <w:t xml:space="preserve"> </w:t>
      </w:r>
      <w:r>
        <w:rPr>
          <w:w w:val="105"/>
        </w:rPr>
        <w:t>vote,</w:t>
      </w:r>
      <w:r>
        <w:rPr>
          <w:spacing w:val="-3"/>
          <w:w w:val="105"/>
        </w:rPr>
        <w:t xml:space="preserve"> </w:t>
      </w:r>
      <w:r>
        <w:rPr>
          <w:w w:val="105"/>
        </w:rPr>
        <w:t>we</w:t>
      </w:r>
      <w:r>
        <w:rPr>
          <w:spacing w:val="-4"/>
          <w:w w:val="105"/>
        </w:rPr>
        <w:t xml:space="preserve"> </w:t>
      </w:r>
      <w:r>
        <w:rPr>
          <w:w w:val="105"/>
        </w:rPr>
        <w:t>see</w:t>
      </w:r>
      <w:r>
        <w:rPr>
          <w:spacing w:val="-4"/>
          <w:w w:val="105"/>
        </w:rPr>
        <w:t xml:space="preserve"> </w:t>
      </w:r>
      <w:r>
        <w:rPr>
          <w:w w:val="105"/>
        </w:rPr>
        <w:t>a</w:t>
      </w:r>
      <w:r>
        <w:rPr>
          <w:spacing w:val="-3"/>
          <w:w w:val="105"/>
        </w:rPr>
        <w:t xml:space="preserve"> </w:t>
      </w:r>
      <w:r>
        <w:rPr>
          <w:w w:val="105"/>
        </w:rPr>
        <w:t>slight</w:t>
      </w:r>
      <w:r>
        <w:rPr>
          <w:spacing w:val="-3"/>
          <w:w w:val="105"/>
        </w:rPr>
        <w:t xml:space="preserve"> </w:t>
      </w:r>
      <w:r>
        <w:rPr>
          <w:w w:val="105"/>
        </w:rPr>
        <w:t>decrease</w:t>
      </w:r>
      <w:r>
        <w:rPr>
          <w:spacing w:val="-4"/>
          <w:w w:val="105"/>
        </w:rPr>
        <w:t xml:space="preserve"> </w:t>
      </w:r>
      <w:r>
        <w:rPr>
          <w:w w:val="105"/>
        </w:rPr>
        <w:t>in</w:t>
      </w:r>
      <w:r>
        <w:rPr>
          <w:spacing w:val="-3"/>
          <w:w w:val="105"/>
        </w:rPr>
        <w:t xml:space="preserve"> </w:t>
      </w:r>
      <w:r>
        <w:rPr>
          <w:w w:val="105"/>
        </w:rPr>
        <w:t>the</w:t>
      </w:r>
      <w:r>
        <w:rPr>
          <w:spacing w:val="-4"/>
          <w:w w:val="105"/>
        </w:rPr>
        <w:t xml:space="preserve"> </w:t>
      </w:r>
      <w:r>
        <w:rPr>
          <w:w w:val="105"/>
        </w:rPr>
        <w:t>estimate. However, this effect is not statistically significant, as evidenced by the confidence interval containing the</w:t>
      </w:r>
      <w:r>
        <w:rPr>
          <w:spacing w:val="-3"/>
          <w:w w:val="105"/>
        </w:rPr>
        <w:t xml:space="preserve"> </w:t>
      </w:r>
      <w:r>
        <w:rPr>
          <w:w w:val="105"/>
        </w:rPr>
        <w:t>null</w:t>
      </w:r>
      <w:r>
        <w:rPr>
          <w:spacing w:val="-3"/>
          <w:w w:val="105"/>
        </w:rPr>
        <w:t xml:space="preserve"> </w:t>
      </w:r>
      <w:r>
        <w:rPr>
          <w:w w:val="105"/>
        </w:rPr>
        <w:t>effect.</w:t>
      </w:r>
      <w:r>
        <w:rPr>
          <w:spacing w:val="18"/>
          <w:w w:val="105"/>
        </w:rPr>
        <w:t xml:space="preserve"> </w:t>
      </w:r>
      <w:r>
        <w:rPr>
          <w:w w:val="105"/>
        </w:rPr>
        <w:t>Up</w:t>
      </w:r>
      <w:r>
        <w:rPr>
          <w:spacing w:val="-3"/>
          <w:w w:val="105"/>
        </w:rPr>
        <w:t xml:space="preserve"> </w:t>
      </w:r>
      <w:r>
        <w:rPr>
          <w:w w:val="105"/>
        </w:rPr>
        <w:t>to</w:t>
      </w:r>
      <w:r>
        <w:rPr>
          <w:spacing w:val="-3"/>
          <w:w w:val="105"/>
        </w:rPr>
        <w:t xml:space="preserve"> </w:t>
      </w:r>
      <w:r>
        <w:rPr>
          <w:w w:val="105"/>
        </w:rPr>
        <w:t>year</w:t>
      </w:r>
      <w:r>
        <w:rPr>
          <w:spacing w:val="-3"/>
          <w:w w:val="105"/>
        </w:rPr>
        <w:t xml:space="preserve"> </w:t>
      </w:r>
      <w:r>
        <w:rPr>
          <w:w w:val="105"/>
        </w:rPr>
        <w:t>3,</w:t>
      </w:r>
      <w:r>
        <w:rPr>
          <w:spacing w:val="-3"/>
          <w:w w:val="105"/>
        </w:rPr>
        <w:t xml:space="preserve"> </w:t>
      </w:r>
      <w:r>
        <w:rPr>
          <w:w w:val="105"/>
        </w:rPr>
        <w:t>we</w:t>
      </w:r>
      <w:r>
        <w:rPr>
          <w:spacing w:val="-3"/>
          <w:w w:val="105"/>
        </w:rPr>
        <w:t xml:space="preserve"> </w:t>
      </w:r>
      <w:r>
        <w:rPr>
          <w:w w:val="105"/>
        </w:rPr>
        <w:t>observe</w:t>
      </w:r>
      <w:r>
        <w:rPr>
          <w:spacing w:val="-3"/>
          <w:w w:val="105"/>
        </w:rPr>
        <w:t xml:space="preserve"> </w:t>
      </w:r>
      <w:r>
        <w:rPr>
          <w:w w:val="105"/>
        </w:rPr>
        <w:t>that</w:t>
      </w:r>
      <w:r>
        <w:rPr>
          <w:spacing w:val="-3"/>
          <w:w w:val="105"/>
        </w:rPr>
        <w:t xml:space="preserve"> </w:t>
      </w:r>
      <w:r>
        <w:rPr>
          <w:w w:val="105"/>
        </w:rPr>
        <w:t>the</w:t>
      </w:r>
      <w:r>
        <w:rPr>
          <w:spacing w:val="-3"/>
          <w:w w:val="105"/>
        </w:rPr>
        <w:t xml:space="preserve"> </w:t>
      </w:r>
      <w:r>
        <w:rPr>
          <w:w w:val="105"/>
        </w:rPr>
        <w:t>treatment</w:t>
      </w:r>
      <w:r>
        <w:rPr>
          <w:spacing w:val="-3"/>
          <w:w w:val="105"/>
        </w:rPr>
        <w:t xml:space="preserve"> </w:t>
      </w:r>
      <w:r>
        <w:rPr>
          <w:w w:val="105"/>
        </w:rPr>
        <w:t>effect</w:t>
      </w:r>
      <w:r>
        <w:rPr>
          <w:spacing w:val="-3"/>
          <w:w w:val="105"/>
        </w:rPr>
        <w:t xml:space="preserve"> </w:t>
      </w:r>
      <w:r>
        <w:rPr>
          <w:w w:val="105"/>
        </w:rPr>
        <w:t>estimates</w:t>
      </w:r>
      <w:r>
        <w:rPr>
          <w:spacing w:val="-3"/>
          <w:w w:val="105"/>
        </w:rPr>
        <w:t xml:space="preserve"> </w:t>
      </w:r>
      <w:r>
        <w:rPr>
          <w:w w:val="105"/>
        </w:rPr>
        <w:t>are</w:t>
      </w:r>
      <w:r>
        <w:rPr>
          <w:spacing w:val="-3"/>
          <w:w w:val="105"/>
        </w:rPr>
        <w:t xml:space="preserve"> </w:t>
      </w:r>
      <w:r>
        <w:rPr>
          <w:w w:val="105"/>
        </w:rPr>
        <w:t>fairly</w:t>
      </w:r>
      <w:r>
        <w:rPr>
          <w:spacing w:val="-3"/>
          <w:w w:val="105"/>
        </w:rPr>
        <w:t xml:space="preserve"> </w:t>
      </w:r>
      <w:r>
        <w:rPr>
          <w:w w:val="105"/>
        </w:rPr>
        <w:t>close to</w:t>
      </w:r>
      <w:r>
        <w:rPr>
          <w:spacing w:val="24"/>
          <w:w w:val="105"/>
        </w:rPr>
        <w:t xml:space="preserve"> </w:t>
      </w:r>
      <w:r>
        <w:rPr>
          <w:w w:val="105"/>
        </w:rPr>
        <w:t>zero,</w:t>
      </w:r>
      <w:r>
        <w:rPr>
          <w:spacing w:val="29"/>
          <w:w w:val="105"/>
        </w:rPr>
        <w:t xml:space="preserve"> </w:t>
      </w:r>
      <w:r>
        <w:rPr>
          <w:w w:val="105"/>
        </w:rPr>
        <w:t>and</w:t>
      </w:r>
      <w:r>
        <w:rPr>
          <w:spacing w:val="24"/>
          <w:w w:val="105"/>
        </w:rPr>
        <w:t xml:space="preserve"> </w:t>
      </w:r>
      <w:r>
        <w:rPr>
          <w:w w:val="105"/>
        </w:rPr>
        <w:t>the</w:t>
      </w:r>
      <w:r>
        <w:rPr>
          <w:spacing w:val="24"/>
          <w:w w:val="105"/>
        </w:rPr>
        <w:t xml:space="preserve"> </w:t>
      </w:r>
      <w:r>
        <w:rPr>
          <w:w w:val="105"/>
        </w:rPr>
        <w:t>confidence</w:t>
      </w:r>
      <w:r>
        <w:rPr>
          <w:spacing w:val="24"/>
          <w:w w:val="105"/>
        </w:rPr>
        <w:t xml:space="preserve"> </w:t>
      </w:r>
      <w:r>
        <w:rPr>
          <w:w w:val="105"/>
        </w:rPr>
        <w:t>interval</w:t>
      </w:r>
      <w:r>
        <w:rPr>
          <w:spacing w:val="24"/>
          <w:w w:val="105"/>
        </w:rPr>
        <w:t xml:space="preserve"> </w:t>
      </w:r>
      <w:r>
        <w:rPr>
          <w:w w:val="105"/>
        </w:rPr>
        <w:t>overlaps</w:t>
      </w:r>
      <w:r>
        <w:rPr>
          <w:spacing w:val="24"/>
          <w:w w:val="105"/>
        </w:rPr>
        <w:t xml:space="preserve"> </w:t>
      </w:r>
      <w:r>
        <w:rPr>
          <w:w w:val="105"/>
        </w:rPr>
        <w:t>with</w:t>
      </w:r>
      <w:r>
        <w:rPr>
          <w:spacing w:val="24"/>
          <w:w w:val="105"/>
        </w:rPr>
        <w:t xml:space="preserve"> </w:t>
      </w:r>
      <w:r>
        <w:rPr>
          <w:w w:val="105"/>
        </w:rPr>
        <w:t>zero.</w:t>
      </w:r>
      <w:r>
        <w:rPr>
          <w:spacing w:val="80"/>
          <w:w w:val="105"/>
        </w:rPr>
        <w:t xml:space="preserve"> </w:t>
      </w:r>
      <w:r>
        <w:rPr>
          <w:w w:val="105"/>
        </w:rPr>
        <w:t>As</w:t>
      </w:r>
      <w:r>
        <w:rPr>
          <w:spacing w:val="24"/>
          <w:w w:val="105"/>
        </w:rPr>
        <w:t xml:space="preserve"> </w:t>
      </w:r>
      <w:r>
        <w:rPr>
          <w:w w:val="105"/>
        </w:rPr>
        <w:t>stated</w:t>
      </w:r>
      <w:r>
        <w:rPr>
          <w:spacing w:val="24"/>
          <w:w w:val="105"/>
        </w:rPr>
        <w:t xml:space="preserve"> </w:t>
      </w:r>
      <w:r>
        <w:rPr>
          <w:w w:val="105"/>
        </w:rPr>
        <w:t>previously</w:t>
      </w:r>
      <w:r>
        <w:rPr>
          <w:spacing w:val="24"/>
          <w:w w:val="105"/>
        </w:rPr>
        <w:t xml:space="preserve"> </w:t>
      </w:r>
      <w:r>
        <w:rPr>
          <w:w w:val="105"/>
        </w:rPr>
        <w:t>and</w:t>
      </w:r>
      <w:r>
        <w:rPr>
          <w:spacing w:val="24"/>
          <w:w w:val="105"/>
        </w:rPr>
        <w:t xml:space="preserve"> </w:t>
      </w:r>
      <w:r>
        <w:rPr>
          <w:w w:val="105"/>
        </w:rPr>
        <w:t xml:space="preserve">shown in Table </w:t>
      </w:r>
      <w:hyperlink w:anchor="_bookmark13" w:history="1">
        <w:r>
          <w:rPr>
            <w:w w:val="105"/>
          </w:rPr>
          <w:t>4,</w:t>
        </w:r>
      </w:hyperlink>
      <w:r>
        <w:rPr>
          <w:w w:val="105"/>
        </w:rPr>
        <w:t xml:space="preserve"> we start to see a sizable increase in treatment effect from year 4 onwards and continue to observe it through year 9 after the vote.</w:t>
      </w:r>
    </w:p>
    <w:p w14:paraId="20FD3F29" w14:textId="77777777" w:rsidR="00C96556" w:rsidRDefault="00C96556">
      <w:pPr>
        <w:pStyle w:val="BodyText"/>
        <w:spacing w:before="124"/>
      </w:pPr>
    </w:p>
    <w:p w14:paraId="2E6CDB37" w14:textId="77777777" w:rsidR="00C96556" w:rsidRDefault="00F61671">
      <w:pPr>
        <w:pStyle w:val="Heading2"/>
        <w:numPr>
          <w:ilvl w:val="1"/>
          <w:numId w:val="3"/>
        </w:numPr>
        <w:tabs>
          <w:tab w:val="left" w:pos="735"/>
        </w:tabs>
        <w:ind w:hanging="735"/>
      </w:pPr>
      <w:bookmarkStart w:id="159" w:name="Heterogeneity_Analysis"/>
      <w:bookmarkEnd w:id="159"/>
      <w:r>
        <w:rPr>
          <w:w w:val="120"/>
        </w:rPr>
        <w:t>Heterogeneity</w:t>
      </w:r>
      <w:r>
        <w:rPr>
          <w:spacing w:val="2"/>
          <w:w w:val="120"/>
        </w:rPr>
        <w:t xml:space="preserve"> </w:t>
      </w:r>
      <w:r>
        <w:rPr>
          <w:spacing w:val="-2"/>
          <w:w w:val="120"/>
        </w:rPr>
        <w:t>Analysis</w:t>
      </w:r>
    </w:p>
    <w:p w14:paraId="2122A639" w14:textId="16FF4679" w:rsidR="00C96556" w:rsidRDefault="00F61671">
      <w:pPr>
        <w:pStyle w:val="BodyText"/>
        <w:spacing w:before="329" w:line="391" w:lineRule="auto"/>
        <w:ind w:right="1078"/>
        <w:jc w:val="both"/>
      </w:pPr>
      <w:r>
        <w:t xml:space="preserve">We show the results of our heterogeneity analysis, where we explore the differential impact of cutting road maintenance spending on house prices </w:t>
      </w:r>
      <w:del w:id="160" w:author="Brasington, David (brasindd)" w:date="2025-03-02T18:21:00Z">
        <w:r w:rsidDel="000E3829">
          <w:delText>based on</w:delText>
        </w:r>
      </w:del>
      <w:ins w:id="161" w:author="Brasington, David (brasindd)" w:date="2025-03-02T18:21:00Z">
        <w:r w:rsidR="000E3829">
          <w:t>in</w:t>
        </w:r>
      </w:ins>
      <w:r>
        <w:t xml:space="preserve"> urban </w:t>
      </w:r>
      <w:del w:id="162" w:author="Brasington, David (brasindd)" w:date="2025-03-02T18:22:00Z">
        <w:r w:rsidDel="000E3829">
          <w:delText xml:space="preserve">vs </w:delText>
        </w:r>
      </w:del>
      <w:ins w:id="163" w:author="Brasington, David (brasindd)" w:date="2025-03-02T18:22:00Z">
        <w:r w:rsidR="000E3829">
          <w:t>and</w:t>
        </w:r>
        <w:r w:rsidR="000E3829">
          <w:t xml:space="preserve"> </w:t>
        </w:r>
      </w:ins>
      <w:r>
        <w:t>rural neighborhoods,</w:t>
      </w:r>
      <w:r>
        <w:rPr>
          <w:spacing w:val="80"/>
        </w:rPr>
        <w:t xml:space="preserve"> </w:t>
      </w:r>
      <w:r>
        <w:t>the</w:t>
      </w:r>
      <w:r>
        <w:rPr>
          <w:spacing w:val="40"/>
        </w:rPr>
        <w:t xml:space="preserve"> </w:t>
      </w:r>
      <w:r>
        <w:t>size</w:t>
      </w:r>
      <w:r>
        <w:rPr>
          <w:spacing w:val="40"/>
        </w:rPr>
        <w:t xml:space="preserve"> </w:t>
      </w:r>
      <w:r>
        <w:t>of</w:t>
      </w:r>
      <w:r>
        <w:rPr>
          <w:spacing w:val="40"/>
        </w:rPr>
        <w:t xml:space="preserve"> </w:t>
      </w:r>
      <w:r>
        <w:t>the</w:t>
      </w:r>
      <w:r>
        <w:rPr>
          <w:spacing w:val="40"/>
        </w:rPr>
        <w:t xml:space="preserve"> </w:t>
      </w:r>
      <w:r>
        <w:t>tax</w:t>
      </w:r>
      <w:r>
        <w:rPr>
          <w:spacing w:val="40"/>
        </w:rPr>
        <w:t xml:space="preserve"> </w:t>
      </w:r>
      <w:r>
        <w:t>levy</w:t>
      </w:r>
      <w:r>
        <w:rPr>
          <w:spacing w:val="40"/>
        </w:rPr>
        <w:t xml:space="preserve"> </w:t>
      </w:r>
      <w:r>
        <w:t>and</w:t>
      </w:r>
      <w:r>
        <w:rPr>
          <w:spacing w:val="40"/>
        </w:rPr>
        <w:t xml:space="preserve"> </w:t>
      </w:r>
      <w:r>
        <w:t>housing</w:t>
      </w:r>
      <w:r>
        <w:rPr>
          <w:spacing w:val="40"/>
        </w:rPr>
        <w:t xml:space="preserve"> </w:t>
      </w:r>
      <w:r>
        <w:t>price</w:t>
      </w:r>
      <w:r>
        <w:rPr>
          <w:spacing w:val="40"/>
        </w:rPr>
        <w:t xml:space="preserve"> </w:t>
      </w:r>
      <w:r>
        <w:t>quantiles.</w:t>
      </w:r>
    </w:p>
    <w:p w14:paraId="494F98FF" w14:textId="4DF8F04E" w:rsidR="00C96556" w:rsidRDefault="00F61671">
      <w:pPr>
        <w:pStyle w:val="BodyText"/>
        <w:spacing w:before="285" w:line="391" w:lineRule="auto"/>
        <w:ind w:right="1077" w:firstLine="351"/>
        <w:jc w:val="both"/>
      </w:pPr>
      <w:r>
        <w:rPr>
          <w:b/>
          <w:w w:val="105"/>
        </w:rPr>
        <w:t>Urban vs Rural neighborhoods</w:t>
      </w:r>
      <w:r>
        <w:rPr>
          <w:w w:val="105"/>
        </w:rPr>
        <w:t>:</w:t>
      </w:r>
      <w:r>
        <w:rPr>
          <w:spacing w:val="40"/>
          <w:w w:val="105"/>
        </w:rPr>
        <w:t xml:space="preserve"> </w:t>
      </w:r>
      <w:del w:id="164" w:author="Brasington, David (brasindd)" w:date="2025-03-02T18:22:00Z">
        <w:r w:rsidDel="000E3829">
          <w:rPr>
            <w:w w:val="105"/>
          </w:rPr>
          <w:delText>We perform heterogeneity analysis to assess whether different</w:delText>
        </w:r>
        <w:r w:rsidDel="000E3829">
          <w:rPr>
            <w:spacing w:val="-12"/>
            <w:w w:val="105"/>
          </w:rPr>
          <w:delText xml:space="preserve"> </w:delText>
        </w:r>
        <w:r w:rsidDel="000E3829">
          <w:rPr>
            <w:w w:val="105"/>
          </w:rPr>
          <w:delText>types</w:delText>
        </w:r>
        <w:r w:rsidDel="000E3829">
          <w:rPr>
            <w:spacing w:val="-12"/>
            <w:w w:val="105"/>
          </w:rPr>
          <w:delText xml:space="preserve"> </w:delText>
        </w:r>
        <w:r w:rsidDel="000E3829">
          <w:rPr>
            <w:w w:val="105"/>
          </w:rPr>
          <w:delText>of</w:delText>
        </w:r>
        <w:r w:rsidDel="000E3829">
          <w:rPr>
            <w:spacing w:val="-12"/>
            <w:w w:val="105"/>
          </w:rPr>
          <w:delText xml:space="preserve"> </w:delText>
        </w:r>
        <w:r w:rsidDel="000E3829">
          <w:rPr>
            <w:w w:val="105"/>
          </w:rPr>
          <w:delText>neighborhoods</w:delText>
        </w:r>
        <w:r w:rsidDel="000E3829">
          <w:rPr>
            <w:spacing w:val="-12"/>
            <w:w w:val="105"/>
          </w:rPr>
          <w:delText xml:space="preserve"> </w:delText>
        </w:r>
        <w:r w:rsidDel="000E3829">
          <w:rPr>
            <w:w w:val="105"/>
          </w:rPr>
          <w:delText>and</w:delText>
        </w:r>
        <w:r w:rsidDel="000E3829">
          <w:rPr>
            <w:spacing w:val="-12"/>
            <w:w w:val="105"/>
          </w:rPr>
          <w:delText xml:space="preserve"> </w:delText>
        </w:r>
        <w:r w:rsidDel="000E3829">
          <w:rPr>
            <w:w w:val="105"/>
          </w:rPr>
          <w:delText>differing</w:delText>
        </w:r>
        <w:r w:rsidDel="000E3829">
          <w:rPr>
            <w:spacing w:val="-12"/>
            <w:w w:val="105"/>
          </w:rPr>
          <w:delText xml:space="preserve"> </w:delText>
        </w:r>
        <w:r w:rsidDel="000E3829">
          <w:rPr>
            <w:w w:val="105"/>
          </w:rPr>
          <w:delText>size</w:delText>
        </w:r>
        <w:r w:rsidDel="000E3829">
          <w:rPr>
            <w:spacing w:val="-12"/>
            <w:w w:val="105"/>
          </w:rPr>
          <w:delText xml:space="preserve"> </w:delText>
        </w:r>
        <w:r w:rsidDel="000E3829">
          <w:rPr>
            <w:w w:val="105"/>
          </w:rPr>
          <w:delText>of</w:delText>
        </w:r>
        <w:r w:rsidDel="000E3829">
          <w:rPr>
            <w:spacing w:val="-12"/>
            <w:w w:val="105"/>
          </w:rPr>
          <w:delText xml:space="preserve"> </w:delText>
        </w:r>
        <w:r w:rsidDel="000E3829">
          <w:rPr>
            <w:w w:val="105"/>
          </w:rPr>
          <w:delText>tax</w:delText>
        </w:r>
        <w:r w:rsidDel="000E3829">
          <w:rPr>
            <w:spacing w:val="-12"/>
            <w:w w:val="105"/>
          </w:rPr>
          <w:delText xml:space="preserve"> </w:delText>
        </w:r>
        <w:r w:rsidDel="000E3829">
          <w:rPr>
            <w:w w:val="105"/>
          </w:rPr>
          <w:delText>levies</w:delText>
        </w:r>
        <w:r w:rsidDel="000E3829">
          <w:rPr>
            <w:spacing w:val="-12"/>
            <w:w w:val="105"/>
          </w:rPr>
          <w:delText xml:space="preserve"> </w:delText>
        </w:r>
        <w:r w:rsidDel="000E3829">
          <w:rPr>
            <w:w w:val="105"/>
          </w:rPr>
          <w:delText>result</w:delText>
        </w:r>
        <w:r w:rsidDel="000E3829">
          <w:rPr>
            <w:spacing w:val="-12"/>
            <w:w w:val="105"/>
          </w:rPr>
          <w:delText xml:space="preserve"> </w:delText>
        </w:r>
        <w:r w:rsidDel="000E3829">
          <w:rPr>
            <w:w w:val="105"/>
          </w:rPr>
          <w:delText>in</w:delText>
        </w:r>
        <w:r w:rsidDel="000E3829">
          <w:rPr>
            <w:spacing w:val="-12"/>
            <w:w w:val="105"/>
          </w:rPr>
          <w:delText xml:space="preserve"> </w:delText>
        </w:r>
        <w:r w:rsidDel="000E3829">
          <w:rPr>
            <w:w w:val="105"/>
          </w:rPr>
          <w:delText>a</w:delText>
        </w:r>
        <w:r w:rsidDel="000E3829">
          <w:rPr>
            <w:spacing w:val="-12"/>
            <w:w w:val="105"/>
          </w:rPr>
          <w:delText xml:space="preserve"> </w:delText>
        </w:r>
        <w:r w:rsidDel="000E3829">
          <w:rPr>
            <w:w w:val="105"/>
          </w:rPr>
          <w:delText>differential</w:delText>
        </w:r>
        <w:r w:rsidDel="000E3829">
          <w:rPr>
            <w:spacing w:val="-12"/>
            <w:w w:val="105"/>
          </w:rPr>
          <w:delText xml:space="preserve"> </w:delText>
        </w:r>
        <w:r w:rsidDel="000E3829">
          <w:rPr>
            <w:w w:val="105"/>
          </w:rPr>
          <w:delText>impact on the housing prices.</w:delText>
        </w:r>
        <w:r w:rsidDel="000E3829">
          <w:rPr>
            <w:spacing w:val="40"/>
            <w:w w:val="105"/>
          </w:rPr>
          <w:delText xml:space="preserve"> </w:delText>
        </w:r>
      </w:del>
      <w:r>
        <w:rPr>
          <w:w w:val="105"/>
        </w:rPr>
        <w:t xml:space="preserve">We first compare </w:t>
      </w:r>
      <w:ins w:id="165" w:author="Brasington, David (brasindd)" w:date="2025-03-02T18:22:00Z">
        <w:r w:rsidR="000E3829">
          <w:rPr>
            <w:w w:val="105"/>
          </w:rPr>
          <w:t xml:space="preserve">treatment effects in </w:t>
        </w:r>
      </w:ins>
      <w:r>
        <w:rPr>
          <w:w w:val="105"/>
        </w:rPr>
        <w:t>urban and rural areas</w:t>
      </w:r>
      <w:del w:id="166" w:author="Brasington, David (brasindd)" w:date="2025-03-02T18:23:00Z">
        <w:r w:rsidDel="000E3829">
          <w:rPr>
            <w:w w:val="105"/>
          </w:rPr>
          <w:delText xml:space="preserve"> in Ohio</w:delText>
        </w:r>
      </w:del>
      <w:r>
        <w:rPr>
          <w:w w:val="105"/>
        </w:rPr>
        <w:t>.</w:t>
      </w:r>
      <w:r>
        <w:rPr>
          <w:spacing w:val="40"/>
          <w:w w:val="105"/>
        </w:rPr>
        <w:t xml:space="preserve"> </w:t>
      </w:r>
      <w:r>
        <w:rPr>
          <w:w w:val="105"/>
        </w:rPr>
        <w:t>We consider two different</w:t>
      </w:r>
      <w:r>
        <w:rPr>
          <w:spacing w:val="-10"/>
          <w:w w:val="105"/>
        </w:rPr>
        <w:t xml:space="preserve"> </w:t>
      </w:r>
      <w:r>
        <w:rPr>
          <w:w w:val="105"/>
        </w:rPr>
        <w:t>ways</w:t>
      </w:r>
      <w:r>
        <w:rPr>
          <w:spacing w:val="-10"/>
          <w:w w:val="105"/>
        </w:rPr>
        <w:t xml:space="preserve"> </w:t>
      </w:r>
      <w:r>
        <w:rPr>
          <w:w w:val="105"/>
        </w:rPr>
        <w:t>to</w:t>
      </w:r>
      <w:r>
        <w:rPr>
          <w:spacing w:val="-9"/>
          <w:w w:val="105"/>
        </w:rPr>
        <w:t xml:space="preserve"> </w:t>
      </w:r>
      <w:r>
        <w:rPr>
          <w:w w:val="105"/>
        </w:rPr>
        <w:t>define</w:t>
      </w:r>
      <w:r>
        <w:rPr>
          <w:spacing w:val="-10"/>
          <w:w w:val="105"/>
        </w:rPr>
        <w:t xml:space="preserve"> </w:t>
      </w:r>
      <w:r>
        <w:rPr>
          <w:w w:val="105"/>
        </w:rPr>
        <w:t>a</w:t>
      </w:r>
      <w:r>
        <w:rPr>
          <w:spacing w:val="-9"/>
          <w:w w:val="105"/>
        </w:rPr>
        <w:t xml:space="preserve"> </w:t>
      </w:r>
      <w:r>
        <w:rPr>
          <w:w w:val="105"/>
        </w:rPr>
        <w:t>city</w:t>
      </w:r>
      <w:r>
        <w:rPr>
          <w:spacing w:val="-10"/>
          <w:w w:val="105"/>
        </w:rPr>
        <w:t xml:space="preserve"> </w:t>
      </w:r>
      <w:r>
        <w:rPr>
          <w:w w:val="105"/>
        </w:rPr>
        <w:t>as</w:t>
      </w:r>
      <w:r>
        <w:rPr>
          <w:spacing w:val="-9"/>
          <w:w w:val="105"/>
        </w:rPr>
        <w:t xml:space="preserve"> </w:t>
      </w:r>
      <w:r>
        <w:rPr>
          <w:w w:val="105"/>
        </w:rPr>
        <w:t>urban:</w:t>
      </w:r>
      <w:r>
        <w:rPr>
          <w:spacing w:val="11"/>
          <w:w w:val="105"/>
        </w:rPr>
        <w:t xml:space="preserve"> </w:t>
      </w:r>
      <w:r>
        <w:rPr>
          <w:w w:val="105"/>
        </w:rPr>
        <w:t>one</w:t>
      </w:r>
      <w:r>
        <w:rPr>
          <w:spacing w:val="-10"/>
          <w:w w:val="105"/>
        </w:rPr>
        <w:t xml:space="preserve"> </w:t>
      </w:r>
      <w:r>
        <w:rPr>
          <w:w w:val="105"/>
        </w:rPr>
        <w:t>including</w:t>
      </w:r>
      <w:r>
        <w:rPr>
          <w:spacing w:val="-9"/>
          <w:w w:val="105"/>
        </w:rPr>
        <w:t xml:space="preserve"> </w:t>
      </w:r>
      <w:r>
        <w:rPr>
          <w:w w:val="105"/>
        </w:rPr>
        <w:t>only</w:t>
      </w:r>
      <w:r>
        <w:rPr>
          <w:spacing w:val="-10"/>
          <w:w w:val="105"/>
        </w:rPr>
        <w:t xml:space="preserve"> </w:t>
      </w:r>
      <w:r>
        <w:rPr>
          <w:w w:val="105"/>
        </w:rPr>
        <w:t>urbanized</w:t>
      </w:r>
      <w:r>
        <w:rPr>
          <w:spacing w:val="-9"/>
          <w:w w:val="105"/>
        </w:rPr>
        <w:t xml:space="preserve"> </w:t>
      </w:r>
      <w:r>
        <w:rPr>
          <w:w w:val="105"/>
        </w:rPr>
        <w:t>areas</w:t>
      </w:r>
      <w:r>
        <w:rPr>
          <w:spacing w:val="-10"/>
          <w:w w:val="105"/>
        </w:rPr>
        <w:t xml:space="preserve"> </w:t>
      </w:r>
      <w:r>
        <w:rPr>
          <w:w w:val="105"/>
        </w:rPr>
        <w:t>and</w:t>
      </w:r>
      <w:r>
        <w:rPr>
          <w:spacing w:val="-9"/>
          <w:w w:val="105"/>
        </w:rPr>
        <w:t xml:space="preserve"> </w:t>
      </w:r>
      <w:r>
        <w:rPr>
          <w:w w:val="105"/>
        </w:rPr>
        <w:t>another</w:t>
      </w:r>
      <w:r>
        <w:rPr>
          <w:spacing w:val="-10"/>
          <w:w w:val="105"/>
        </w:rPr>
        <w:t xml:space="preserve"> </w:t>
      </w:r>
      <w:r>
        <w:rPr>
          <w:w w:val="105"/>
        </w:rPr>
        <w:t>one including both urban areas and urbanized clusters. The event study plot in Figure 6 shows this result.</w:t>
      </w:r>
    </w:p>
    <w:p w14:paraId="0DAD42A2" w14:textId="77777777" w:rsidR="00C96556" w:rsidRDefault="00F61671">
      <w:pPr>
        <w:pStyle w:val="BodyText"/>
        <w:spacing w:before="4" w:line="391" w:lineRule="auto"/>
        <w:ind w:right="1076" w:firstLine="351"/>
        <w:jc w:val="both"/>
      </w:pPr>
      <w:r>
        <w:t>As</w:t>
      </w:r>
      <w:r>
        <w:rPr>
          <w:spacing w:val="37"/>
        </w:rPr>
        <w:t xml:space="preserve"> </w:t>
      </w:r>
      <w:r>
        <w:t>shown</w:t>
      </w:r>
      <w:r>
        <w:rPr>
          <w:spacing w:val="37"/>
        </w:rPr>
        <w:t xml:space="preserve"> </w:t>
      </w:r>
      <w:r>
        <w:t>by</w:t>
      </w:r>
      <w:r>
        <w:rPr>
          <w:spacing w:val="37"/>
        </w:rPr>
        <w:t xml:space="preserve"> </w:t>
      </w:r>
      <w:r>
        <w:t>Figure</w:t>
      </w:r>
      <w:r>
        <w:rPr>
          <w:spacing w:val="37"/>
        </w:rPr>
        <w:t xml:space="preserve"> </w:t>
      </w:r>
      <w:hyperlink w:anchor="_bookmark17" w:history="1">
        <w:r>
          <w:t>5,</w:t>
        </w:r>
      </w:hyperlink>
      <w:r>
        <w:rPr>
          <w:spacing w:val="39"/>
        </w:rPr>
        <w:t xml:space="preserve"> </w:t>
      </w:r>
      <w:r>
        <w:t>we</w:t>
      </w:r>
      <w:r>
        <w:rPr>
          <w:spacing w:val="37"/>
        </w:rPr>
        <w:t xml:space="preserve"> </w:t>
      </w:r>
      <w:r>
        <w:t>do</w:t>
      </w:r>
      <w:r>
        <w:rPr>
          <w:spacing w:val="37"/>
        </w:rPr>
        <w:t xml:space="preserve"> </w:t>
      </w:r>
      <w:r>
        <w:t>not</w:t>
      </w:r>
      <w:r>
        <w:rPr>
          <w:spacing w:val="37"/>
        </w:rPr>
        <w:t xml:space="preserve"> </w:t>
      </w:r>
      <w:r>
        <w:t>find</w:t>
      </w:r>
      <w:r>
        <w:rPr>
          <w:spacing w:val="37"/>
        </w:rPr>
        <w:t xml:space="preserve"> </w:t>
      </w:r>
      <w:r>
        <w:t>any</w:t>
      </w:r>
      <w:r>
        <w:rPr>
          <w:spacing w:val="37"/>
        </w:rPr>
        <w:t xml:space="preserve"> </w:t>
      </w:r>
      <w:r>
        <w:t>significant</w:t>
      </w:r>
      <w:r>
        <w:rPr>
          <w:spacing w:val="37"/>
        </w:rPr>
        <w:t xml:space="preserve"> </w:t>
      </w:r>
      <w:r>
        <w:t>differences</w:t>
      </w:r>
      <w:r>
        <w:rPr>
          <w:spacing w:val="37"/>
        </w:rPr>
        <w:t xml:space="preserve"> </w:t>
      </w:r>
      <w:r>
        <w:t>in</w:t>
      </w:r>
      <w:r>
        <w:rPr>
          <w:spacing w:val="37"/>
        </w:rPr>
        <w:t xml:space="preserve"> </w:t>
      </w:r>
      <w:r>
        <w:t>housing</w:t>
      </w:r>
      <w:r>
        <w:rPr>
          <w:spacing w:val="37"/>
        </w:rPr>
        <w:t xml:space="preserve"> </w:t>
      </w:r>
      <w:r>
        <w:t>prices</w:t>
      </w:r>
      <w:r>
        <w:rPr>
          <w:spacing w:val="37"/>
        </w:rPr>
        <w:t xml:space="preserve"> </w:t>
      </w:r>
      <w:r>
        <w:t>after a renewal tax levy fails to pass for rural areas.</w:t>
      </w:r>
      <w:r>
        <w:rPr>
          <w:spacing w:val="40"/>
        </w:rPr>
        <w:t xml:space="preserve"> </w:t>
      </w:r>
      <w:r>
        <w:t>On the other hand, we do find a statistically significant</w:t>
      </w:r>
      <w:r>
        <w:rPr>
          <w:spacing w:val="40"/>
        </w:rPr>
        <w:t xml:space="preserve"> </w:t>
      </w:r>
      <w:r>
        <w:t>decline</w:t>
      </w:r>
      <w:r>
        <w:rPr>
          <w:spacing w:val="40"/>
        </w:rPr>
        <w:t xml:space="preserve"> </w:t>
      </w:r>
      <w:r>
        <w:t>in</w:t>
      </w:r>
      <w:r>
        <w:rPr>
          <w:spacing w:val="40"/>
        </w:rPr>
        <w:t xml:space="preserve"> </w:t>
      </w:r>
      <w:r>
        <w:t>housing</w:t>
      </w:r>
      <w:r>
        <w:rPr>
          <w:spacing w:val="40"/>
        </w:rPr>
        <w:t xml:space="preserve"> </w:t>
      </w:r>
      <w:r>
        <w:t>prices</w:t>
      </w:r>
      <w:r>
        <w:rPr>
          <w:spacing w:val="40"/>
        </w:rPr>
        <w:t xml:space="preserve"> </w:t>
      </w:r>
      <w:r>
        <w:t>in</w:t>
      </w:r>
      <w:r>
        <w:rPr>
          <w:spacing w:val="40"/>
        </w:rPr>
        <w:t xml:space="preserve"> </w:t>
      </w:r>
      <w:r>
        <w:t>urban</w:t>
      </w:r>
      <w:r>
        <w:rPr>
          <w:spacing w:val="40"/>
        </w:rPr>
        <w:t xml:space="preserve"> </w:t>
      </w:r>
      <w:r>
        <w:t>areas</w:t>
      </w:r>
      <w:r>
        <w:rPr>
          <w:spacing w:val="40"/>
        </w:rPr>
        <w:t xml:space="preserve"> </w:t>
      </w:r>
      <w:r>
        <w:t>starting</w:t>
      </w:r>
      <w:r>
        <w:rPr>
          <w:spacing w:val="40"/>
        </w:rPr>
        <w:t xml:space="preserve"> </w:t>
      </w:r>
      <w:r>
        <w:t>six</w:t>
      </w:r>
      <w:r>
        <w:rPr>
          <w:spacing w:val="40"/>
        </w:rPr>
        <w:t xml:space="preserve"> </w:t>
      </w:r>
      <w:r>
        <w:t>years</w:t>
      </w:r>
      <w:r>
        <w:rPr>
          <w:spacing w:val="40"/>
        </w:rPr>
        <w:t xml:space="preserve"> </w:t>
      </w:r>
      <w:r>
        <w:t>after</w:t>
      </w:r>
      <w:r>
        <w:rPr>
          <w:spacing w:val="40"/>
        </w:rPr>
        <w:t xml:space="preserve"> </w:t>
      </w:r>
      <w:r>
        <w:t>voting.</w:t>
      </w:r>
      <w:r>
        <w:rPr>
          <w:spacing w:val="80"/>
        </w:rPr>
        <w:t xml:space="preserve"> </w:t>
      </w:r>
      <w:r>
        <w:t>The standard errors are somewhat smaller for the rural estimates due to a larger number of observations.</w:t>
      </w:r>
      <w:r>
        <w:rPr>
          <w:spacing w:val="80"/>
        </w:rPr>
        <w:t xml:space="preserve"> </w:t>
      </w:r>
      <w:r>
        <w:t>The</w:t>
      </w:r>
      <w:r>
        <w:rPr>
          <w:spacing w:val="40"/>
        </w:rPr>
        <w:t xml:space="preserve"> </w:t>
      </w:r>
      <w:r>
        <w:t>difference</w:t>
      </w:r>
      <w:r>
        <w:rPr>
          <w:spacing w:val="40"/>
        </w:rPr>
        <w:t xml:space="preserve"> </w:t>
      </w:r>
      <w:r>
        <w:t>in</w:t>
      </w:r>
      <w:r>
        <w:rPr>
          <w:spacing w:val="40"/>
        </w:rPr>
        <w:t xml:space="preserve"> </w:t>
      </w:r>
      <w:r>
        <w:t>point</w:t>
      </w:r>
      <w:r>
        <w:rPr>
          <w:spacing w:val="40"/>
        </w:rPr>
        <w:t xml:space="preserve"> </w:t>
      </w:r>
      <w:r>
        <w:t>estimates</w:t>
      </w:r>
      <w:r>
        <w:rPr>
          <w:spacing w:val="40"/>
        </w:rPr>
        <w:t xml:space="preserve"> </w:t>
      </w:r>
      <w:r>
        <w:t>between</w:t>
      </w:r>
      <w:r>
        <w:rPr>
          <w:spacing w:val="40"/>
        </w:rPr>
        <w:t xml:space="preserve"> </w:t>
      </w:r>
      <w:r>
        <w:t>urban</w:t>
      </w:r>
      <w:r>
        <w:rPr>
          <w:spacing w:val="40"/>
        </w:rPr>
        <w:t xml:space="preserve"> </w:t>
      </w:r>
      <w:r>
        <w:t>and</w:t>
      </w:r>
      <w:r>
        <w:rPr>
          <w:spacing w:val="40"/>
        </w:rPr>
        <w:t xml:space="preserve"> </w:t>
      </w:r>
      <w:r>
        <w:t>rural</w:t>
      </w:r>
      <w:r>
        <w:rPr>
          <w:spacing w:val="40"/>
        </w:rPr>
        <w:t xml:space="preserve"> </w:t>
      </w:r>
      <w:r>
        <w:t>areas</w:t>
      </w:r>
      <w:r>
        <w:rPr>
          <w:spacing w:val="40"/>
        </w:rPr>
        <w:t xml:space="preserve"> </w:t>
      </w:r>
      <w:r>
        <w:t>may</w:t>
      </w:r>
      <w:r>
        <w:rPr>
          <w:spacing w:val="40"/>
        </w:rPr>
        <w:t xml:space="preserve"> </w:t>
      </w:r>
      <w:r>
        <w:t>stem from</w:t>
      </w:r>
      <w:r>
        <w:rPr>
          <w:spacing w:val="19"/>
        </w:rPr>
        <w:t xml:space="preserve"> </w:t>
      </w:r>
      <w:r>
        <w:t>differences</w:t>
      </w:r>
      <w:r>
        <w:rPr>
          <w:spacing w:val="19"/>
        </w:rPr>
        <w:t xml:space="preserve"> </w:t>
      </w:r>
      <w:r>
        <w:t>in</w:t>
      </w:r>
      <w:r>
        <w:rPr>
          <w:spacing w:val="20"/>
        </w:rPr>
        <w:t xml:space="preserve"> </w:t>
      </w:r>
      <w:r>
        <w:t>housing</w:t>
      </w:r>
      <w:r>
        <w:rPr>
          <w:spacing w:val="19"/>
        </w:rPr>
        <w:t xml:space="preserve"> </w:t>
      </w:r>
      <w:r>
        <w:t>supply</w:t>
      </w:r>
      <w:r>
        <w:rPr>
          <w:spacing w:val="19"/>
        </w:rPr>
        <w:t xml:space="preserve"> </w:t>
      </w:r>
      <w:r>
        <w:t>elasticity</w:t>
      </w:r>
      <w:r>
        <w:rPr>
          <w:spacing w:val="20"/>
        </w:rPr>
        <w:t xml:space="preserve"> </w:t>
      </w:r>
      <w:r>
        <w:t>(Brasington</w:t>
      </w:r>
      <w:r>
        <w:rPr>
          <w:spacing w:val="19"/>
        </w:rPr>
        <w:t xml:space="preserve"> </w:t>
      </w:r>
      <w:r>
        <w:t>2002).</w:t>
      </w:r>
      <w:r>
        <w:rPr>
          <w:spacing w:val="66"/>
        </w:rPr>
        <w:t xml:space="preserve"> </w:t>
      </w:r>
      <w:r>
        <w:t>Overall,</w:t>
      </w:r>
      <w:r>
        <w:rPr>
          <w:spacing w:val="25"/>
        </w:rPr>
        <w:t xml:space="preserve"> </w:t>
      </w:r>
      <w:r>
        <w:t>we</w:t>
      </w:r>
      <w:r>
        <w:rPr>
          <w:spacing w:val="19"/>
        </w:rPr>
        <w:t xml:space="preserve"> </w:t>
      </w:r>
      <w:r>
        <w:t>find</w:t>
      </w:r>
      <w:r>
        <w:rPr>
          <w:spacing w:val="19"/>
        </w:rPr>
        <w:t xml:space="preserve"> </w:t>
      </w:r>
      <w:r>
        <w:t>that</w:t>
      </w:r>
      <w:r>
        <w:rPr>
          <w:spacing w:val="20"/>
        </w:rPr>
        <w:t xml:space="preserve"> </w:t>
      </w:r>
      <w:r>
        <w:rPr>
          <w:spacing w:val="-2"/>
        </w:rPr>
        <w:t>housing</w:t>
      </w:r>
    </w:p>
    <w:p w14:paraId="4AE20C14"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5CF64331" w14:textId="77777777" w:rsidR="00C96556" w:rsidRDefault="00F61671">
      <w:pPr>
        <w:pStyle w:val="BodyText"/>
        <w:ind w:left="105"/>
        <w:rPr>
          <w:sz w:val="20"/>
        </w:rPr>
      </w:pPr>
      <w:r>
        <w:rPr>
          <w:noProof/>
          <w:sz w:val="20"/>
        </w:rPr>
        <w:lastRenderedPageBreak/>
        <w:drawing>
          <wp:inline distT="0" distB="0" distL="0" distR="0" wp14:anchorId="0EB27B20" wp14:editId="702A3C7C">
            <wp:extent cx="5827117" cy="354558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8" cstate="print"/>
                    <a:stretch>
                      <a:fillRect/>
                    </a:stretch>
                  </pic:blipFill>
                  <pic:spPr>
                    <a:xfrm>
                      <a:off x="0" y="0"/>
                      <a:ext cx="5827117" cy="3545586"/>
                    </a:xfrm>
                    <a:prstGeom prst="rect">
                      <a:avLst/>
                    </a:prstGeom>
                  </pic:spPr>
                </pic:pic>
              </a:graphicData>
            </a:graphic>
          </wp:inline>
        </w:drawing>
      </w:r>
    </w:p>
    <w:p w14:paraId="6E7C862A" w14:textId="77777777" w:rsidR="00C96556" w:rsidRDefault="00C96556">
      <w:pPr>
        <w:pStyle w:val="BodyText"/>
        <w:spacing w:before="139"/>
      </w:pPr>
    </w:p>
    <w:p w14:paraId="3A33F185" w14:textId="77777777" w:rsidR="00C96556" w:rsidRDefault="00F61671">
      <w:pPr>
        <w:pStyle w:val="BodyText"/>
        <w:spacing w:before="1"/>
        <w:ind w:left="1653"/>
      </w:pPr>
      <w:bookmarkStart w:id="167" w:name="_bookmark17"/>
      <w:bookmarkEnd w:id="167"/>
      <w:r>
        <w:rPr>
          <w:w w:val="105"/>
        </w:rPr>
        <w:t>Figure</w:t>
      </w:r>
      <w:r>
        <w:rPr>
          <w:spacing w:val="21"/>
          <w:w w:val="105"/>
        </w:rPr>
        <w:t xml:space="preserve"> </w:t>
      </w:r>
      <w:r>
        <w:rPr>
          <w:w w:val="105"/>
        </w:rPr>
        <w:t>5:</w:t>
      </w:r>
      <w:r>
        <w:rPr>
          <w:spacing w:val="49"/>
          <w:w w:val="105"/>
        </w:rPr>
        <w:t xml:space="preserve"> </w:t>
      </w:r>
      <w:r>
        <w:rPr>
          <w:w w:val="105"/>
        </w:rPr>
        <w:t>Median</w:t>
      </w:r>
      <w:r>
        <w:rPr>
          <w:spacing w:val="23"/>
          <w:w w:val="105"/>
        </w:rPr>
        <w:t xml:space="preserve"> </w:t>
      </w:r>
      <w:r>
        <w:rPr>
          <w:w w:val="105"/>
        </w:rPr>
        <w:t>Housing</w:t>
      </w:r>
      <w:r>
        <w:rPr>
          <w:spacing w:val="21"/>
          <w:w w:val="105"/>
        </w:rPr>
        <w:t xml:space="preserve"> </w:t>
      </w:r>
      <w:r>
        <w:rPr>
          <w:w w:val="105"/>
        </w:rPr>
        <w:t>Price</w:t>
      </w:r>
      <w:r>
        <w:rPr>
          <w:spacing w:val="22"/>
          <w:w w:val="105"/>
        </w:rPr>
        <w:t xml:space="preserve"> </w:t>
      </w:r>
      <w:r>
        <w:rPr>
          <w:w w:val="105"/>
        </w:rPr>
        <w:t>in</w:t>
      </w:r>
      <w:r>
        <w:rPr>
          <w:spacing w:val="23"/>
          <w:w w:val="105"/>
        </w:rPr>
        <w:t xml:space="preserve"> </w:t>
      </w:r>
      <w:r>
        <w:rPr>
          <w:w w:val="105"/>
        </w:rPr>
        <w:t>Urban</w:t>
      </w:r>
      <w:r>
        <w:rPr>
          <w:spacing w:val="22"/>
          <w:w w:val="105"/>
        </w:rPr>
        <w:t xml:space="preserve"> </w:t>
      </w:r>
      <w:r>
        <w:rPr>
          <w:w w:val="105"/>
        </w:rPr>
        <w:t>and</w:t>
      </w:r>
      <w:r>
        <w:rPr>
          <w:spacing w:val="22"/>
          <w:w w:val="105"/>
        </w:rPr>
        <w:t xml:space="preserve"> </w:t>
      </w:r>
      <w:r>
        <w:rPr>
          <w:w w:val="105"/>
        </w:rPr>
        <w:t>Rural</w:t>
      </w:r>
      <w:r>
        <w:rPr>
          <w:spacing w:val="23"/>
          <w:w w:val="105"/>
        </w:rPr>
        <w:t xml:space="preserve"> </w:t>
      </w:r>
      <w:r>
        <w:rPr>
          <w:spacing w:val="-2"/>
          <w:w w:val="105"/>
        </w:rPr>
        <w:t>Areas</w:t>
      </w:r>
    </w:p>
    <w:p w14:paraId="75C54352" w14:textId="77777777" w:rsidR="00C96556" w:rsidRDefault="00C96556">
      <w:pPr>
        <w:pStyle w:val="BodyText"/>
        <w:spacing w:before="114"/>
      </w:pPr>
    </w:p>
    <w:p w14:paraId="2BB48FFC" w14:textId="77777777" w:rsidR="00C96556" w:rsidRDefault="00F61671">
      <w:pPr>
        <w:pStyle w:val="BodyText"/>
        <w:spacing w:before="1" w:line="381" w:lineRule="auto"/>
        <w:ind w:right="893"/>
      </w:pPr>
      <w:r>
        <w:t>prices</w:t>
      </w:r>
      <w:r>
        <w:rPr>
          <w:spacing w:val="28"/>
        </w:rPr>
        <w:t xml:space="preserve"> </w:t>
      </w:r>
      <w:r>
        <w:t>decrease</w:t>
      </w:r>
      <w:r>
        <w:rPr>
          <w:spacing w:val="27"/>
        </w:rPr>
        <w:t xml:space="preserve"> </w:t>
      </w:r>
      <w:r>
        <w:t>by</w:t>
      </w:r>
      <w:r>
        <w:rPr>
          <w:spacing w:val="28"/>
        </w:rPr>
        <w:t xml:space="preserve"> </w:t>
      </w:r>
      <w:r>
        <w:rPr>
          <w:rFonts w:ascii="Sitka Heading"/>
          <w:sz w:val="25"/>
        </w:rPr>
        <w:t>$</w:t>
      </w:r>
      <w:r>
        <w:t>13,302</w:t>
      </w:r>
      <w:r>
        <w:rPr>
          <w:spacing w:val="28"/>
        </w:rPr>
        <w:t xml:space="preserve"> </w:t>
      </w:r>
      <w:r>
        <w:t>on</w:t>
      </w:r>
      <w:r>
        <w:rPr>
          <w:spacing w:val="27"/>
        </w:rPr>
        <w:t xml:space="preserve"> </w:t>
      </w:r>
      <w:r>
        <w:t>average</w:t>
      </w:r>
      <w:r>
        <w:rPr>
          <w:spacing w:val="28"/>
        </w:rPr>
        <w:t xml:space="preserve"> </w:t>
      </w:r>
      <w:r>
        <w:t>over</w:t>
      </w:r>
      <w:r>
        <w:rPr>
          <w:spacing w:val="27"/>
        </w:rPr>
        <w:t xml:space="preserve"> </w:t>
      </w:r>
      <w:r>
        <w:t>the</w:t>
      </w:r>
      <w:r>
        <w:rPr>
          <w:spacing w:val="28"/>
        </w:rPr>
        <w:t xml:space="preserve"> </w:t>
      </w:r>
      <w:r>
        <w:t>decade</w:t>
      </w:r>
      <w:hyperlink w:anchor="_bookmark18" w:history="1">
        <w:r>
          <w:rPr>
            <w:vertAlign w:val="superscript"/>
          </w:rPr>
          <w:t>5</w:t>
        </w:r>
      </w:hyperlink>
      <w:r>
        <w:rPr>
          <w:spacing w:val="37"/>
        </w:rPr>
        <w:t xml:space="preserve"> </w:t>
      </w:r>
      <w:r>
        <w:t>after</w:t>
      </w:r>
      <w:r>
        <w:rPr>
          <w:spacing w:val="28"/>
        </w:rPr>
        <w:t xml:space="preserve"> </w:t>
      </w:r>
      <w:r>
        <w:t>cutting</w:t>
      </w:r>
      <w:r>
        <w:rPr>
          <w:spacing w:val="27"/>
        </w:rPr>
        <w:t xml:space="preserve"> </w:t>
      </w:r>
      <w:r>
        <w:t>road</w:t>
      </w:r>
      <w:r>
        <w:rPr>
          <w:spacing w:val="28"/>
        </w:rPr>
        <w:t xml:space="preserve"> </w:t>
      </w:r>
      <w:r>
        <w:t>maintenance</w:t>
      </w:r>
      <w:r>
        <w:rPr>
          <w:spacing w:val="27"/>
        </w:rPr>
        <w:t xml:space="preserve"> </w:t>
      </w:r>
      <w:r>
        <w:t>tax levies in urban areas.</w:t>
      </w:r>
    </w:p>
    <w:p w14:paraId="49047F4D" w14:textId="77777777" w:rsidR="00C96556" w:rsidRDefault="00C96556">
      <w:pPr>
        <w:pStyle w:val="BodyText"/>
        <w:spacing w:before="287"/>
      </w:pPr>
    </w:p>
    <w:p w14:paraId="4C94951F" w14:textId="5C03FD8B" w:rsidR="00C96556" w:rsidRDefault="00F61671">
      <w:pPr>
        <w:pStyle w:val="BodyText"/>
        <w:spacing w:line="388" w:lineRule="auto"/>
        <w:ind w:left="-1" w:right="1074" w:firstLine="351"/>
        <w:jc w:val="both"/>
      </w:pPr>
      <w:r>
        <w:rPr>
          <w:b/>
          <w:spacing w:val="-2"/>
          <w:w w:val="110"/>
        </w:rPr>
        <w:t>Tax</w:t>
      </w:r>
      <w:r>
        <w:rPr>
          <w:b/>
          <w:spacing w:val="-5"/>
          <w:w w:val="110"/>
        </w:rPr>
        <w:t xml:space="preserve"> </w:t>
      </w:r>
      <w:r>
        <w:rPr>
          <w:b/>
          <w:spacing w:val="-2"/>
          <w:w w:val="110"/>
        </w:rPr>
        <w:t>magnitude</w:t>
      </w:r>
      <w:r>
        <w:rPr>
          <w:spacing w:val="-2"/>
          <w:w w:val="110"/>
        </w:rPr>
        <w:t>:</w:t>
      </w:r>
      <w:r>
        <w:rPr>
          <w:spacing w:val="5"/>
          <w:w w:val="110"/>
        </w:rPr>
        <w:t xml:space="preserve"> </w:t>
      </w:r>
      <w:r>
        <w:rPr>
          <w:spacing w:val="-2"/>
          <w:w w:val="110"/>
        </w:rPr>
        <w:t>We</w:t>
      </w:r>
      <w:r>
        <w:rPr>
          <w:spacing w:val="-12"/>
          <w:w w:val="110"/>
        </w:rPr>
        <w:t xml:space="preserve"> </w:t>
      </w:r>
      <w:r>
        <w:rPr>
          <w:spacing w:val="-2"/>
          <w:w w:val="110"/>
        </w:rPr>
        <w:t>check</w:t>
      </w:r>
      <w:r>
        <w:rPr>
          <w:spacing w:val="-12"/>
          <w:w w:val="110"/>
        </w:rPr>
        <w:t xml:space="preserve"> </w:t>
      </w:r>
      <w:ins w:id="168" w:author="Brasington, David (brasindd)" w:date="2025-03-02T18:27:00Z">
        <w:r w:rsidR="00532D86">
          <w:rPr>
            <w:spacing w:val="-12"/>
            <w:w w:val="110"/>
          </w:rPr>
          <w:t xml:space="preserve">for dose-response by seeing </w:t>
        </w:r>
      </w:ins>
      <w:r>
        <w:rPr>
          <w:spacing w:val="-2"/>
          <w:w w:val="110"/>
        </w:rPr>
        <w:t>whether</w:t>
      </w:r>
      <w:r>
        <w:rPr>
          <w:spacing w:val="-12"/>
          <w:w w:val="110"/>
        </w:rPr>
        <w:t xml:space="preserve"> </w:t>
      </w:r>
      <w:r>
        <w:rPr>
          <w:spacing w:val="-2"/>
          <w:w w:val="110"/>
        </w:rPr>
        <w:t>the</w:t>
      </w:r>
      <w:r>
        <w:rPr>
          <w:spacing w:val="-12"/>
          <w:w w:val="110"/>
        </w:rPr>
        <w:t xml:space="preserve"> </w:t>
      </w:r>
      <w:r>
        <w:rPr>
          <w:spacing w:val="-2"/>
          <w:w w:val="110"/>
        </w:rPr>
        <w:t>treatment</w:t>
      </w:r>
      <w:r>
        <w:rPr>
          <w:spacing w:val="-12"/>
          <w:w w:val="110"/>
        </w:rPr>
        <w:t xml:space="preserve"> </w:t>
      </w:r>
      <w:r>
        <w:rPr>
          <w:spacing w:val="-2"/>
          <w:w w:val="110"/>
        </w:rPr>
        <w:t>effect</w:t>
      </w:r>
      <w:r>
        <w:rPr>
          <w:spacing w:val="-12"/>
          <w:w w:val="110"/>
        </w:rPr>
        <w:t xml:space="preserve"> </w:t>
      </w:r>
      <w:r>
        <w:rPr>
          <w:spacing w:val="-2"/>
          <w:w w:val="110"/>
        </w:rPr>
        <w:t>is</w:t>
      </w:r>
      <w:r>
        <w:rPr>
          <w:spacing w:val="-12"/>
          <w:w w:val="110"/>
        </w:rPr>
        <w:t xml:space="preserve"> </w:t>
      </w:r>
      <w:r>
        <w:rPr>
          <w:spacing w:val="-2"/>
          <w:w w:val="110"/>
        </w:rPr>
        <w:t>greater</w:t>
      </w:r>
      <w:r>
        <w:rPr>
          <w:spacing w:val="-12"/>
          <w:w w:val="110"/>
        </w:rPr>
        <w:t xml:space="preserve"> </w:t>
      </w:r>
      <w:r>
        <w:rPr>
          <w:spacing w:val="-2"/>
          <w:w w:val="110"/>
        </w:rPr>
        <w:t>for</w:t>
      </w:r>
      <w:r>
        <w:rPr>
          <w:spacing w:val="-12"/>
          <w:w w:val="110"/>
        </w:rPr>
        <w:t xml:space="preserve"> </w:t>
      </w:r>
      <w:r>
        <w:rPr>
          <w:spacing w:val="-2"/>
          <w:w w:val="110"/>
        </w:rPr>
        <w:t>bigger</w:t>
      </w:r>
      <w:r>
        <w:rPr>
          <w:spacing w:val="-12"/>
          <w:w w:val="110"/>
        </w:rPr>
        <w:t xml:space="preserve"> </w:t>
      </w:r>
      <w:r>
        <w:rPr>
          <w:spacing w:val="-2"/>
          <w:w w:val="110"/>
        </w:rPr>
        <w:t>tax</w:t>
      </w:r>
      <w:r>
        <w:rPr>
          <w:spacing w:val="-12"/>
          <w:w w:val="110"/>
        </w:rPr>
        <w:t xml:space="preserve"> </w:t>
      </w:r>
      <w:r>
        <w:rPr>
          <w:spacing w:val="-2"/>
          <w:w w:val="110"/>
        </w:rPr>
        <w:t xml:space="preserve">levies </w:t>
      </w:r>
      <w:r>
        <w:rPr>
          <w:w w:val="110"/>
        </w:rPr>
        <w:t>than</w:t>
      </w:r>
      <w:r>
        <w:rPr>
          <w:spacing w:val="-7"/>
          <w:w w:val="110"/>
        </w:rPr>
        <w:t xml:space="preserve"> </w:t>
      </w:r>
      <w:r>
        <w:rPr>
          <w:w w:val="110"/>
        </w:rPr>
        <w:t>smaller</w:t>
      </w:r>
      <w:r>
        <w:rPr>
          <w:spacing w:val="-7"/>
          <w:w w:val="110"/>
        </w:rPr>
        <w:t xml:space="preserve"> </w:t>
      </w:r>
      <w:r>
        <w:rPr>
          <w:w w:val="110"/>
        </w:rPr>
        <w:t>tax</w:t>
      </w:r>
      <w:r>
        <w:rPr>
          <w:spacing w:val="-7"/>
          <w:w w:val="110"/>
        </w:rPr>
        <w:t xml:space="preserve"> </w:t>
      </w:r>
      <w:r>
        <w:rPr>
          <w:w w:val="110"/>
        </w:rPr>
        <w:t>levies.</w:t>
      </w:r>
      <w:r>
        <w:rPr>
          <w:spacing w:val="21"/>
          <w:w w:val="110"/>
        </w:rPr>
        <w:t xml:space="preserve"> </w:t>
      </w:r>
      <w:r>
        <w:rPr>
          <w:w w:val="110"/>
        </w:rPr>
        <w:t>For</w:t>
      </w:r>
      <w:r>
        <w:rPr>
          <w:spacing w:val="-7"/>
          <w:w w:val="110"/>
        </w:rPr>
        <w:t xml:space="preserve"> </w:t>
      </w:r>
      <w:r>
        <w:rPr>
          <w:w w:val="110"/>
        </w:rPr>
        <w:t>this</w:t>
      </w:r>
      <w:r>
        <w:rPr>
          <w:spacing w:val="-7"/>
          <w:w w:val="110"/>
        </w:rPr>
        <w:t xml:space="preserve"> </w:t>
      </w:r>
      <w:r>
        <w:rPr>
          <w:w w:val="110"/>
        </w:rPr>
        <w:t>analysis,</w:t>
      </w:r>
      <w:r>
        <w:rPr>
          <w:spacing w:val="-5"/>
          <w:w w:val="110"/>
        </w:rPr>
        <w:t xml:space="preserve"> </w:t>
      </w:r>
      <w:r>
        <w:rPr>
          <w:w w:val="110"/>
        </w:rPr>
        <w:t>we</w:t>
      </w:r>
      <w:r>
        <w:rPr>
          <w:spacing w:val="-7"/>
          <w:w w:val="110"/>
        </w:rPr>
        <w:t xml:space="preserve"> </w:t>
      </w:r>
      <w:r>
        <w:rPr>
          <w:w w:val="110"/>
        </w:rPr>
        <w:t>split</w:t>
      </w:r>
      <w:r>
        <w:rPr>
          <w:spacing w:val="-7"/>
          <w:w w:val="110"/>
        </w:rPr>
        <w:t xml:space="preserve"> </w:t>
      </w:r>
      <w:r>
        <w:rPr>
          <w:w w:val="110"/>
        </w:rPr>
        <w:t>the</w:t>
      </w:r>
      <w:r>
        <w:rPr>
          <w:spacing w:val="-7"/>
          <w:w w:val="110"/>
        </w:rPr>
        <w:t xml:space="preserve"> </w:t>
      </w:r>
      <w:r>
        <w:rPr>
          <w:w w:val="110"/>
        </w:rPr>
        <w:t>tax</w:t>
      </w:r>
      <w:r>
        <w:rPr>
          <w:spacing w:val="-7"/>
          <w:w w:val="110"/>
        </w:rPr>
        <w:t xml:space="preserve"> </w:t>
      </w:r>
      <w:r>
        <w:rPr>
          <w:w w:val="110"/>
        </w:rPr>
        <w:t>levies</w:t>
      </w:r>
      <w:r>
        <w:rPr>
          <w:spacing w:val="-7"/>
          <w:w w:val="110"/>
        </w:rPr>
        <w:t xml:space="preserve"> </w:t>
      </w:r>
      <w:del w:id="169" w:author="Brasington, David (brasindd)" w:date="2025-03-02T18:24:00Z">
        <w:r w:rsidDel="00532D86">
          <w:rPr>
            <w:w w:val="110"/>
          </w:rPr>
          <w:delText>based</w:delText>
        </w:r>
        <w:r w:rsidDel="00532D86">
          <w:rPr>
            <w:spacing w:val="-7"/>
            <w:w w:val="110"/>
          </w:rPr>
          <w:delText xml:space="preserve"> </w:delText>
        </w:r>
        <w:r w:rsidDel="00532D86">
          <w:rPr>
            <w:w w:val="110"/>
          </w:rPr>
          <w:delText>on</w:delText>
        </w:r>
        <w:r w:rsidDel="00532D86">
          <w:rPr>
            <w:spacing w:val="-7"/>
            <w:w w:val="110"/>
          </w:rPr>
          <w:delText xml:space="preserve"> </w:delText>
        </w:r>
        <w:r w:rsidDel="00532D86">
          <w:rPr>
            <w:w w:val="110"/>
          </w:rPr>
          <w:delText>the</w:delText>
        </w:r>
        <w:r w:rsidDel="00532D86">
          <w:rPr>
            <w:spacing w:val="-7"/>
            <w:w w:val="110"/>
          </w:rPr>
          <w:delText xml:space="preserve"> </w:delText>
        </w:r>
        <w:r w:rsidDel="00532D86">
          <w:rPr>
            <w:w w:val="110"/>
          </w:rPr>
          <w:delText>millage</w:delText>
        </w:r>
        <w:r w:rsidDel="00532D86">
          <w:rPr>
            <w:spacing w:val="-7"/>
            <w:w w:val="110"/>
          </w:rPr>
          <w:delText xml:space="preserve"> </w:delText>
        </w:r>
        <w:r w:rsidDel="00532D86">
          <w:rPr>
            <w:w w:val="110"/>
          </w:rPr>
          <w:delText>of</w:delText>
        </w:r>
        <w:r w:rsidDel="00532D86">
          <w:rPr>
            <w:spacing w:val="-7"/>
            <w:w w:val="110"/>
          </w:rPr>
          <w:delText xml:space="preserve"> </w:delText>
        </w:r>
        <w:r w:rsidDel="00532D86">
          <w:rPr>
            <w:w w:val="110"/>
          </w:rPr>
          <w:delText>a tax</w:delText>
        </w:r>
        <w:r w:rsidDel="00532D86">
          <w:rPr>
            <w:spacing w:val="-6"/>
            <w:w w:val="110"/>
          </w:rPr>
          <w:delText xml:space="preserve"> </w:delText>
        </w:r>
        <w:r w:rsidDel="00532D86">
          <w:rPr>
            <w:w w:val="110"/>
          </w:rPr>
          <w:delText>levy</w:delText>
        </w:r>
        <w:r w:rsidDel="00532D86">
          <w:rPr>
            <w:spacing w:val="-6"/>
            <w:w w:val="110"/>
          </w:rPr>
          <w:delText xml:space="preserve"> </w:delText>
        </w:r>
        <w:r w:rsidDel="00532D86">
          <w:rPr>
            <w:w w:val="110"/>
          </w:rPr>
          <w:delText>that</w:delText>
        </w:r>
        <w:r w:rsidDel="00532D86">
          <w:rPr>
            <w:spacing w:val="-6"/>
            <w:w w:val="110"/>
          </w:rPr>
          <w:delText xml:space="preserve"> </w:delText>
        </w:r>
        <w:r w:rsidDel="00532D86">
          <w:rPr>
            <w:w w:val="110"/>
          </w:rPr>
          <w:delText>is</w:delText>
        </w:r>
        <w:r w:rsidDel="00532D86">
          <w:rPr>
            <w:spacing w:val="-6"/>
            <w:w w:val="110"/>
          </w:rPr>
          <w:delText xml:space="preserve"> </w:delText>
        </w:r>
        <w:r w:rsidDel="00532D86">
          <w:rPr>
            <w:w w:val="110"/>
          </w:rPr>
          <w:delText>voted</w:delText>
        </w:r>
        <w:r w:rsidDel="00532D86">
          <w:rPr>
            <w:spacing w:val="-6"/>
            <w:w w:val="110"/>
          </w:rPr>
          <w:delText xml:space="preserve"> </w:delText>
        </w:r>
        <w:r w:rsidDel="00532D86">
          <w:rPr>
            <w:w w:val="110"/>
          </w:rPr>
          <w:delText>upon,</w:delText>
        </w:r>
        <w:r w:rsidDel="00532D86">
          <w:rPr>
            <w:spacing w:val="-4"/>
            <w:w w:val="110"/>
          </w:rPr>
          <w:delText xml:space="preserve"> </w:delText>
        </w:r>
        <w:r w:rsidDel="00532D86">
          <w:rPr>
            <w:w w:val="110"/>
          </w:rPr>
          <w:delText>where</w:delText>
        </w:r>
        <w:r w:rsidDel="00532D86">
          <w:rPr>
            <w:spacing w:val="-6"/>
            <w:w w:val="110"/>
          </w:rPr>
          <w:delText xml:space="preserve"> </w:delText>
        </w:r>
        <w:r w:rsidDel="00532D86">
          <w:rPr>
            <w:w w:val="110"/>
          </w:rPr>
          <w:delText>one</w:delText>
        </w:r>
        <w:r w:rsidDel="00532D86">
          <w:rPr>
            <w:spacing w:val="-6"/>
            <w:w w:val="110"/>
          </w:rPr>
          <w:delText xml:space="preserve"> </w:delText>
        </w:r>
        <w:r w:rsidDel="00532D86">
          <w:rPr>
            <w:w w:val="110"/>
          </w:rPr>
          <w:delText>mill</w:delText>
        </w:r>
        <w:r w:rsidDel="00532D86">
          <w:rPr>
            <w:spacing w:val="-6"/>
            <w:w w:val="110"/>
          </w:rPr>
          <w:delText xml:space="preserve"> </w:delText>
        </w:r>
        <w:r w:rsidDel="00532D86">
          <w:rPr>
            <w:w w:val="110"/>
          </w:rPr>
          <w:delText>is</w:delText>
        </w:r>
        <w:r w:rsidDel="00532D86">
          <w:rPr>
            <w:spacing w:val="-6"/>
            <w:w w:val="110"/>
          </w:rPr>
          <w:delText xml:space="preserve"> </w:delText>
        </w:r>
        <w:r w:rsidDel="00532D86">
          <w:rPr>
            <w:w w:val="110"/>
          </w:rPr>
          <w:delText>one</w:delText>
        </w:r>
        <w:r w:rsidDel="00532D86">
          <w:rPr>
            <w:spacing w:val="-6"/>
            <w:w w:val="110"/>
          </w:rPr>
          <w:delText xml:space="preserve"> </w:delText>
        </w:r>
        <w:r w:rsidDel="00532D86">
          <w:rPr>
            <w:w w:val="110"/>
          </w:rPr>
          <w:delText>tenth</w:delText>
        </w:r>
        <w:r w:rsidDel="00532D86">
          <w:rPr>
            <w:spacing w:val="-6"/>
            <w:w w:val="110"/>
          </w:rPr>
          <w:delText xml:space="preserve"> </w:delText>
        </w:r>
        <w:r w:rsidDel="00532D86">
          <w:rPr>
            <w:w w:val="110"/>
          </w:rPr>
          <w:delText>of</w:delText>
        </w:r>
        <w:r w:rsidDel="00532D86">
          <w:rPr>
            <w:spacing w:val="-6"/>
            <w:w w:val="110"/>
          </w:rPr>
          <w:delText xml:space="preserve"> </w:delText>
        </w:r>
        <w:r w:rsidDel="00532D86">
          <w:rPr>
            <w:w w:val="110"/>
          </w:rPr>
          <w:delText>one</w:delText>
        </w:r>
        <w:r w:rsidDel="00532D86">
          <w:rPr>
            <w:spacing w:val="-6"/>
            <w:w w:val="110"/>
          </w:rPr>
          <w:delText xml:space="preserve"> </w:delText>
        </w:r>
        <w:r w:rsidDel="00532D86">
          <w:rPr>
            <w:w w:val="110"/>
          </w:rPr>
          <w:delText>percent.</w:delText>
        </w:r>
        <w:r w:rsidDel="00532D86">
          <w:rPr>
            <w:spacing w:val="27"/>
            <w:w w:val="110"/>
          </w:rPr>
          <w:delText xml:space="preserve"> </w:delText>
        </w:r>
        <w:r w:rsidDel="00532D86">
          <w:rPr>
            <w:w w:val="110"/>
          </w:rPr>
          <w:delText>Mean</w:delText>
        </w:r>
        <w:r w:rsidDel="00532D86">
          <w:rPr>
            <w:spacing w:val="-6"/>
            <w:w w:val="110"/>
          </w:rPr>
          <w:delText xml:space="preserve"> </w:delText>
        </w:r>
        <w:r w:rsidDel="00532D86">
          <w:rPr>
            <w:w w:val="110"/>
          </w:rPr>
          <w:delText>millage</w:delText>
        </w:r>
        <w:r w:rsidDel="00532D86">
          <w:rPr>
            <w:spacing w:val="-6"/>
            <w:w w:val="110"/>
          </w:rPr>
          <w:delText xml:space="preserve"> </w:delText>
        </w:r>
        <w:r w:rsidDel="00532D86">
          <w:rPr>
            <w:w w:val="110"/>
          </w:rPr>
          <w:delText>in our</w:delText>
        </w:r>
        <w:r w:rsidDel="00532D86">
          <w:rPr>
            <w:spacing w:val="-15"/>
            <w:w w:val="110"/>
          </w:rPr>
          <w:delText xml:space="preserve"> </w:delText>
        </w:r>
        <w:r w:rsidDel="00532D86">
          <w:rPr>
            <w:w w:val="110"/>
          </w:rPr>
          <w:delText>dataset</w:delText>
        </w:r>
        <w:r w:rsidDel="00532D86">
          <w:rPr>
            <w:spacing w:val="-15"/>
            <w:w w:val="110"/>
          </w:rPr>
          <w:delText xml:space="preserve"> </w:delText>
        </w:r>
        <w:r w:rsidDel="00532D86">
          <w:rPr>
            <w:w w:val="110"/>
          </w:rPr>
          <w:delText>is</w:delText>
        </w:r>
        <w:r w:rsidDel="00532D86">
          <w:rPr>
            <w:spacing w:val="-10"/>
            <w:w w:val="110"/>
          </w:rPr>
          <w:delText xml:space="preserve"> </w:delText>
        </w:r>
        <w:r w:rsidDel="00532D86">
          <w:rPr>
            <w:w w:val="110"/>
          </w:rPr>
          <w:delText>1.9.</w:delText>
        </w:r>
        <w:r w:rsidDel="00532D86">
          <w:rPr>
            <w:spacing w:val="17"/>
            <w:w w:val="110"/>
          </w:rPr>
          <w:delText xml:space="preserve"> </w:delText>
        </w:r>
        <w:r w:rsidDel="00532D86">
          <w:rPr>
            <w:w w:val="110"/>
          </w:rPr>
          <w:delText>We</w:delText>
        </w:r>
        <w:r w:rsidDel="00532D86">
          <w:rPr>
            <w:spacing w:val="-8"/>
            <w:w w:val="110"/>
          </w:rPr>
          <w:delText xml:space="preserve"> </w:delText>
        </w:r>
        <w:r w:rsidDel="00532D86">
          <w:rPr>
            <w:w w:val="110"/>
          </w:rPr>
          <w:delText>split</w:delText>
        </w:r>
        <w:r w:rsidDel="00532D86">
          <w:rPr>
            <w:spacing w:val="-8"/>
            <w:w w:val="110"/>
          </w:rPr>
          <w:delText xml:space="preserve"> </w:delText>
        </w:r>
        <w:r w:rsidDel="00532D86">
          <w:rPr>
            <w:w w:val="110"/>
          </w:rPr>
          <w:delText>the</w:delText>
        </w:r>
        <w:r w:rsidDel="00532D86">
          <w:rPr>
            <w:spacing w:val="-8"/>
            <w:w w:val="110"/>
          </w:rPr>
          <w:delText xml:space="preserve"> </w:delText>
        </w:r>
        <w:r w:rsidDel="00532D86">
          <w:rPr>
            <w:w w:val="110"/>
          </w:rPr>
          <w:delText>data</w:delText>
        </w:r>
      </w:del>
      <w:r>
        <w:rPr>
          <w:spacing w:val="-8"/>
          <w:w w:val="110"/>
        </w:rPr>
        <w:t xml:space="preserve"> </w:t>
      </w:r>
      <w:r>
        <w:rPr>
          <w:w w:val="110"/>
        </w:rPr>
        <w:t>into</w:t>
      </w:r>
      <w:r>
        <w:rPr>
          <w:spacing w:val="-8"/>
          <w:w w:val="110"/>
        </w:rPr>
        <w:t xml:space="preserve"> </w:t>
      </w:r>
      <w:r>
        <w:rPr>
          <w:w w:val="110"/>
        </w:rPr>
        <w:t>two</w:t>
      </w:r>
      <w:r>
        <w:rPr>
          <w:spacing w:val="-8"/>
          <w:w w:val="110"/>
        </w:rPr>
        <w:t xml:space="preserve"> </w:t>
      </w:r>
      <w:r>
        <w:rPr>
          <w:w w:val="110"/>
        </w:rPr>
        <w:t>parts:</w:t>
      </w:r>
      <w:r>
        <w:rPr>
          <w:spacing w:val="13"/>
          <w:w w:val="110"/>
        </w:rPr>
        <w:t xml:space="preserve"> </w:t>
      </w:r>
      <w:r>
        <w:rPr>
          <w:w w:val="110"/>
        </w:rPr>
        <w:t>small</w:t>
      </w:r>
      <w:r>
        <w:rPr>
          <w:spacing w:val="-8"/>
          <w:w w:val="110"/>
        </w:rPr>
        <w:t xml:space="preserve"> </w:t>
      </w:r>
      <w:r>
        <w:rPr>
          <w:w w:val="110"/>
        </w:rPr>
        <w:t>tax</w:t>
      </w:r>
      <w:r>
        <w:rPr>
          <w:spacing w:val="-8"/>
          <w:w w:val="110"/>
        </w:rPr>
        <w:t xml:space="preserve"> </w:t>
      </w:r>
      <w:r>
        <w:rPr>
          <w:w w:val="110"/>
        </w:rPr>
        <w:t>levies</w:t>
      </w:r>
      <w:r>
        <w:rPr>
          <w:spacing w:val="-8"/>
          <w:w w:val="110"/>
        </w:rPr>
        <w:t xml:space="preserve"> </w:t>
      </w:r>
      <w:r>
        <w:rPr>
          <w:rFonts w:ascii="Verdana" w:hAnsi="Verdana"/>
          <w:i/>
          <w:w w:val="110"/>
        </w:rPr>
        <w:t>≤</w:t>
      </w:r>
      <w:r>
        <w:rPr>
          <w:rFonts w:ascii="Verdana" w:hAnsi="Verdana"/>
          <w:i/>
          <w:spacing w:val="-24"/>
          <w:w w:val="110"/>
        </w:rPr>
        <w:t xml:space="preserve"> </w:t>
      </w:r>
      <w:r>
        <w:rPr>
          <w:w w:val="110"/>
        </w:rPr>
        <w:t>1.9</w:t>
      </w:r>
      <w:r>
        <w:rPr>
          <w:spacing w:val="-7"/>
          <w:w w:val="110"/>
        </w:rPr>
        <w:t xml:space="preserve"> </w:t>
      </w:r>
      <w:r>
        <w:rPr>
          <w:w w:val="110"/>
        </w:rPr>
        <w:t>mills</w:t>
      </w:r>
      <w:r>
        <w:rPr>
          <w:spacing w:val="-8"/>
          <w:w w:val="110"/>
        </w:rPr>
        <w:t xml:space="preserve"> </w:t>
      </w:r>
      <w:r>
        <w:rPr>
          <w:w w:val="110"/>
        </w:rPr>
        <w:t>and</w:t>
      </w:r>
      <w:r>
        <w:rPr>
          <w:spacing w:val="-8"/>
          <w:w w:val="110"/>
        </w:rPr>
        <w:t xml:space="preserve"> </w:t>
      </w:r>
      <w:r>
        <w:rPr>
          <w:w w:val="110"/>
        </w:rPr>
        <w:t>large tax</w:t>
      </w:r>
      <w:r>
        <w:rPr>
          <w:spacing w:val="-15"/>
          <w:w w:val="110"/>
        </w:rPr>
        <w:t xml:space="preserve"> </w:t>
      </w:r>
      <w:r>
        <w:rPr>
          <w:w w:val="110"/>
        </w:rPr>
        <w:t>levies</w:t>
      </w:r>
      <w:r>
        <w:rPr>
          <w:spacing w:val="-12"/>
          <w:w w:val="110"/>
        </w:rPr>
        <w:t xml:space="preserve"> </w:t>
      </w:r>
      <w:r>
        <w:rPr>
          <w:i/>
          <w:w w:val="125"/>
        </w:rPr>
        <w:t>&gt;</w:t>
      </w:r>
      <w:r>
        <w:rPr>
          <w:i/>
          <w:spacing w:val="-17"/>
          <w:w w:val="125"/>
        </w:rPr>
        <w:t xml:space="preserve"> </w:t>
      </w:r>
      <w:r>
        <w:rPr>
          <w:w w:val="110"/>
        </w:rPr>
        <w:t>1.9</w:t>
      </w:r>
      <w:r>
        <w:rPr>
          <w:spacing w:val="-12"/>
          <w:w w:val="110"/>
        </w:rPr>
        <w:t xml:space="preserve"> </w:t>
      </w:r>
      <w:r>
        <w:rPr>
          <w:w w:val="110"/>
        </w:rPr>
        <w:t>mills.</w:t>
      </w:r>
      <w:r>
        <w:rPr>
          <w:spacing w:val="12"/>
          <w:w w:val="110"/>
        </w:rPr>
        <w:t xml:space="preserve"> </w:t>
      </w:r>
      <w:del w:id="170" w:author="Brasington, David (brasindd)" w:date="2025-03-02T18:26:00Z">
        <w:r w:rsidDel="00532D86">
          <w:rPr>
            <w:w w:val="110"/>
          </w:rPr>
          <w:delText>We</w:delText>
        </w:r>
        <w:r w:rsidDel="00532D86">
          <w:rPr>
            <w:spacing w:val="-12"/>
            <w:w w:val="110"/>
          </w:rPr>
          <w:delText xml:space="preserve"> </w:delText>
        </w:r>
        <w:r w:rsidDel="00532D86">
          <w:rPr>
            <w:w w:val="110"/>
          </w:rPr>
          <w:delText>do</w:delText>
        </w:r>
        <w:r w:rsidDel="00532D86">
          <w:rPr>
            <w:spacing w:val="-13"/>
            <w:w w:val="110"/>
          </w:rPr>
          <w:delText xml:space="preserve"> </w:delText>
        </w:r>
        <w:r w:rsidDel="00532D86">
          <w:rPr>
            <w:w w:val="110"/>
          </w:rPr>
          <w:delText>not</w:delText>
        </w:r>
        <w:r w:rsidDel="00532D86">
          <w:rPr>
            <w:spacing w:val="-12"/>
            <w:w w:val="110"/>
          </w:rPr>
          <w:delText xml:space="preserve"> </w:delText>
        </w:r>
        <w:r w:rsidDel="00532D86">
          <w:rPr>
            <w:w w:val="110"/>
          </w:rPr>
          <w:delText>identify</w:delText>
        </w:r>
        <w:r w:rsidDel="00532D86">
          <w:rPr>
            <w:spacing w:val="-12"/>
            <w:w w:val="110"/>
          </w:rPr>
          <w:delText xml:space="preserve"> </w:delText>
        </w:r>
        <w:r w:rsidDel="00532D86">
          <w:rPr>
            <w:w w:val="110"/>
          </w:rPr>
          <w:delText>a</w:delText>
        </w:r>
        <w:r w:rsidDel="00532D86">
          <w:rPr>
            <w:spacing w:val="-12"/>
            <w:w w:val="110"/>
          </w:rPr>
          <w:delText xml:space="preserve"> </w:delText>
        </w:r>
        <w:r w:rsidDel="00532D86">
          <w:rPr>
            <w:w w:val="110"/>
          </w:rPr>
          <w:delText>consistent</w:delText>
        </w:r>
        <w:r w:rsidDel="00532D86">
          <w:rPr>
            <w:spacing w:val="-12"/>
            <w:w w:val="110"/>
          </w:rPr>
          <w:delText xml:space="preserve"> </w:delText>
        </w:r>
        <w:r w:rsidDel="00532D86">
          <w:rPr>
            <w:w w:val="110"/>
          </w:rPr>
          <w:delText>statistically</w:delText>
        </w:r>
        <w:r w:rsidDel="00532D86">
          <w:rPr>
            <w:spacing w:val="-12"/>
            <w:w w:val="110"/>
          </w:rPr>
          <w:delText xml:space="preserve"> </w:delText>
        </w:r>
        <w:r w:rsidDel="00532D86">
          <w:rPr>
            <w:w w:val="110"/>
          </w:rPr>
          <w:delText>significant</w:delText>
        </w:r>
        <w:r w:rsidDel="00532D86">
          <w:rPr>
            <w:spacing w:val="-12"/>
            <w:w w:val="110"/>
          </w:rPr>
          <w:delText xml:space="preserve"> </w:delText>
        </w:r>
        <w:r w:rsidDel="00532D86">
          <w:rPr>
            <w:w w:val="110"/>
          </w:rPr>
          <w:delText>difference</w:delText>
        </w:r>
        <w:r w:rsidDel="00532D86">
          <w:rPr>
            <w:spacing w:val="-12"/>
            <w:w w:val="110"/>
          </w:rPr>
          <w:delText xml:space="preserve"> </w:delText>
        </w:r>
        <w:r w:rsidDel="00532D86">
          <w:rPr>
            <w:w w:val="110"/>
          </w:rPr>
          <w:delText xml:space="preserve">in </w:delText>
        </w:r>
        <w:r w:rsidDel="00532D86">
          <w:delText xml:space="preserve">treatment effects between smaller and larger tax levies, suggesting a lack of dose-response. </w:delText>
        </w:r>
      </w:del>
      <w:r>
        <w:rPr>
          <w:w w:val="110"/>
        </w:rPr>
        <w:t xml:space="preserve">Figure </w:t>
      </w:r>
      <w:hyperlink w:anchor="_bookmark19" w:history="1">
        <w:r>
          <w:rPr>
            <w:w w:val="110"/>
          </w:rPr>
          <w:t>6</w:t>
        </w:r>
      </w:hyperlink>
      <w:r>
        <w:rPr>
          <w:w w:val="110"/>
        </w:rPr>
        <w:t xml:space="preserve"> illustrates </w:t>
      </w:r>
      <w:del w:id="171" w:author="Brasington, David (brasindd)" w:date="2025-03-02T18:26:00Z">
        <w:r w:rsidDel="00532D86">
          <w:rPr>
            <w:w w:val="110"/>
          </w:rPr>
          <w:delText xml:space="preserve">this </w:delText>
        </w:r>
      </w:del>
      <w:ins w:id="172" w:author="Brasington, David (brasindd)" w:date="2025-03-02T18:26:00Z">
        <w:r w:rsidR="00532D86">
          <w:rPr>
            <w:w w:val="110"/>
          </w:rPr>
          <w:t>the</w:t>
        </w:r>
        <w:r w:rsidR="00532D86">
          <w:rPr>
            <w:w w:val="110"/>
          </w:rPr>
          <w:t xml:space="preserve"> </w:t>
        </w:r>
      </w:ins>
      <w:r>
        <w:rPr>
          <w:w w:val="110"/>
        </w:rPr>
        <w:t>result</w:t>
      </w:r>
      <w:ins w:id="173" w:author="Brasington, David (brasindd)" w:date="2025-03-02T18:26:00Z">
        <w:r w:rsidR="00532D86">
          <w:rPr>
            <w:w w:val="110"/>
          </w:rPr>
          <w:t>s</w:t>
        </w:r>
      </w:ins>
      <w:r>
        <w:rPr>
          <w:w w:val="110"/>
        </w:rPr>
        <w:t>.</w:t>
      </w:r>
    </w:p>
    <w:p w14:paraId="7B29B288" w14:textId="77777777" w:rsidR="00C96556" w:rsidRDefault="00F61671">
      <w:pPr>
        <w:pStyle w:val="BodyText"/>
        <w:spacing w:before="12"/>
        <w:ind w:left="351"/>
        <w:jc w:val="both"/>
      </w:pPr>
      <w:r>
        <w:rPr>
          <w:noProof/>
        </w:rPr>
        <mc:AlternateContent>
          <mc:Choice Requires="wps">
            <w:drawing>
              <wp:anchor distT="0" distB="0" distL="0" distR="0" simplePos="0" relativeHeight="485310976" behindDoc="1" locked="0" layoutInCell="1" allowOverlap="1" wp14:anchorId="1F5F544A" wp14:editId="27315C72">
                <wp:simplePos x="0" y="0"/>
                <wp:positionH relativeFrom="page">
                  <wp:posOffset>2570238</wp:posOffset>
                </wp:positionH>
                <wp:positionV relativeFrom="paragraph">
                  <wp:posOffset>409676</wp:posOffset>
                </wp:positionV>
                <wp:extent cx="332740" cy="889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740" cy="88900"/>
                        </a:xfrm>
                        <a:prstGeom prst="rect">
                          <a:avLst/>
                        </a:prstGeom>
                      </wps:spPr>
                      <wps:txbx>
                        <w:txbxContent>
                          <w:p w14:paraId="6FD7EC97" w14:textId="77777777" w:rsidR="00C96556" w:rsidRDefault="00F61671">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wps:txbx>
                      <wps:bodyPr wrap="square" lIns="0" tIns="0" rIns="0" bIns="0" rtlCol="0">
                        <a:noAutofit/>
                      </wps:bodyPr>
                    </wps:wsp>
                  </a:graphicData>
                </a:graphic>
              </wp:anchor>
            </w:drawing>
          </mc:Choice>
          <mc:Fallback>
            <w:pict>
              <v:shape w14:anchorId="1F5F544A" id="Textbox 42" o:spid="_x0000_s1029" type="#_x0000_t202" style="position:absolute;left:0;text-align:left;margin-left:202.4pt;margin-top:32.25pt;width:26.2pt;height:7pt;z-index:-1800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" filled="f" stroked="f">
                <v:textbox inset="0,0,0,0">
                  <w:txbxContent>
                    <w:p w14:paraId="6FD7EC97" w14:textId="77777777" w:rsidR="00C96556" w:rsidRDefault="00F61671">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v:textbox>
                <w10:wrap anchorx="page"/>
              </v:shape>
            </w:pict>
          </mc:Fallback>
        </mc:AlternateContent>
      </w:r>
      <w:r>
        <w:t>All</w:t>
      </w:r>
      <w:r>
        <w:rPr>
          <w:spacing w:val="21"/>
        </w:rPr>
        <w:t xml:space="preserve"> </w:t>
      </w:r>
      <w:r>
        <w:t>the</w:t>
      </w:r>
      <w:r>
        <w:rPr>
          <w:spacing w:val="21"/>
        </w:rPr>
        <w:t xml:space="preserve"> </w:t>
      </w:r>
      <w:r>
        <w:t>years</w:t>
      </w:r>
      <w:r>
        <w:rPr>
          <w:spacing w:val="22"/>
        </w:rPr>
        <w:t xml:space="preserve"> </w:t>
      </w:r>
      <w:r>
        <w:t>before</w:t>
      </w:r>
      <w:r>
        <w:rPr>
          <w:spacing w:val="21"/>
        </w:rPr>
        <w:t xml:space="preserve"> </w:t>
      </w:r>
      <w:r>
        <w:t>the</w:t>
      </w:r>
      <w:r>
        <w:rPr>
          <w:spacing w:val="22"/>
        </w:rPr>
        <w:t xml:space="preserve"> </w:t>
      </w:r>
      <w:r>
        <w:t>reduction</w:t>
      </w:r>
      <w:r>
        <w:rPr>
          <w:spacing w:val="21"/>
        </w:rPr>
        <w:t xml:space="preserve"> </w:t>
      </w:r>
      <w:r>
        <w:t>in</w:t>
      </w:r>
      <w:r>
        <w:rPr>
          <w:spacing w:val="21"/>
        </w:rPr>
        <w:t xml:space="preserve"> </w:t>
      </w:r>
      <w:r>
        <w:t>road</w:t>
      </w:r>
      <w:r>
        <w:rPr>
          <w:spacing w:val="22"/>
        </w:rPr>
        <w:t xml:space="preserve"> </w:t>
      </w:r>
      <w:r>
        <w:t>spending</w:t>
      </w:r>
      <w:r>
        <w:rPr>
          <w:spacing w:val="21"/>
        </w:rPr>
        <w:t xml:space="preserve"> </w:t>
      </w:r>
      <w:r>
        <w:t>have</w:t>
      </w:r>
      <w:r>
        <w:rPr>
          <w:spacing w:val="22"/>
        </w:rPr>
        <w:t xml:space="preserve"> </w:t>
      </w:r>
      <w:r>
        <w:t>treatment</w:t>
      </w:r>
      <w:r>
        <w:rPr>
          <w:spacing w:val="21"/>
        </w:rPr>
        <w:t xml:space="preserve"> </w:t>
      </w:r>
      <w:r>
        <w:t>effect</w:t>
      </w:r>
      <w:r>
        <w:rPr>
          <w:spacing w:val="21"/>
        </w:rPr>
        <w:t xml:space="preserve"> </w:t>
      </w:r>
      <w:r>
        <w:t>estimates</w:t>
      </w:r>
      <w:r>
        <w:rPr>
          <w:spacing w:val="22"/>
        </w:rPr>
        <w:t xml:space="preserve"> </w:t>
      </w:r>
      <w:r>
        <w:rPr>
          <w:spacing w:val="-4"/>
        </w:rPr>
        <w:t>with</w:t>
      </w:r>
    </w:p>
    <w:p w14:paraId="09B2F74E" w14:textId="77777777" w:rsidR="00C96556" w:rsidRDefault="00F61671">
      <w:pPr>
        <w:pStyle w:val="BodyText"/>
        <w:spacing w:before="7"/>
        <w:rPr>
          <w:sz w:val="9"/>
        </w:rPr>
      </w:pPr>
      <w:r>
        <w:rPr>
          <w:noProof/>
          <w:sz w:val="9"/>
        </w:rPr>
        <mc:AlternateContent>
          <mc:Choice Requires="wps">
            <w:drawing>
              <wp:anchor distT="0" distB="0" distL="0" distR="0" simplePos="0" relativeHeight="487601152" behindDoc="1" locked="0" layoutInCell="1" allowOverlap="1" wp14:anchorId="2BB458C8" wp14:editId="40BEC28E">
                <wp:simplePos x="0" y="0"/>
                <wp:positionH relativeFrom="page">
                  <wp:posOffset>914400</wp:posOffset>
                </wp:positionH>
                <wp:positionV relativeFrom="paragraph">
                  <wp:posOffset>89864</wp:posOffset>
                </wp:positionV>
                <wp:extent cx="2377440" cy="127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B78185" id="Graphic 43" o:spid="_x0000_s1026" style="position:absolute;margin-left:1in;margin-top:7.1pt;width:187.2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" path="m,l2377401,e" filled="f" strokeweight=".14039mm">
                <v:path arrowok="t"/>
                <w10:wrap type="topAndBottom" anchorx="page"/>
              </v:shape>
            </w:pict>
          </mc:Fallback>
        </mc:AlternateContent>
      </w:r>
    </w:p>
    <w:p w14:paraId="31C63464" w14:textId="77777777" w:rsidR="00C96556" w:rsidRDefault="00F61671">
      <w:pPr>
        <w:spacing w:before="27"/>
        <w:ind w:left="332"/>
        <w:jc w:val="both"/>
        <w:rPr>
          <w:sz w:val="20"/>
        </w:rPr>
      </w:pPr>
      <w:r>
        <w:rPr>
          <w:rFonts w:ascii="Roboto" w:hAnsi="Roboto"/>
          <w:w w:val="105"/>
          <w:position w:val="7"/>
          <w:sz w:val="14"/>
        </w:rPr>
        <w:t>5</w:t>
      </w:r>
      <w:bookmarkStart w:id="174" w:name="_bookmark18"/>
      <w:bookmarkEnd w:id="174"/>
      <w:r>
        <w:rPr>
          <w:w w:val="105"/>
          <w:sz w:val="20"/>
        </w:rPr>
        <w:t>This</w:t>
      </w:r>
      <w:r>
        <w:rPr>
          <w:spacing w:val="6"/>
          <w:w w:val="105"/>
          <w:sz w:val="20"/>
        </w:rPr>
        <w:t xml:space="preserve"> </w:t>
      </w:r>
      <w:r>
        <w:rPr>
          <w:w w:val="105"/>
          <w:sz w:val="20"/>
        </w:rPr>
        <w:t>is</w:t>
      </w:r>
      <w:r>
        <w:rPr>
          <w:spacing w:val="17"/>
          <w:w w:val="105"/>
          <w:sz w:val="20"/>
        </w:rPr>
        <w:t xml:space="preserve"> </w:t>
      </w:r>
      <w:r>
        <w:rPr>
          <w:w w:val="105"/>
          <w:sz w:val="20"/>
        </w:rPr>
        <w:t>equal</w:t>
      </w:r>
      <w:r>
        <w:rPr>
          <w:spacing w:val="18"/>
          <w:w w:val="105"/>
          <w:sz w:val="20"/>
        </w:rPr>
        <w:t xml:space="preserve"> </w:t>
      </w:r>
      <w:r>
        <w:rPr>
          <w:w w:val="105"/>
          <w:sz w:val="20"/>
        </w:rPr>
        <w:t>to</w:t>
      </w:r>
      <w:r>
        <w:rPr>
          <w:spacing w:val="17"/>
          <w:w w:val="105"/>
          <w:sz w:val="20"/>
        </w:rPr>
        <w:t xml:space="preserve"> </w:t>
      </w:r>
      <w:r>
        <w:rPr>
          <w:w w:val="105"/>
          <w:sz w:val="20"/>
        </w:rPr>
        <w:t>7</w:t>
      </w:r>
      <w:r>
        <w:rPr>
          <w:rFonts w:ascii="Verdana" w:hAnsi="Verdana"/>
          <w:i/>
          <w:w w:val="105"/>
          <w:sz w:val="20"/>
        </w:rPr>
        <w:t>.</w:t>
      </w:r>
      <w:r>
        <w:rPr>
          <w:w w:val="105"/>
          <w:sz w:val="20"/>
        </w:rPr>
        <w:t>6%</w:t>
      </w:r>
      <w:r>
        <w:rPr>
          <w:spacing w:val="2"/>
          <w:w w:val="125"/>
          <w:sz w:val="20"/>
        </w:rPr>
        <w:t xml:space="preserve"> </w:t>
      </w:r>
      <w:proofErr w:type="gramStart"/>
      <w:r>
        <w:rPr>
          <w:w w:val="125"/>
          <w:sz w:val="20"/>
        </w:rPr>
        <w:t>=</w:t>
      </w:r>
      <w:r>
        <w:rPr>
          <w:spacing w:val="23"/>
          <w:w w:val="125"/>
          <w:sz w:val="20"/>
        </w:rPr>
        <w:t xml:space="preserve"> </w:t>
      </w:r>
      <w:r>
        <w:rPr>
          <w:rFonts w:ascii="Times New Roman" w:hAnsi="Times New Roman"/>
          <w:spacing w:val="-7"/>
          <w:w w:val="125"/>
          <w:sz w:val="20"/>
          <w:u w:val="single"/>
          <w:vertAlign w:val="superscript"/>
        </w:rPr>
        <w:t xml:space="preserve"> </w:t>
      </w:r>
      <w:r>
        <w:rPr>
          <w:rFonts w:ascii="Roboto" w:hAnsi="Roboto"/>
          <w:w w:val="105"/>
          <w:sz w:val="20"/>
          <w:u w:val="single"/>
          <w:vertAlign w:val="superscript"/>
        </w:rPr>
        <w:t>13</w:t>
      </w:r>
      <w:r>
        <w:rPr>
          <w:rFonts w:ascii="Trebuchet MS" w:hAnsi="Trebuchet MS"/>
          <w:i/>
          <w:w w:val="105"/>
          <w:sz w:val="20"/>
          <w:u w:val="single"/>
          <w:vertAlign w:val="superscript"/>
        </w:rPr>
        <w:t>,</w:t>
      </w:r>
      <w:r>
        <w:rPr>
          <w:rFonts w:ascii="Roboto" w:hAnsi="Roboto"/>
          <w:w w:val="105"/>
          <w:sz w:val="20"/>
          <w:u w:val="single"/>
          <w:vertAlign w:val="superscript"/>
        </w:rPr>
        <w:t>302</w:t>
      </w:r>
      <w:proofErr w:type="gramEnd"/>
      <w:r>
        <w:rPr>
          <w:rFonts w:ascii="Roboto" w:hAnsi="Roboto"/>
          <w:spacing w:val="-13"/>
          <w:w w:val="105"/>
          <w:sz w:val="20"/>
          <w:u w:val="single"/>
        </w:rPr>
        <w:t xml:space="preserve"> </w:t>
      </w:r>
      <w:r>
        <w:rPr>
          <w:rFonts w:ascii="Roboto" w:hAnsi="Roboto"/>
          <w:spacing w:val="12"/>
          <w:w w:val="105"/>
          <w:sz w:val="20"/>
        </w:rPr>
        <w:t xml:space="preserve"> </w:t>
      </w:r>
      <w:r>
        <w:rPr>
          <w:rFonts w:ascii="Verdana" w:hAnsi="Verdana"/>
          <w:i/>
          <w:w w:val="105"/>
          <w:sz w:val="20"/>
        </w:rPr>
        <w:t>×</w:t>
      </w:r>
      <w:r>
        <w:rPr>
          <w:rFonts w:ascii="Verdana" w:hAnsi="Verdana"/>
          <w:i/>
          <w:spacing w:val="-25"/>
          <w:w w:val="105"/>
          <w:sz w:val="20"/>
        </w:rPr>
        <w:t xml:space="preserve"> </w:t>
      </w:r>
      <w:r>
        <w:rPr>
          <w:w w:val="105"/>
          <w:sz w:val="20"/>
        </w:rPr>
        <w:t>100,</w:t>
      </w:r>
      <w:r>
        <w:rPr>
          <w:spacing w:val="18"/>
          <w:w w:val="105"/>
          <w:sz w:val="20"/>
        </w:rPr>
        <w:t xml:space="preserve"> </w:t>
      </w:r>
      <w:r>
        <w:rPr>
          <w:w w:val="105"/>
          <w:sz w:val="20"/>
        </w:rPr>
        <w:t>where</w:t>
      </w:r>
      <w:r>
        <w:rPr>
          <w:spacing w:val="17"/>
          <w:w w:val="105"/>
          <w:sz w:val="20"/>
        </w:rPr>
        <w:t xml:space="preserve"> </w:t>
      </w:r>
      <w:r>
        <w:rPr>
          <w:w w:val="105"/>
          <w:sz w:val="20"/>
        </w:rPr>
        <w:t>the</w:t>
      </w:r>
      <w:r>
        <w:rPr>
          <w:spacing w:val="16"/>
          <w:w w:val="105"/>
          <w:sz w:val="20"/>
        </w:rPr>
        <w:t xml:space="preserve"> </w:t>
      </w:r>
      <w:r>
        <w:rPr>
          <w:w w:val="105"/>
          <w:sz w:val="20"/>
        </w:rPr>
        <w:t>denominator</w:t>
      </w:r>
      <w:r>
        <w:rPr>
          <w:spacing w:val="18"/>
          <w:w w:val="105"/>
          <w:sz w:val="20"/>
        </w:rPr>
        <w:t xml:space="preserve"> </w:t>
      </w:r>
      <w:r>
        <w:rPr>
          <w:w w:val="105"/>
          <w:sz w:val="20"/>
        </w:rPr>
        <w:t>is</w:t>
      </w:r>
      <w:r>
        <w:rPr>
          <w:spacing w:val="16"/>
          <w:w w:val="105"/>
          <w:sz w:val="20"/>
        </w:rPr>
        <w:t xml:space="preserve"> </w:t>
      </w:r>
      <w:r>
        <w:rPr>
          <w:w w:val="105"/>
          <w:sz w:val="20"/>
        </w:rPr>
        <w:t>average</w:t>
      </w:r>
      <w:r>
        <w:rPr>
          <w:spacing w:val="17"/>
          <w:w w:val="105"/>
          <w:sz w:val="20"/>
        </w:rPr>
        <w:t xml:space="preserve"> </w:t>
      </w:r>
      <w:r>
        <w:rPr>
          <w:w w:val="105"/>
          <w:sz w:val="20"/>
        </w:rPr>
        <w:t>sale</w:t>
      </w:r>
      <w:r>
        <w:rPr>
          <w:spacing w:val="17"/>
          <w:w w:val="105"/>
          <w:sz w:val="20"/>
        </w:rPr>
        <w:t xml:space="preserve"> </w:t>
      </w:r>
      <w:r>
        <w:rPr>
          <w:w w:val="105"/>
          <w:sz w:val="20"/>
        </w:rPr>
        <w:t>price</w:t>
      </w:r>
      <w:r>
        <w:rPr>
          <w:spacing w:val="18"/>
          <w:w w:val="105"/>
          <w:sz w:val="20"/>
        </w:rPr>
        <w:t xml:space="preserve"> </w:t>
      </w:r>
      <w:r>
        <w:rPr>
          <w:w w:val="105"/>
          <w:sz w:val="20"/>
        </w:rPr>
        <w:t>of</w:t>
      </w:r>
      <w:r>
        <w:rPr>
          <w:spacing w:val="17"/>
          <w:w w:val="105"/>
          <w:sz w:val="20"/>
        </w:rPr>
        <w:t xml:space="preserve"> </w:t>
      </w:r>
      <w:r>
        <w:rPr>
          <w:w w:val="105"/>
          <w:sz w:val="20"/>
        </w:rPr>
        <w:t>homes</w:t>
      </w:r>
      <w:r>
        <w:rPr>
          <w:spacing w:val="17"/>
          <w:w w:val="105"/>
          <w:sz w:val="20"/>
        </w:rPr>
        <w:t xml:space="preserve"> </w:t>
      </w:r>
      <w:r>
        <w:rPr>
          <w:w w:val="105"/>
          <w:sz w:val="20"/>
        </w:rPr>
        <w:t>in</w:t>
      </w:r>
      <w:r>
        <w:rPr>
          <w:spacing w:val="17"/>
          <w:w w:val="105"/>
          <w:sz w:val="20"/>
        </w:rPr>
        <w:t xml:space="preserve"> </w:t>
      </w:r>
      <w:r>
        <w:rPr>
          <w:spacing w:val="-2"/>
          <w:w w:val="105"/>
          <w:sz w:val="20"/>
        </w:rPr>
        <w:t>urban</w:t>
      </w:r>
    </w:p>
    <w:p w14:paraId="1BD4BDFE" w14:textId="6227BCA5" w:rsidR="00C96556" w:rsidRDefault="00F61671">
      <w:pPr>
        <w:spacing w:line="240" w:lineRule="exact"/>
        <w:rPr>
          <w:sz w:val="20"/>
        </w:rPr>
      </w:pPr>
      <w:r>
        <w:rPr>
          <w:w w:val="105"/>
          <w:sz w:val="20"/>
        </w:rPr>
        <w:t>areas</w:t>
      </w:r>
      <w:r>
        <w:rPr>
          <w:spacing w:val="12"/>
          <w:w w:val="105"/>
          <w:sz w:val="20"/>
        </w:rPr>
        <w:t xml:space="preserve"> </w:t>
      </w:r>
      <w:r>
        <w:rPr>
          <w:w w:val="105"/>
          <w:sz w:val="20"/>
        </w:rPr>
        <w:t>in</w:t>
      </w:r>
      <w:r>
        <w:rPr>
          <w:spacing w:val="12"/>
          <w:w w:val="105"/>
          <w:sz w:val="20"/>
        </w:rPr>
        <w:t xml:space="preserve"> </w:t>
      </w:r>
      <w:r>
        <w:rPr>
          <w:w w:val="105"/>
          <w:sz w:val="20"/>
        </w:rPr>
        <w:t>our</w:t>
      </w:r>
      <w:r>
        <w:rPr>
          <w:spacing w:val="12"/>
          <w:w w:val="105"/>
          <w:sz w:val="20"/>
        </w:rPr>
        <w:t xml:space="preserve"> </w:t>
      </w:r>
      <w:r>
        <w:rPr>
          <w:spacing w:val="-2"/>
          <w:w w:val="105"/>
          <w:sz w:val="20"/>
        </w:rPr>
        <w:t>dataset</w:t>
      </w:r>
      <w:ins w:id="175" w:author="Brasington, David (brasindd)" w:date="2025-03-02T18:24:00Z">
        <w:r w:rsidR="000E3829">
          <w:rPr>
            <w:spacing w:val="-2"/>
            <w:w w:val="105"/>
            <w:sz w:val="20"/>
          </w:rPr>
          <w:t>.</w:t>
        </w:r>
      </w:ins>
    </w:p>
    <w:p w14:paraId="4B896EB2" w14:textId="77777777" w:rsidR="00C96556" w:rsidRDefault="00C96556">
      <w:pPr>
        <w:spacing w:line="240" w:lineRule="exact"/>
        <w:rPr>
          <w:sz w:val="20"/>
        </w:rPr>
        <w:sectPr w:rsidR="00C96556">
          <w:pgSz w:w="12240" w:h="15840"/>
          <w:pgMar w:top="1560" w:right="360" w:bottom="1020" w:left="1440" w:header="0" w:footer="749" w:gutter="0"/>
          <w:cols w:space="720"/>
        </w:sectPr>
      </w:pPr>
    </w:p>
    <w:p w14:paraId="7268900E" w14:textId="77777777" w:rsidR="00C96556" w:rsidRDefault="00F61671">
      <w:pPr>
        <w:pStyle w:val="BodyText"/>
        <w:ind w:left="105"/>
        <w:rPr>
          <w:sz w:val="20"/>
        </w:rPr>
      </w:pPr>
      <w:r>
        <w:rPr>
          <w:noProof/>
          <w:sz w:val="20"/>
        </w:rPr>
        <w:lastRenderedPageBreak/>
        <w:drawing>
          <wp:inline distT="0" distB="0" distL="0" distR="0" wp14:anchorId="713A8984" wp14:editId="6DBA752D">
            <wp:extent cx="5827109" cy="356235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9" cstate="print"/>
                    <a:stretch>
                      <a:fillRect/>
                    </a:stretch>
                  </pic:blipFill>
                  <pic:spPr>
                    <a:xfrm>
                      <a:off x="0" y="0"/>
                      <a:ext cx="5827109" cy="3562350"/>
                    </a:xfrm>
                    <a:prstGeom prst="rect">
                      <a:avLst/>
                    </a:prstGeom>
                  </pic:spPr>
                </pic:pic>
              </a:graphicData>
            </a:graphic>
          </wp:inline>
        </w:drawing>
      </w:r>
    </w:p>
    <w:p w14:paraId="306B70C8" w14:textId="77777777" w:rsidR="00C96556" w:rsidRDefault="00C96556">
      <w:pPr>
        <w:pStyle w:val="BodyText"/>
        <w:spacing w:before="113"/>
      </w:pPr>
    </w:p>
    <w:p w14:paraId="24D280B3" w14:textId="77777777" w:rsidR="00C96556" w:rsidRDefault="00F61671">
      <w:pPr>
        <w:pStyle w:val="BodyText"/>
        <w:spacing w:before="1"/>
        <w:ind w:left="1911"/>
      </w:pPr>
      <w:bookmarkStart w:id="176" w:name="_bookmark19"/>
      <w:bookmarkEnd w:id="176"/>
      <w:r>
        <w:rPr>
          <w:w w:val="105"/>
        </w:rPr>
        <w:t>Figure</w:t>
      </w:r>
      <w:r>
        <w:rPr>
          <w:spacing w:val="9"/>
          <w:w w:val="105"/>
        </w:rPr>
        <w:t xml:space="preserve"> </w:t>
      </w:r>
      <w:r>
        <w:rPr>
          <w:w w:val="105"/>
        </w:rPr>
        <w:t>6:</w:t>
      </w:r>
      <w:r>
        <w:rPr>
          <w:spacing w:val="33"/>
          <w:w w:val="105"/>
        </w:rPr>
        <w:t xml:space="preserve"> </w:t>
      </w:r>
      <w:r>
        <w:rPr>
          <w:w w:val="105"/>
        </w:rPr>
        <w:t>Median</w:t>
      </w:r>
      <w:r>
        <w:rPr>
          <w:spacing w:val="10"/>
          <w:w w:val="105"/>
        </w:rPr>
        <w:t xml:space="preserve"> </w:t>
      </w:r>
      <w:r>
        <w:rPr>
          <w:w w:val="105"/>
        </w:rPr>
        <w:t>Housing</w:t>
      </w:r>
      <w:r>
        <w:rPr>
          <w:spacing w:val="10"/>
          <w:w w:val="105"/>
        </w:rPr>
        <w:t xml:space="preserve"> </w:t>
      </w:r>
      <w:r>
        <w:rPr>
          <w:w w:val="105"/>
        </w:rPr>
        <w:t>Price</w:t>
      </w:r>
      <w:r>
        <w:rPr>
          <w:spacing w:val="10"/>
          <w:w w:val="105"/>
        </w:rPr>
        <w:t xml:space="preserve"> </w:t>
      </w:r>
      <w:r>
        <w:rPr>
          <w:w w:val="105"/>
        </w:rPr>
        <w:t>based</w:t>
      </w:r>
      <w:r>
        <w:rPr>
          <w:spacing w:val="10"/>
          <w:w w:val="105"/>
        </w:rPr>
        <w:t xml:space="preserve"> </w:t>
      </w:r>
      <w:r>
        <w:rPr>
          <w:w w:val="105"/>
        </w:rPr>
        <w:t>on</w:t>
      </w:r>
      <w:r>
        <w:rPr>
          <w:spacing w:val="10"/>
          <w:w w:val="105"/>
        </w:rPr>
        <w:t xml:space="preserve"> </w:t>
      </w:r>
      <w:r>
        <w:rPr>
          <w:w w:val="105"/>
        </w:rPr>
        <w:t>Millage</w:t>
      </w:r>
      <w:r>
        <w:rPr>
          <w:spacing w:val="10"/>
          <w:w w:val="105"/>
        </w:rPr>
        <w:t xml:space="preserve"> </w:t>
      </w:r>
      <w:r>
        <w:rPr>
          <w:spacing w:val="-4"/>
          <w:w w:val="105"/>
        </w:rPr>
        <w:t>size</w:t>
      </w:r>
    </w:p>
    <w:p w14:paraId="3AA016EA" w14:textId="77777777" w:rsidR="00C96556" w:rsidRDefault="00C96556">
      <w:pPr>
        <w:pStyle w:val="BodyText"/>
        <w:spacing w:before="138"/>
      </w:pPr>
    </w:p>
    <w:p w14:paraId="2A9BD837" w14:textId="1DD97007" w:rsidR="00C96556" w:rsidRDefault="00F61671">
      <w:pPr>
        <w:pStyle w:val="BodyText"/>
        <w:spacing w:line="391" w:lineRule="auto"/>
        <w:ind w:right="1076"/>
        <w:jc w:val="both"/>
      </w:pPr>
      <w:r>
        <w:t>confidence intervals containing zero.</w:t>
      </w:r>
      <w:r>
        <w:rPr>
          <w:spacing w:val="40"/>
        </w:rPr>
        <w:t xml:space="preserve"> </w:t>
      </w:r>
      <w:r>
        <w:t xml:space="preserve">Starting in year </w:t>
      </w:r>
      <w:r>
        <w:rPr>
          <w:i/>
          <w:spacing w:val="10"/>
        </w:rPr>
        <w:t>t</w:t>
      </w:r>
      <w:r>
        <w:rPr>
          <w:spacing w:val="10"/>
        </w:rPr>
        <w:t xml:space="preserve">+2, </w:t>
      </w:r>
      <w:r>
        <w:t>we observe statistically significant treatment</w:t>
      </w:r>
      <w:r>
        <w:rPr>
          <w:spacing w:val="35"/>
        </w:rPr>
        <w:t xml:space="preserve"> </w:t>
      </w:r>
      <w:r>
        <w:t>effects</w:t>
      </w:r>
      <w:r>
        <w:rPr>
          <w:spacing w:val="35"/>
        </w:rPr>
        <w:t xml:space="preserve"> </w:t>
      </w:r>
      <w:r>
        <w:t>in</w:t>
      </w:r>
      <w:r>
        <w:rPr>
          <w:spacing w:val="35"/>
        </w:rPr>
        <w:t xml:space="preserve"> </w:t>
      </w:r>
      <w:r>
        <w:t>some</w:t>
      </w:r>
      <w:r>
        <w:rPr>
          <w:spacing w:val="34"/>
        </w:rPr>
        <w:t xml:space="preserve"> </w:t>
      </w:r>
      <w:r>
        <w:t>years</w:t>
      </w:r>
      <w:r>
        <w:rPr>
          <w:spacing w:val="35"/>
        </w:rPr>
        <w:t xml:space="preserve"> </w:t>
      </w:r>
      <w:r>
        <w:t>after</w:t>
      </w:r>
      <w:r>
        <w:rPr>
          <w:spacing w:val="35"/>
        </w:rPr>
        <w:t xml:space="preserve"> </w:t>
      </w:r>
      <w:r>
        <w:t>the</w:t>
      </w:r>
      <w:r>
        <w:rPr>
          <w:spacing w:val="34"/>
        </w:rPr>
        <w:t xml:space="preserve"> </w:t>
      </w:r>
      <w:r>
        <w:t>vote</w:t>
      </w:r>
      <w:r>
        <w:rPr>
          <w:spacing w:val="35"/>
        </w:rPr>
        <w:t xml:space="preserve"> </w:t>
      </w:r>
      <w:r>
        <w:t>such</w:t>
      </w:r>
      <w:r>
        <w:rPr>
          <w:spacing w:val="35"/>
        </w:rPr>
        <w:t xml:space="preserve"> </w:t>
      </w:r>
      <w:r>
        <w:t>as</w:t>
      </w:r>
      <w:r>
        <w:rPr>
          <w:spacing w:val="35"/>
        </w:rPr>
        <w:t xml:space="preserve"> </w:t>
      </w:r>
      <w:r>
        <w:t>year</w:t>
      </w:r>
      <w:ins w:id="177" w:author="Brasington, David (brasindd)" w:date="2025-03-02T18:26:00Z">
        <w:r w:rsidR="00532D86">
          <w:t>s</w:t>
        </w:r>
      </w:ins>
      <w:r>
        <w:rPr>
          <w:spacing w:val="35"/>
        </w:rPr>
        <w:t xml:space="preserve"> </w:t>
      </w:r>
      <w:r>
        <w:t>5,</w:t>
      </w:r>
      <w:r>
        <w:rPr>
          <w:spacing w:val="38"/>
        </w:rPr>
        <w:t xml:space="preserve"> </w:t>
      </w:r>
      <w:r>
        <w:t>6</w:t>
      </w:r>
      <w:r>
        <w:rPr>
          <w:spacing w:val="35"/>
        </w:rPr>
        <w:t xml:space="preserve"> </w:t>
      </w:r>
      <w:r>
        <w:t>and</w:t>
      </w:r>
      <w:r>
        <w:rPr>
          <w:spacing w:val="35"/>
        </w:rPr>
        <w:t xml:space="preserve"> </w:t>
      </w:r>
      <w:r>
        <w:t>8</w:t>
      </w:r>
      <w:r>
        <w:rPr>
          <w:spacing w:val="35"/>
        </w:rPr>
        <w:t xml:space="preserve"> </w:t>
      </w:r>
      <w:r>
        <w:t>that</w:t>
      </w:r>
      <w:r>
        <w:rPr>
          <w:spacing w:val="35"/>
        </w:rPr>
        <w:t xml:space="preserve"> </w:t>
      </w:r>
      <w:r>
        <w:t>show</w:t>
      </w:r>
      <w:r>
        <w:rPr>
          <w:spacing w:val="35"/>
        </w:rPr>
        <w:t xml:space="preserve"> </w:t>
      </w:r>
      <w:r>
        <w:t>a</w:t>
      </w:r>
      <w:r>
        <w:rPr>
          <w:spacing w:val="35"/>
        </w:rPr>
        <w:t xml:space="preserve"> </w:t>
      </w:r>
      <w:r>
        <w:t>for</w:t>
      </w:r>
      <w:r>
        <w:rPr>
          <w:spacing w:val="35"/>
        </w:rPr>
        <w:t xml:space="preserve"> </w:t>
      </w:r>
      <w:r>
        <w:t>tax levies with millage size equal to or below the mean.</w:t>
      </w:r>
      <w:r>
        <w:rPr>
          <w:spacing w:val="40"/>
        </w:rPr>
        <w:t xml:space="preserve"> </w:t>
      </w:r>
      <w:r>
        <w:t>However, we do not see a consistent decrease in housing prices.</w:t>
      </w:r>
      <w:r>
        <w:rPr>
          <w:spacing w:val="40"/>
        </w:rPr>
        <w:t xml:space="preserve"> </w:t>
      </w:r>
      <w:r>
        <w:t>Hence, we conclude that the decrease in housing prices of cities that</w:t>
      </w:r>
      <w:r>
        <w:rPr>
          <w:spacing w:val="24"/>
        </w:rPr>
        <w:t xml:space="preserve"> </w:t>
      </w:r>
      <w:r>
        <w:t>fail</w:t>
      </w:r>
      <w:r>
        <w:rPr>
          <w:spacing w:val="24"/>
        </w:rPr>
        <w:t xml:space="preserve"> </w:t>
      </w:r>
      <w:r>
        <w:t>to</w:t>
      </w:r>
      <w:r>
        <w:rPr>
          <w:spacing w:val="25"/>
        </w:rPr>
        <w:t xml:space="preserve"> </w:t>
      </w:r>
      <w:r>
        <w:t>maintain</w:t>
      </w:r>
      <w:r>
        <w:rPr>
          <w:spacing w:val="24"/>
        </w:rPr>
        <w:t xml:space="preserve"> </w:t>
      </w:r>
      <w:r>
        <w:t>their</w:t>
      </w:r>
      <w:r>
        <w:rPr>
          <w:spacing w:val="25"/>
        </w:rPr>
        <w:t xml:space="preserve"> </w:t>
      </w:r>
      <w:r>
        <w:t>roads</w:t>
      </w:r>
      <w:r>
        <w:rPr>
          <w:spacing w:val="24"/>
        </w:rPr>
        <w:t xml:space="preserve"> </w:t>
      </w:r>
      <w:r>
        <w:t>does</w:t>
      </w:r>
      <w:r>
        <w:rPr>
          <w:spacing w:val="24"/>
        </w:rPr>
        <w:t xml:space="preserve"> </w:t>
      </w:r>
      <w:r>
        <w:t>not</w:t>
      </w:r>
      <w:r>
        <w:rPr>
          <w:spacing w:val="25"/>
        </w:rPr>
        <w:t xml:space="preserve"> </w:t>
      </w:r>
      <w:r>
        <w:t>vary</w:t>
      </w:r>
      <w:r>
        <w:rPr>
          <w:spacing w:val="24"/>
        </w:rPr>
        <w:t xml:space="preserve"> </w:t>
      </w:r>
      <w:r>
        <w:t>significantly</w:t>
      </w:r>
      <w:r>
        <w:rPr>
          <w:spacing w:val="25"/>
        </w:rPr>
        <w:t xml:space="preserve"> </w:t>
      </w:r>
      <w:r>
        <w:t>based</w:t>
      </w:r>
      <w:r>
        <w:rPr>
          <w:spacing w:val="24"/>
        </w:rPr>
        <w:t xml:space="preserve"> </w:t>
      </w:r>
      <w:r>
        <w:t>on</w:t>
      </w:r>
      <w:r>
        <w:rPr>
          <w:spacing w:val="25"/>
        </w:rPr>
        <w:t xml:space="preserve"> </w:t>
      </w:r>
      <w:r>
        <w:t>the</w:t>
      </w:r>
      <w:r>
        <w:rPr>
          <w:spacing w:val="24"/>
        </w:rPr>
        <w:t xml:space="preserve"> </w:t>
      </w:r>
      <w:r>
        <w:t>size</w:t>
      </w:r>
      <w:r>
        <w:rPr>
          <w:spacing w:val="24"/>
        </w:rPr>
        <w:t xml:space="preserve"> </w:t>
      </w:r>
      <w:r>
        <w:t>of</w:t>
      </w:r>
      <w:r>
        <w:rPr>
          <w:spacing w:val="25"/>
        </w:rPr>
        <w:t xml:space="preserve"> </w:t>
      </w:r>
      <w:r>
        <w:t>the</w:t>
      </w:r>
      <w:r>
        <w:rPr>
          <w:spacing w:val="24"/>
        </w:rPr>
        <w:t xml:space="preserve"> </w:t>
      </w:r>
      <w:r>
        <w:t>tax</w:t>
      </w:r>
      <w:r>
        <w:rPr>
          <w:spacing w:val="25"/>
        </w:rPr>
        <w:t xml:space="preserve"> </w:t>
      </w:r>
      <w:r>
        <w:rPr>
          <w:spacing w:val="-2"/>
        </w:rPr>
        <w:t>levy.</w:t>
      </w:r>
    </w:p>
    <w:p w14:paraId="37C27B37" w14:textId="77777777" w:rsidR="00C96556" w:rsidRDefault="00C96556">
      <w:pPr>
        <w:pStyle w:val="BodyText"/>
        <w:spacing w:before="277"/>
      </w:pPr>
    </w:p>
    <w:p w14:paraId="3AFDC087" w14:textId="20229A56" w:rsidR="00C96556" w:rsidRDefault="00F61671">
      <w:pPr>
        <w:pStyle w:val="BodyText"/>
        <w:spacing w:line="391" w:lineRule="auto"/>
        <w:ind w:right="1074" w:firstLine="351"/>
        <w:jc w:val="both"/>
      </w:pPr>
      <w:r>
        <w:rPr>
          <w:b/>
          <w:w w:val="110"/>
        </w:rPr>
        <w:t>RDD</w:t>
      </w:r>
      <w:r>
        <w:rPr>
          <w:b/>
          <w:spacing w:val="40"/>
          <w:w w:val="110"/>
        </w:rPr>
        <w:t xml:space="preserve"> </w:t>
      </w:r>
      <w:r>
        <w:rPr>
          <w:b/>
          <w:w w:val="105"/>
        </w:rPr>
        <w:t>Quantile</w:t>
      </w:r>
      <w:r>
        <w:rPr>
          <w:b/>
          <w:spacing w:val="40"/>
          <w:w w:val="105"/>
        </w:rPr>
        <w:t xml:space="preserve"> </w:t>
      </w:r>
      <w:r>
        <w:rPr>
          <w:b/>
          <w:w w:val="105"/>
        </w:rPr>
        <w:t>Estimation</w:t>
      </w:r>
      <w:r>
        <w:rPr>
          <w:w w:val="105"/>
        </w:rPr>
        <w:t>:</w:t>
      </w:r>
      <w:r>
        <w:rPr>
          <w:spacing w:val="40"/>
          <w:w w:val="105"/>
        </w:rPr>
        <w:t xml:space="preserve"> </w:t>
      </w:r>
      <w:r>
        <w:rPr>
          <w:w w:val="105"/>
        </w:rPr>
        <w:t>We</w:t>
      </w:r>
      <w:r>
        <w:rPr>
          <w:spacing w:val="40"/>
          <w:w w:val="105"/>
        </w:rPr>
        <w:t xml:space="preserve"> </w:t>
      </w:r>
      <w:r>
        <w:rPr>
          <w:w w:val="105"/>
        </w:rPr>
        <w:t>further</w:t>
      </w:r>
      <w:r>
        <w:rPr>
          <w:spacing w:val="40"/>
          <w:w w:val="105"/>
        </w:rPr>
        <w:t xml:space="preserve"> </w:t>
      </w:r>
      <w:r>
        <w:rPr>
          <w:w w:val="105"/>
        </w:rPr>
        <w:t>analyze</w:t>
      </w:r>
      <w:r>
        <w:rPr>
          <w:spacing w:val="40"/>
          <w:w w:val="105"/>
        </w:rPr>
        <w:t xml:space="preserve"> </w:t>
      </w:r>
      <w:r>
        <w:rPr>
          <w:w w:val="105"/>
        </w:rPr>
        <w:t>our</w:t>
      </w:r>
      <w:r>
        <w:rPr>
          <w:spacing w:val="40"/>
          <w:w w:val="105"/>
        </w:rPr>
        <w:t xml:space="preserve"> </w:t>
      </w:r>
      <w:r>
        <w:rPr>
          <w:w w:val="105"/>
        </w:rPr>
        <w:t>results</w:t>
      </w:r>
      <w:r>
        <w:rPr>
          <w:spacing w:val="40"/>
          <w:w w:val="105"/>
        </w:rPr>
        <w:t xml:space="preserve"> </w:t>
      </w:r>
      <w:r>
        <w:rPr>
          <w:w w:val="105"/>
        </w:rPr>
        <w:t>by</w:t>
      </w:r>
      <w:r>
        <w:rPr>
          <w:spacing w:val="40"/>
          <w:w w:val="105"/>
        </w:rPr>
        <w:t xml:space="preserve"> </w:t>
      </w:r>
      <w:r>
        <w:rPr>
          <w:w w:val="105"/>
        </w:rPr>
        <w:t>estimating</w:t>
      </w:r>
      <w:r>
        <w:rPr>
          <w:spacing w:val="40"/>
          <w:w w:val="105"/>
        </w:rPr>
        <w:t xml:space="preserve"> </w:t>
      </w:r>
      <w:r>
        <w:rPr>
          <w:w w:val="105"/>
        </w:rPr>
        <w:t>quantile- level</w:t>
      </w:r>
      <w:r>
        <w:rPr>
          <w:spacing w:val="-7"/>
          <w:w w:val="105"/>
        </w:rPr>
        <w:t xml:space="preserve"> </w:t>
      </w:r>
      <w:r>
        <w:rPr>
          <w:w w:val="105"/>
        </w:rPr>
        <w:t>treatment</w:t>
      </w:r>
      <w:r>
        <w:rPr>
          <w:spacing w:val="-7"/>
          <w:w w:val="105"/>
        </w:rPr>
        <w:t xml:space="preserve"> </w:t>
      </w:r>
      <w:r>
        <w:rPr>
          <w:w w:val="105"/>
        </w:rPr>
        <w:t>effects,</w:t>
      </w:r>
      <w:r>
        <w:rPr>
          <w:spacing w:val="-7"/>
          <w:w w:val="105"/>
        </w:rPr>
        <w:t xml:space="preserve"> </w:t>
      </w:r>
      <w:r>
        <w:rPr>
          <w:w w:val="105"/>
        </w:rPr>
        <w:t>as</w:t>
      </w:r>
      <w:r>
        <w:rPr>
          <w:spacing w:val="-7"/>
          <w:w w:val="105"/>
        </w:rPr>
        <w:t xml:space="preserve"> </w:t>
      </w:r>
      <w:r>
        <w:rPr>
          <w:w w:val="105"/>
        </w:rPr>
        <w:t>suggested</w:t>
      </w:r>
      <w:r>
        <w:rPr>
          <w:spacing w:val="-7"/>
          <w:w w:val="105"/>
        </w:rPr>
        <w:t xml:space="preserve"> </w:t>
      </w:r>
      <w:r>
        <w:rPr>
          <w:w w:val="105"/>
        </w:rPr>
        <w:t>by</w:t>
      </w:r>
      <w:r>
        <w:rPr>
          <w:spacing w:val="-7"/>
          <w:w w:val="105"/>
        </w:rPr>
        <w:t xml:space="preserve"> </w:t>
      </w:r>
      <w:r>
        <w:rPr>
          <w:w w:val="105"/>
        </w:rPr>
        <w:t>Frandsen</w:t>
      </w:r>
      <w:r>
        <w:rPr>
          <w:spacing w:val="-7"/>
          <w:w w:val="105"/>
        </w:rPr>
        <w:t xml:space="preserve"> </w:t>
      </w:r>
      <w:r>
        <w:rPr>
          <w:w w:val="105"/>
        </w:rPr>
        <w:t>et</w:t>
      </w:r>
      <w:r>
        <w:rPr>
          <w:spacing w:val="-7"/>
          <w:w w:val="105"/>
        </w:rPr>
        <w:t xml:space="preserve"> </w:t>
      </w:r>
      <w:r>
        <w:rPr>
          <w:w w:val="105"/>
        </w:rPr>
        <w:t>al</w:t>
      </w:r>
      <w:ins w:id="178" w:author="Brasington, David (brasindd)" w:date="2025-03-02T18:28:00Z">
        <w:r w:rsidR="00532D86">
          <w:rPr>
            <w:w w:val="105"/>
          </w:rPr>
          <w:t>.</w:t>
        </w:r>
      </w:ins>
      <w:r>
        <w:rPr>
          <w:spacing w:val="-7"/>
          <w:w w:val="105"/>
        </w:rPr>
        <w:t xml:space="preserve"> </w:t>
      </w:r>
      <w:r>
        <w:rPr>
          <w:w w:val="105"/>
        </w:rPr>
        <w:t>(2012),</w:t>
      </w:r>
      <w:r>
        <w:rPr>
          <w:spacing w:val="-7"/>
          <w:w w:val="105"/>
        </w:rPr>
        <w:t xml:space="preserve"> </w:t>
      </w:r>
      <w:r>
        <w:rPr>
          <w:w w:val="105"/>
        </w:rPr>
        <w:t>to</w:t>
      </w:r>
      <w:r>
        <w:rPr>
          <w:spacing w:val="-7"/>
          <w:w w:val="105"/>
        </w:rPr>
        <w:t xml:space="preserve"> </w:t>
      </w:r>
      <w:r>
        <w:rPr>
          <w:w w:val="105"/>
        </w:rPr>
        <w:t>study</w:t>
      </w:r>
      <w:r>
        <w:rPr>
          <w:spacing w:val="-7"/>
          <w:w w:val="105"/>
        </w:rPr>
        <w:t xml:space="preserve"> </w:t>
      </w:r>
      <w:r>
        <w:rPr>
          <w:w w:val="105"/>
        </w:rPr>
        <w:t>how</w:t>
      </w:r>
      <w:r>
        <w:rPr>
          <w:spacing w:val="-7"/>
          <w:w w:val="105"/>
        </w:rPr>
        <w:t xml:space="preserve"> </w:t>
      </w:r>
      <w:r>
        <w:rPr>
          <w:w w:val="105"/>
        </w:rPr>
        <w:t>the</w:t>
      </w:r>
      <w:r>
        <w:rPr>
          <w:spacing w:val="-7"/>
          <w:w w:val="105"/>
        </w:rPr>
        <w:t xml:space="preserve"> </w:t>
      </w:r>
      <w:r>
        <w:rPr>
          <w:w w:val="105"/>
        </w:rPr>
        <w:t>treatment’s impact varies at different quantiles of the outcome variable.</w:t>
      </w:r>
    </w:p>
    <w:p w14:paraId="33CFC2D3" w14:textId="77777777" w:rsidR="00C96556" w:rsidRDefault="00F61671">
      <w:pPr>
        <w:pStyle w:val="BodyText"/>
        <w:spacing w:before="2" w:line="391" w:lineRule="auto"/>
        <w:ind w:right="1076" w:firstLine="351"/>
        <w:jc w:val="both"/>
      </w:pPr>
      <w:r>
        <w:t>Table</w:t>
      </w:r>
      <w:r>
        <w:rPr>
          <w:spacing w:val="36"/>
        </w:rPr>
        <w:t xml:space="preserve"> </w:t>
      </w:r>
      <w:hyperlink w:anchor="_bookmark21" w:history="1">
        <w:r>
          <w:t>5</w:t>
        </w:r>
      </w:hyperlink>
      <w:r>
        <w:rPr>
          <w:spacing w:val="36"/>
        </w:rPr>
        <w:t xml:space="preserve"> </w:t>
      </w:r>
      <w:r>
        <w:t>shows</w:t>
      </w:r>
      <w:r>
        <w:rPr>
          <w:spacing w:val="36"/>
        </w:rPr>
        <w:t xml:space="preserve"> </w:t>
      </w:r>
      <w:r>
        <w:t>the</w:t>
      </w:r>
      <w:r>
        <w:rPr>
          <w:spacing w:val="35"/>
        </w:rPr>
        <w:t xml:space="preserve"> </w:t>
      </w:r>
      <w:r>
        <w:t>treatment</w:t>
      </w:r>
      <w:r>
        <w:rPr>
          <w:spacing w:val="36"/>
        </w:rPr>
        <w:t xml:space="preserve"> </w:t>
      </w:r>
      <w:r>
        <w:t>effect</w:t>
      </w:r>
      <w:r>
        <w:rPr>
          <w:spacing w:val="35"/>
        </w:rPr>
        <w:t xml:space="preserve"> </w:t>
      </w:r>
      <w:r>
        <w:t>heterogeneity</w:t>
      </w:r>
      <w:r>
        <w:rPr>
          <w:spacing w:val="35"/>
        </w:rPr>
        <w:t xml:space="preserve"> </w:t>
      </w:r>
      <w:r>
        <w:t>of</w:t>
      </w:r>
      <w:r>
        <w:rPr>
          <w:spacing w:val="36"/>
        </w:rPr>
        <w:t xml:space="preserve"> </w:t>
      </w:r>
      <w:r>
        <w:t>cutting</w:t>
      </w:r>
      <w:r>
        <w:rPr>
          <w:spacing w:val="35"/>
        </w:rPr>
        <w:t xml:space="preserve"> </w:t>
      </w:r>
      <w:r>
        <w:t>road</w:t>
      </w:r>
      <w:r>
        <w:rPr>
          <w:spacing w:val="36"/>
        </w:rPr>
        <w:t xml:space="preserve"> </w:t>
      </w:r>
      <w:r>
        <w:t>spending</w:t>
      </w:r>
      <w:r>
        <w:rPr>
          <w:spacing w:val="36"/>
        </w:rPr>
        <w:t xml:space="preserve"> </w:t>
      </w:r>
      <w:r>
        <w:t>on</w:t>
      </w:r>
      <w:r>
        <w:rPr>
          <w:spacing w:val="35"/>
        </w:rPr>
        <w:t xml:space="preserve"> </w:t>
      </w:r>
      <w:r>
        <w:t>high</w:t>
      </w:r>
      <w:r>
        <w:rPr>
          <w:spacing w:val="36"/>
        </w:rPr>
        <w:t xml:space="preserve"> </w:t>
      </w:r>
      <w:r>
        <w:t>and low quantiles of median house prices.</w:t>
      </w:r>
      <w:r>
        <w:rPr>
          <w:spacing w:val="40"/>
        </w:rPr>
        <w:t xml:space="preserve"> </w:t>
      </w:r>
      <w:r>
        <w:t xml:space="preserve">The top percentiles consistently exhibit a statistically significant decline in house sale prices, beginning in year 6 after the reduction in road spend- </w:t>
      </w:r>
      <w:proofErr w:type="spellStart"/>
      <w:r>
        <w:t>ing</w:t>
      </w:r>
      <w:proofErr w:type="spellEnd"/>
      <w:r>
        <w:t>.</w:t>
      </w:r>
      <w:r>
        <w:rPr>
          <w:spacing w:val="43"/>
        </w:rPr>
        <w:t xml:space="preserve"> </w:t>
      </w:r>
      <w:r>
        <w:t>In</w:t>
      </w:r>
      <w:r>
        <w:rPr>
          <w:spacing w:val="7"/>
        </w:rPr>
        <w:t xml:space="preserve"> </w:t>
      </w:r>
      <w:r>
        <w:t>contrast,</w:t>
      </w:r>
      <w:r>
        <w:rPr>
          <w:spacing w:val="11"/>
        </w:rPr>
        <w:t xml:space="preserve"> </w:t>
      </w:r>
      <w:r>
        <w:t>the</w:t>
      </w:r>
      <w:r>
        <w:rPr>
          <w:spacing w:val="8"/>
        </w:rPr>
        <w:t xml:space="preserve"> </w:t>
      </w:r>
      <w:r>
        <w:t>lower</w:t>
      </w:r>
      <w:r>
        <w:rPr>
          <w:spacing w:val="7"/>
        </w:rPr>
        <w:t xml:space="preserve"> </w:t>
      </w:r>
      <w:r>
        <w:t>percentiles</w:t>
      </w:r>
      <w:r>
        <w:rPr>
          <w:spacing w:val="8"/>
        </w:rPr>
        <w:t xml:space="preserve"> </w:t>
      </w:r>
      <w:r>
        <w:t>do</w:t>
      </w:r>
      <w:r>
        <w:rPr>
          <w:spacing w:val="7"/>
        </w:rPr>
        <w:t xml:space="preserve"> </w:t>
      </w:r>
      <w:r>
        <w:t>not</w:t>
      </w:r>
      <w:r>
        <w:rPr>
          <w:spacing w:val="8"/>
        </w:rPr>
        <w:t xml:space="preserve"> </w:t>
      </w:r>
      <w:r>
        <w:t>demonstrate</w:t>
      </w:r>
      <w:r>
        <w:rPr>
          <w:spacing w:val="7"/>
        </w:rPr>
        <w:t xml:space="preserve"> </w:t>
      </w:r>
      <w:r>
        <w:t>a</w:t>
      </w:r>
      <w:r>
        <w:rPr>
          <w:spacing w:val="8"/>
        </w:rPr>
        <w:t xml:space="preserve"> </w:t>
      </w:r>
      <w:r>
        <w:t>consistent</w:t>
      </w:r>
      <w:r>
        <w:rPr>
          <w:spacing w:val="7"/>
        </w:rPr>
        <w:t xml:space="preserve"> </w:t>
      </w:r>
      <w:r>
        <w:t>treatment</w:t>
      </w:r>
      <w:r>
        <w:rPr>
          <w:spacing w:val="8"/>
        </w:rPr>
        <w:t xml:space="preserve"> </w:t>
      </w:r>
      <w:r>
        <w:t>effect.</w:t>
      </w:r>
      <w:r>
        <w:rPr>
          <w:spacing w:val="43"/>
        </w:rPr>
        <w:t xml:space="preserve"> </w:t>
      </w:r>
      <w:r>
        <w:rPr>
          <w:spacing w:val="-4"/>
        </w:rPr>
        <w:t>This</w:t>
      </w:r>
    </w:p>
    <w:p w14:paraId="4471F2F1" w14:textId="77777777" w:rsidR="00C96556" w:rsidRDefault="00C96556">
      <w:pPr>
        <w:pStyle w:val="BodyText"/>
        <w:spacing w:line="391" w:lineRule="auto"/>
        <w:jc w:val="both"/>
        <w:sectPr w:rsidR="00C96556">
          <w:pgSz w:w="12240" w:h="15840"/>
          <w:pgMar w:top="1560" w:right="360" w:bottom="1020" w:left="1440" w:header="0" w:footer="749" w:gutter="0"/>
          <w:cols w:space="720"/>
        </w:sectPr>
      </w:pPr>
    </w:p>
    <w:p w14:paraId="6281DCAB" w14:textId="77777777" w:rsidR="00C96556" w:rsidRDefault="00C96556">
      <w:pPr>
        <w:pStyle w:val="BodyText"/>
        <w:rPr>
          <w:sz w:val="20"/>
        </w:rPr>
      </w:pPr>
    </w:p>
    <w:p w14:paraId="2AFB7326" w14:textId="77777777" w:rsidR="00C96556" w:rsidRDefault="00C96556">
      <w:pPr>
        <w:pStyle w:val="BodyText"/>
        <w:rPr>
          <w:sz w:val="20"/>
        </w:rPr>
      </w:pPr>
    </w:p>
    <w:p w14:paraId="0B7D4948" w14:textId="77777777" w:rsidR="00C96556" w:rsidRDefault="00C96556">
      <w:pPr>
        <w:pStyle w:val="BodyText"/>
        <w:rPr>
          <w:sz w:val="20"/>
        </w:rPr>
      </w:pPr>
    </w:p>
    <w:p w14:paraId="607105C7" w14:textId="77777777" w:rsidR="00C96556" w:rsidRDefault="00C96556">
      <w:pPr>
        <w:pStyle w:val="BodyText"/>
        <w:rPr>
          <w:sz w:val="20"/>
        </w:rPr>
      </w:pPr>
    </w:p>
    <w:p w14:paraId="6AF78D17" w14:textId="77777777" w:rsidR="00C96556" w:rsidRDefault="00C96556">
      <w:pPr>
        <w:pStyle w:val="BodyText"/>
        <w:rPr>
          <w:sz w:val="20"/>
        </w:rPr>
      </w:pPr>
    </w:p>
    <w:p w14:paraId="35EC977A" w14:textId="77777777" w:rsidR="00C96556" w:rsidRDefault="00C96556">
      <w:pPr>
        <w:pStyle w:val="BodyText"/>
        <w:rPr>
          <w:sz w:val="20"/>
        </w:rPr>
      </w:pPr>
    </w:p>
    <w:p w14:paraId="507C015B" w14:textId="77777777" w:rsidR="00C96556" w:rsidRDefault="00C96556">
      <w:pPr>
        <w:pStyle w:val="BodyText"/>
        <w:rPr>
          <w:sz w:val="20"/>
        </w:rPr>
      </w:pPr>
    </w:p>
    <w:p w14:paraId="404CD853" w14:textId="77777777" w:rsidR="00C96556" w:rsidRDefault="00C96556">
      <w:pPr>
        <w:pStyle w:val="BodyText"/>
        <w:rPr>
          <w:sz w:val="20"/>
        </w:rPr>
      </w:pPr>
    </w:p>
    <w:p w14:paraId="5F13C0F1" w14:textId="77777777" w:rsidR="00C96556" w:rsidRDefault="00C96556">
      <w:pPr>
        <w:pStyle w:val="BodyText"/>
        <w:rPr>
          <w:sz w:val="20"/>
        </w:rPr>
      </w:pPr>
    </w:p>
    <w:p w14:paraId="13DDC0C2" w14:textId="77777777" w:rsidR="00C96556" w:rsidRDefault="00C96556">
      <w:pPr>
        <w:pStyle w:val="BodyText"/>
        <w:rPr>
          <w:sz w:val="20"/>
        </w:rPr>
      </w:pPr>
    </w:p>
    <w:p w14:paraId="3D3898D6" w14:textId="77777777" w:rsidR="00C96556" w:rsidRDefault="00C96556">
      <w:pPr>
        <w:pStyle w:val="BodyText"/>
        <w:spacing w:before="52"/>
        <w:rPr>
          <w:sz w:val="20"/>
        </w:rPr>
      </w:pPr>
    </w:p>
    <w:p w14:paraId="3F4C12B9" w14:textId="77777777" w:rsidR="00C96556" w:rsidRDefault="00F61671">
      <w:pPr>
        <w:pStyle w:val="BodyText"/>
        <w:ind w:left="96"/>
        <w:rPr>
          <w:sz w:val="20"/>
        </w:rPr>
      </w:pPr>
      <w:r>
        <w:rPr>
          <w:noProof/>
          <w:sz w:val="20"/>
        </w:rPr>
        <w:drawing>
          <wp:inline distT="0" distB="0" distL="0" distR="0" wp14:anchorId="252E32AA" wp14:editId="785A6C36">
            <wp:extent cx="5840444" cy="388077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0" cstate="print"/>
                    <a:stretch>
                      <a:fillRect/>
                    </a:stretch>
                  </pic:blipFill>
                  <pic:spPr>
                    <a:xfrm>
                      <a:off x="0" y="0"/>
                      <a:ext cx="5840444" cy="3880770"/>
                    </a:xfrm>
                    <a:prstGeom prst="rect">
                      <a:avLst/>
                    </a:prstGeom>
                  </pic:spPr>
                </pic:pic>
              </a:graphicData>
            </a:graphic>
          </wp:inline>
        </w:drawing>
      </w:r>
    </w:p>
    <w:p w14:paraId="647719E6" w14:textId="77777777" w:rsidR="00C96556" w:rsidRDefault="00C96556">
      <w:pPr>
        <w:pStyle w:val="BodyText"/>
        <w:spacing w:before="113"/>
      </w:pPr>
    </w:p>
    <w:p w14:paraId="48296C76" w14:textId="77777777" w:rsidR="00C96556" w:rsidRDefault="00F61671">
      <w:pPr>
        <w:pStyle w:val="BodyText"/>
        <w:ind w:left="1241"/>
      </w:pPr>
      <w:bookmarkStart w:id="179" w:name="_bookmark20"/>
      <w:bookmarkEnd w:id="179"/>
      <w:r>
        <w:rPr>
          <w:w w:val="105"/>
        </w:rPr>
        <w:t>Figure</w:t>
      </w:r>
      <w:r>
        <w:rPr>
          <w:spacing w:val="8"/>
          <w:w w:val="105"/>
        </w:rPr>
        <w:t xml:space="preserve"> </w:t>
      </w:r>
      <w:r>
        <w:rPr>
          <w:w w:val="105"/>
        </w:rPr>
        <w:t>7:</w:t>
      </w:r>
      <w:r>
        <w:rPr>
          <w:spacing w:val="32"/>
          <w:w w:val="105"/>
        </w:rPr>
        <w:t xml:space="preserve"> </w:t>
      </w:r>
      <w:r>
        <w:rPr>
          <w:w w:val="105"/>
        </w:rPr>
        <w:t>Median</w:t>
      </w:r>
      <w:r>
        <w:rPr>
          <w:spacing w:val="9"/>
          <w:w w:val="105"/>
        </w:rPr>
        <w:t xml:space="preserve"> </w:t>
      </w:r>
      <w:r>
        <w:rPr>
          <w:w w:val="105"/>
        </w:rPr>
        <w:t>Housing</w:t>
      </w:r>
      <w:r>
        <w:rPr>
          <w:spacing w:val="9"/>
          <w:w w:val="105"/>
        </w:rPr>
        <w:t xml:space="preserve"> </w:t>
      </w:r>
      <w:r>
        <w:rPr>
          <w:w w:val="105"/>
        </w:rPr>
        <w:t>Price</w:t>
      </w:r>
      <w:r>
        <w:rPr>
          <w:spacing w:val="9"/>
          <w:w w:val="105"/>
        </w:rPr>
        <w:t xml:space="preserve"> </w:t>
      </w:r>
      <w:r>
        <w:rPr>
          <w:w w:val="105"/>
        </w:rPr>
        <w:t>based</w:t>
      </w:r>
      <w:r>
        <w:rPr>
          <w:spacing w:val="10"/>
          <w:w w:val="105"/>
        </w:rPr>
        <w:t xml:space="preserve"> </w:t>
      </w:r>
      <w:r>
        <w:rPr>
          <w:w w:val="105"/>
        </w:rPr>
        <w:t>on</w:t>
      </w:r>
      <w:r>
        <w:rPr>
          <w:spacing w:val="9"/>
          <w:w w:val="105"/>
        </w:rPr>
        <w:t xml:space="preserve"> </w:t>
      </w:r>
      <w:r>
        <w:rPr>
          <w:w w:val="105"/>
        </w:rPr>
        <w:t>Quantiles:</w:t>
      </w:r>
      <w:r>
        <w:rPr>
          <w:spacing w:val="31"/>
          <w:w w:val="105"/>
        </w:rPr>
        <w:t xml:space="preserve"> </w:t>
      </w:r>
      <w:r>
        <w:rPr>
          <w:w w:val="105"/>
        </w:rPr>
        <w:t>20%</w:t>
      </w:r>
      <w:r>
        <w:rPr>
          <w:spacing w:val="9"/>
          <w:w w:val="105"/>
        </w:rPr>
        <w:t xml:space="preserve"> </w:t>
      </w:r>
      <w:r>
        <w:rPr>
          <w:w w:val="105"/>
        </w:rPr>
        <w:t>and</w:t>
      </w:r>
      <w:r>
        <w:rPr>
          <w:spacing w:val="9"/>
          <w:w w:val="105"/>
        </w:rPr>
        <w:t xml:space="preserve"> </w:t>
      </w:r>
      <w:r>
        <w:rPr>
          <w:spacing w:val="-5"/>
          <w:w w:val="105"/>
        </w:rPr>
        <w:t>80%</w:t>
      </w:r>
    </w:p>
    <w:p w14:paraId="7832D7E2" w14:textId="77777777" w:rsidR="00C96556" w:rsidRDefault="00C96556">
      <w:pPr>
        <w:pStyle w:val="BodyText"/>
        <w:sectPr w:rsidR="00C96556">
          <w:pgSz w:w="12240" w:h="15840"/>
          <w:pgMar w:top="1820" w:right="360" w:bottom="1020" w:left="1440" w:header="0" w:footer="749" w:gutter="0"/>
          <w:cols w:space="720"/>
        </w:sectPr>
      </w:pPr>
    </w:p>
    <w:p w14:paraId="51910451" w14:textId="77777777" w:rsidR="00C96556" w:rsidRDefault="00F61671">
      <w:pPr>
        <w:pStyle w:val="BodyText"/>
        <w:spacing w:before="33" w:after="46"/>
        <w:jc w:val="both"/>
      </w:pPr>
      <w:bookmarkStart w:id="180" w:name="_bookmark21"/>
      <w:bookmarkEnd w:id="180"/>
      <w:r>
        <w:rPr>
          <w:w w:val="105"/>
        </w:rPr>
        <w:lastRenderedPageBreak/>
        <w:t>Table</w:t>
      </w:r>
      <w:r>
        <w:rPr>
          <w:spacing w:val="-10"/>
          <w:w w:val="105"/>
        </w:rPr>
        <w:t xml:space="preserve"> </w:t>
      </w:r>
      <w:r>
        <w:rPr>
          <w:w w:val="105"/>
        </w:rPr>
        <w:t>5:</w:t>
      </w:r>
      <w:r>
        <w:rPr>
          <w:spacing w:val="19"/>
          <w:w w:val="105"/>
        </w:rPr>
        <w:t xml:space="preserve"> </w:t>
      </w:r>
      <w:r>
        <w:rPr>
          <w:w w:val="105"/>
        </w:rPr>
        <w:t>Quantile-level</w:t>
      </w:r>
      <w:r>
        <w:rPr>
          <w:spacing w:val="-9"/>
          <w:w w:val="105"/>
        </w:rPr>
        <w:t xml:space="preserve"> </w:t>
      </w:r>
      <w:r>
        <w:rPr>
          <w:w w:val="105"/>
        </w:rPr>
        <w:t>Treatment</w:t>
      </w:r>
      <w:r>
        <w:rPr>
          <w:spacing w:val="-9"/>
          <w:w w:val="105"/>
        </w:rPr>
        <w:t xml:space="preserve"> </w:t>
      </w:r>
      <w:r>
        <w:rPr>
          <w:w w:val="105"/>
        </w:rPr>
        <w:t>Effects</w:t>
      </w:r>
      <w:r>
        <w:rPr>
          <w:spacing w:val="-10"/>
          <w:w w:val="105"/>
        </w:rPr>
        <w:t xml:space="preserve"> </w:t>
      </w:r>
      <w:r>
        <w:rPr>
          <w:w w:val="105"/>
        </w:rPr>
        <w:t>of</w:t>
      </w:r>
      <w:r>
        <w:rPr>
          <w:spacing w:val="-10"/>
          <w:w w:val="105"/>
        </w:rPr>
        <w:t xml:space="preserve"> </w:t>
      </w:r>
      <w:r>
        <w:rPr>
          <w:w w:val="105"/>
        </w:rPr>
        <w:t>Cutting</w:t>
      </w:r>
      <w:r>
        <w:rPr>
          <w:spacing w:val="-10"/>
          <w:w w:val="105"/>
        </w:rPr>
        <w:t xml:space="preserve"> </w:t>
      </w:r>
      <w:r>
        <w:rPr>
          <w:w w:val="105"/>
        </w:rPr>
        <w:t>Road</w:t>
      </w:r>
      <w:r>
        <w:rPr>
          <w:spacing w:val="-9"/>
          <w:w w:val="105"/>
        </w:rPr>
        <w:t xml:space="preserve"> </w:t>
      </w:r>
      <w:r>
        <w:rPr>
          <w:w w:val="105"/>
        </w:rPr>
        <w:t>Spending</w:t>
      </w:r>
      <w:r>
        <w:rPr>
          <w:spacing w:val="-9"/>
          <w:w w:val="105"/>
        </w:rPr>
        <w:t xml:space="preserve"> </w:t>
      </w:r>
      <w:r>
        <w:rPr>
          <w:w w:val="105"/>
        </w:rPr>
        <w:t>on</w:t>
      </w:r>
      <w:r>
        <w:rPr>
          <w:spacing w:val="-9"/>
          <w:w w:val="105"/>
        </w:rPr>
        <w:t xml:space="preserve"> </w:t>
      </w:r>
      <w:r>
        <w:rPr>
          <w:w w:val="105"/>
        </w:rPr>
        <w:t>Median</w:t>
      </w:r>
      <w:r>
        <w:rPr>
          <w:spacing w:val="-10"/>
          <w:w w:val="105"/>
        </w:rPr>
        <w:t xml:space="preserve"> </w:t>
      </w:r>
      <w:r>
        <w:rPr>
          <w:w w:val="105"/>
        </w:rPr>
        <w:t>House</w:t>
      </w:r>
      <w:r>
        <w:rPr>
          <w:spacing w:val="-10"/>
          <w:w w:val="105"/>
        </w:rPr>
        <w:t xml:space="preserve"> </w:t>
      </w:r>
      <w:r>
        <w:rPr>
          <w:spacing w:val="-2"/>
          <w:w w:val="105"/>
        </w:rPr>
        <w:t>Prices</w:t>
      </w:r>
    </w:p>
    <w:tbl>
      <w:tblPr>
        <w:tblW w:w="0" w:type="auto"/>
        <w:tblInd w:w="7" w:type="dxa"/>
        <w:tblLayout w:type="fixed"/>
        <w:tblCellMar>
          <w:left w:w="0" w:type="dxa"/>
          <w:right w:w="0" w:type="dxa"/>
        </w:tblCellMar>
        <w:tblLook w:val="01E0" w:firstRow="1" w:lastRow="1" w:firstColumn="1" w:lastColumn="1" w:noHBand="0" w:noVBand="0"/>
      </w:tblPr>
      <w:tblGrid>
        <w:gridCol w:w="1167"/>
        <w:gridCol w:w="995"/>
        <w:gridCol w:w="1072"/>
        <w:gridCol w:w="1072"/>
        <w:gridCol w:w="1072"/>
        <w:gridCol w:w="1072"/>
        <w:gridCol w:w="1072"/>
        <w:gridCol w:w="1071"/>
      </w:tblGrid>
      <w:tr w:rsidR="00C96556" w14:paraId="2B2991C1" w14:textId="77777777">
        <w:trPr>
          <w:trHeight w:val="286"/>
        </w:trPr>
        <w:tc>
          <w:tcPr>
            <w:tcW w:w="1167" w:type="dxa"/>
            <w:tcBorders>
              <w:top w:val="single" w:sz="4" w:space="0" w:color="000000"/>
              <w:bottom w:val="single" w:sz="4" w:space="0" w:color="000000"/>
            </w:tcBorders>
          </w:tcPr>
          <w:p w14:paraId="435F8426" w14:textId="77777777" w:rsidR="00C96556" w:rsidRDefault="00F61671">
            <w:pPr>
              <w:pStyle w:val="TableParagraph"/>
              <w:spacing w:line="266" w:lineRule="exact"/>
              <w:ind w:left="119"/>
              <w:rPr>
                <w:sz w:val="24"/>
              </w:rPr>
            </w:pPr>
            <w:r>
              <w:rPr>
                <w:spacing w:val="-2"/>
                <w:sz w:val="24"/>
              </w:rPr>
              <w:t>Percentile</w:t>
            </w:r>
          </w:p>
        </w:tc>
        <w:tc>
          <w:tcPr>
            <w:tcW w:w="995" w:type="dxa"/>
            <w:tcBorders>
              <w:top w:val="single" w:sz="4" w:space="0" w:color="000000"/>
              <w:bottom w:val="single" w:sz="4" w:space="0" w:color="000000"/>
            </w:tcBorders>
          </w:tcPr>
          <w:p w14:paraId="425D6EC9" w14:textId="77777777" w:rsidR="00C96556" w:rsidRDefault="00F61671">
            <w:pPr>
              <w:pStyle w:val="TableParagraph"/>
              <w:spacing w:line="266" w:lineRule="exact"/>
              <w:ind w:right="76"/>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bottom w:val="single" w:sz="4" w:space="0" w:color="000000"/>
            </w:tcBorders>
          </w:tcPr>
          <w:p w14:paraId="156FEBB7" w14:textId="77777777" w:rsidR="00C96556" w:rsidRDefault="00F61671">
            <w:pPr>
              <w:pStyle w:val="TableParagraph"/>
              <w:spacing w:line="266" w:lineRule="exact"/>
              <w:ind w:left="4"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01B28508" w14:textId="77777777" w:rsidR="00C96556" w:rsidRDefault="00F61671">
            <w:pPr>
              <w:pStyle w:val="TableParagraph"/>
              <w:spacing w:line="266" w:lineRule="exact"/>
              <w:ind w:left="3"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Borders>
              <w:top w:val="single" w:sz="4" w:space="0" w:color="000000"/>
              <w:bottom w:val="single" w:sz="4" w:space="0" w:color="000000"/>
            </w:tcBorders>
          </w:tcPr>
          <w:p w14:paraId="38A62433" w14:textId="77777777" w:rsidR="00C96556" w:rsidRDefault="00F61671">
            <w:pPr>
              <w:pStyle w:val="TableParagraph"/>
              <w:spacing w:line="266" w:lineRule="exact"/>
              <w:ind w:left="2"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Borders>
              <w:top w:val="single" w:sz="4" w:space="0" w:color="000000"/>
              <w:bottom w:val="single" w:sz="4" w:space="0" w:color="000000"/>
            </w:tcBorders>
          </w:tcPr>
          <w:p w14:paraId="58C79D62" w14:textId="77777777" w:rsidR="00C96556" w:rsidRDefault="00F61671">
            <w:pPr>
              <w:pStyle w:val="TableParagraph"/>
              <w:spacing w:line="266" w:lineRule="exact"/>
              <w:ind w:left="1"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Borders>
              <w:top w:val="single" w:sz="4" w:space="0" w:color="000000"/>
              <w:bottom w:val="single" w:sz="4" w:space="0" w:color="000000"/>
            </w:tcBorders>
          </w:tcPr>
          <w:p w14:paraId="7CED95CF" w14:textId="77777777" w:rsidR="00C96556" w:rsidRDefault="00F61671">
            <w:pPr>
              <w:pStyle w:val="TableParagraph"/>
              <w:spacing w:line="266" w:lineRule="exact"/>
              <w:ind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1" w:type="dxa"/>
            <w:tcBorders>
              <w:top w:val="single" w:sz="4" w:space="0" w:color="000000"/>
              <w:bottom w:val="single" w:sz="4" w:space="0" w:color="000000"/>
            </w:tcBorders>
          </w:tcPr>
          <w:p w14:paraId="419924E7" w14:textId="77777777" w:rsidR="00C96556" w:rsidRDefault="00F61671">
            <w:pPr>
              <w:pStyle w:val="TableParagraph"/>
              <w:spacing w:line="266" w:lineRule="exact"/>
              <w:ind w:right="4"/>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C96556" w14:paraId="700482DD" w14:textId="77777777">
        <w:trPr>
          <w:trHeight w:val="286"/>
        </w:trPr>
        <w:tc>
          <w:tcPr>
            <w:tcW w:w="1167" w:type="dxa"/>
            <w:tcBorders>
              <w:top w:val="single" w:sz="4" w:space="0" w:color="000000"/>
            </w:tcBorders>
          </w:tcPr>
          <w:p w14:paraId="74C958CD" w14:textId="77777777" w:rsidR="00C96556" w:rsidRDefault="00F61671">
            <w:pPr>
              <w:pStyle w:val="TableParagraph"/>
              <w:spacing w:line="266" w:lineRule="exact"/>
              <w:ind w:left="119"/>
              <w:rPr>
                <w:sz w:val="24"/>
              </w:rPr>
            </w:pPr>
            <w:r>
              <w:rPr>
                <w:spacing w:val="-5"/>
                <w:w w:val="105"/>
                <w:sz w:val="24"/>
              </w:rPr>
              <w:t>10%</w:t>
            </w:r>
          </w:p>
        </w:tc>
        <w:tc>
          <w:tcPr>
            <w:tcW w:w="995" w:type="dxa"/>
            <w:tcBorders>
              <w:top w:val="single" w:sz="4" w:space="0" w:color="000000"/>
            </w:tcBorders>
          </w:tcPr>
          <w:p w14:paraId="6B609972" w14:textId="77777777" w:rsidR="00C96556" w:rsidRDefault="00F61671">
            <w:pPr>
              <w:pStyle w:val="TableParagraph"/>
              <w:spacing w:line="266" w:lineRule="exact"/>
              <w:ind w:left="1" w:right="76"/>
              <w:jc w:val="center"/>
              <w:rPr>
                <w:sz w:val="24"/>
              </w:rPr>
            </w:pPr>
            <w:r>
              <w:rPr>
                <w:spacing w:val="-2"/>
                <w:sz w:val="24"/>
              </w:rPr>
              <w:t>-6,433</w:t>
            </w:r>
          </w:p>
        </w:tc>
        <w:tc>
          <w:tcPr>
            <w:tcW w:w="1072" w:type="dxa"/>
            <w:tcBorders>
              <w:top w:val="single" w:sz="4" w:space="0" w:color="000000"/>
            </w:tcBorders>
          </w:tcPr>
          <w:p w14:paraId="73EB96AF" w14:textId="77777777" w:rsidR="00C96556" w:rsidRDefault="00F61671">
            <w:pPr>
              <w:pStyle w:val="TableParagraph"/>
              <w:spacing w:line="266" w:lineRule="exact"/>
              <w:ind w:left="3" w:right="4"/>
              <w:jc w:val="center"/>
              <w:rPr>
                <w:sz w:val="24"/>
              </w:rPr>
            </w:pPr>
            <w:r>
              <w:rPr>
                <w:spacing w:val="-2"/>
                <w:sz w:val="24"/>
              </w:rPr>
              <w:t>-22,570</w:t>
            </w:r>
          </w:p>
        </w:tc>
        <w:tc>
          <w:tcPr>
            <w:tcW w:w="1072" w:type="dxa"/>
            <w:tcBorders>
              <w:top w:val="single" w:sz="4" w:space="0" w:color="000000"/>
            </w:tcBorders>
          </w:tcPr>
          <w:p w14:paraId="3000A38C" w14:textId="77777777" w:rsidR="00C96556" w:rsidRDefault="00F61671">
            <w:pPr>
              <w:pStyle w:val="TableParagraph"/>
              <w:spacing w:line="266" w:lineRule="exact"/>
              <w:ind w:left="4" w:right="4"/>
              <w:jc w:val="center"/>
              <w:rPr>
                <w:sz w:val="24"/>
              </w:rPr>
            </w:pPr>
            <w:r>
              <w:rPr>
                <w:spacing w:val="-2"/>
                <w:sz w:val="24"/>
              </w:rPr>
              <w:t>-9,602</w:t>
            </w:r>
          </w:p>
        </w:tc>
        <w:tc>
          <w:tcPr>
            <w:tcW w:w="1072" w:type="dxa"/>
            <w:tcBorders>
              <w:top w:val="single" w:sz="4" w:space="0" w:color="000000"/>
            </w:tcBorders>
          </w:tcPr>
          <w:p w14:paraId="238F01F6" w14:textId="77777777" w:rsidR="00C96556" w:rsidRDefault="00F61671">
            <w:pPr>
              <w:pStyle w:val="TableParagraph"/>
              <w:spacing w:line="266" w:lineRule="exact"/>
              <w:ind w:left="3" w:right="4"/>
              <w:jc w:val="center"/>
              <w:rPr>
                <w:sz w:val="24"/>
              </w:rPr>
            </w:pPr>
            <w:r>
              <w:rPr>
                <w:spacing w:val="-2"/>
                <w:sz w:val="24"/>
              </w:rPr>
              <w:t>-12,984</w:t>
            </w:r>
          </w:p>
        </w:tc>
        <w:tc>
          <w:tcPr>
            <w:tcW w:w="1072" w:type="dxa"/>
            <w:tcBorders>
              <w:top w:val="single" w:sz="4" w:space="0" w:color="000000"/>
            </w:tcBorders>
          </w:tcPr>
          <w:p w14:paraId="404AF483" w14:textId="77777777" w:rsidR="00C96556" w:rsidRDefault="00F61671">
            <w:pPr>
              <w:pStyle w:val="TableParagraph"/>
              <w:spacing w:line="266" w:lineRule="exact"/>
              <w:ind w:left="2" w:right="4"/>
              <w:jc w:val="center"/>
              <w:rPr>
                <w:sz w:val="24"/>
              </w:rPr>
            </w:pPr>
            <w:r>
              <w:rPr>
                <w:spacing w:val="-2"/>
                <w:sz w:val="24"/>
              </w:rPr>
              <w:t>-11,217</w:t>
            </w:r>
          </w:p>
        </w:tc>
        <w:tc>
          <w:tcPr>
            <w:tcW w:w="1072" w:type="dxa"/>
            <w:tcBorders>
              <w:top w:val="single" w:sz="4" w:space="0" w:color="000000"/>
            </w:tcBorders>
          </w:tcPr>
          <w:p w14:paraId="16931DA2" w14:textId="77777777" w:rsidR="00C96556" w:rsidRDefault="00F61671">
            <w:pPr>
              <w:pStyle w:val="TableParagraph"/>
              <w:spacing w:line="266" w:lineRule="exact"/>
              <w:ind w:left="1" w:right="4"/>
              <w:jc w:val="center"/>
              <w:rPr>
                <w:sz w:val="24"/>
              </w:rPr>
            </w:pPr>
            <w:r>
              <w:rPr>
                <w:spacing w:val="-2"/>
                <w:sz w:val="24"/>
              </w:rPr>
              <w:t>-6,569</w:t>
            </w:r>
          </w:p>
        </w:tc>
        <w:tc>
          <w:tcPr>
            <w:tcW w:w="1071" w:type="dxa"/>
            <w:tcBorders>
              <w:top w:val="single" w:sz="4" w:space="0" w:color="000000"/>
            </w:tcBorders>
          </w:tcPr>
          <w:p w14:paraId="24E493BD" w14:textId="77777777" w:rsidR="00C96556" w:rsidRDefault="00F61671">
            <w:pPr>
              <w:pStyle w:val="TableParagraph"/>
              <w:spacing w:line="266" w:lineRule="exact"/>
              <w:ind w:left="1" w:right="4"/>
              <w:jc w:val="center"/>
              <w:rPr>
                <w:sz w:val="24"/>
              </w:rPr>
            </w:pPr>
            <w:r>
              <w:rPr>
                <w:spacing w:val="-2"/>
                <w:sz w:val="24"/>
              </w:rPr>
              <w:t>-1,326</w:t>
            </w:r>
          </w:p>
        </w:tc>
      </w:tr>
      <w:tr w:rsidR="00C96556" w14:paraId="70E7C8C9" w14:textId="77777777">
        <w:trPr>
          <w:trHeight w:val="288"/>
        </w:trPr>
        <w:tc>
          <w:tcPr>
            <w:tcW w:w="1167" w:type="dxa"/>
          </w:tcPr>
          <w:p w14:paraId="781D43E1" w14:textId="77777777" w:rsidR="00C96556" w:rsidRDefault="00C96556">
            <w:pPr>
              <w:pStyle w:val="TableParagraph"/>
              <w:spacing w:line="240" w:lineRule="auto"/>
              <w:rPr>
                <w:rFonts w:ascii="Times New Roman"/>
                <w:sz w:val="20"/>
              </w:rPr>
            </w:pPr>
          </w:p>
        </w:tc>
        <w:tc>
          <w:tcPr>
            <w:tcW w:w="995" w:type="dxa"/>
          </w:tcPr>
          <w:p w14:paraId="15C208A6" w14:textId="77777777" w:rsidR="00C96556" w:rsidRDefault="00F61671">
            <w:pPr>
              <w:pStyle w:val="TableParagraph"/>
              <w:ind w:right="76"/>
              <w:jc w:val="center"/>
              <w:rPr>
                <w:sz w:val="24"/>
              </w:rPr>
            </w:pPr>
            <w:r>
              <w:rPr>
                <w:spacing w:val="-2"/>
                <w:w w:val="105"/>
                <w:sz w:val="24"/>
              </w:rPr>
              <w:t>(9,364)</w:t>
            </w:r>
          </w:p>
        </w:tc>
        <w:tc>
          <w:tcPr>
            <w:tcW w:w="1072" w:type="dxa"/>
          </w:tcPr>
          <w:p w14:paraId="4FD29029" w14:textId="77777777" w:rsidR="00C96556" w:rsidRDefault="00F61671">
            <w:pPr>
              <w:pStyle w:val="TableParagraph"/>
              <w:ind w:left="4" w:right="4"/>
              <w:jc w:val="center"/>
              <w:rPr>
                <w:sz w:val="24"/>
              </w:rPr>
            </w:pPr>
            <w:r>
              <w:rPr>
                <w:spacing w:val="-2"/>
                <w:w w:val="105"/>
                <w:sz w:val="24"/>
              </w:rPr>
              <w:t>(9,065)</w:t>
            </w:r>
          </w:p>
        </w:tc>
        <w:tc>
          <w:tcPr>
            <w:tcW w:w="1072" w:type="dxa"/>
          </w:tcPr>
          <w:p w14:paraId="5BF15626" w14:textId="77777777" w:rsidR="00C96556" w:rsidRDefault="00F61671">
            <w:pPr>
              <w:pStyle w:val="TableParagraph"/>
              <w:ind w:left="4" w:right="4"/>
              <w:jc w:val="center"/>
              <w:rPr>
                <w:sz w:val="24"/>
              </w:rPr>
            </w:pPr>
            <w:r>
              <w:rPr>
                <w:spacing w:val="-2"/>
                <w:w w:val="105"/>
                <w:sz w:val="24"/>
              </w:rPr>
              <w:t>(9,205)</w:t>
            </w:r>
          </w:p>
        </w:tc>
        <w:tc>
          <w:tcPr>
            <w:tcW w:w="1072" w:type="dxa"/>
          </w:tcPr>
          <w:p w14:paraId="5482E72A" w14:textId="77777777" w:rsidR="00C96556" w:rsidRDefault="00F61671">
            <w:pPr>
              <w:pStyle w:val="TableParagraph"/>
              <w:ind w:left="3" w:right="4"/>
              <w:jc w:val="center"/>
              <w:rPr>
                <w:sz w:val="24"/>
              </w:rPr>
            </w:pPr>
            <w:r>
              <w:rPr>
                <w:spacing w:val="-2"/>
                <w:w w:val="105"/>
                <w:sz w:val="24"/>
              </w:rPr>
              <w:t>(8,420)</w:t>
            </w:r>
          </w:p>
        </w:tc>
        <w:tc>
          <w:tcPr>
            <w:tcW w:w="1072" w:type="dxa"/>
          </w:tcPr>
          <w:p w14:paraId="3CEB1DA9" w14:textId="77777777" w:rsidR="00C96556" w:rsidRDefault="00F61671">
            <w:pPr>
              <w:pStyle w:val="TableParagraph"/>
              <w:ind w:left="3" w:right="4"/>
              <w:jc w:val="center"/>
              <w:rPr>
                <w:sz w:val="24"/>
              </w:rPr>
            </w:pPr>
            <w:r>
              <w:rPr>
                <w:spacing w:val="-2"/>
                <w:w w:val="105"/>
                <w:sz w:val="24"/>
              </w:rPr>
              <w:t>(9,136)</w:t>
            </w:r>
          </w:p>
        </w:tc>
        <w:tc>
          <w:tcPr>
            <w:tcW w:w="1072" w:type="dxa"/>
          </w:tcPr>
          <w:p w14:paraId="22DDA959" w14:textId="77777777" w:rsidR="00C96556" w:rsidRDefault="00F61671">
            <w:pPr>
              <w:pStyle w:val="TableParagraph"/>
              <w:ind w:left="2" w:right="4"/>
              <w:jc w:val="center"/>
              <w:rPr>
                <w:sz w:val="24"/>
              </w:rPr>
            </w:pPr>
            <w:r>
              <w:rPr>
                <w:spacing w:val="-2"/>
                <w:sz w:val="24"/>
              </w:rPr>
              <w:t>(10,809)</w:t>
            </w:r>
          </w:p>
        </w:tc>
        <w:tc>
          <w:tcPr>
            <w:tcW w:w="1071" w:type="dxa"/>
          </w:tcPr>
          <w:p w14:paraId="2CB683B7" w14:textId="77777777" w:rsidR="00C96556" w:rsidRDefault="00F61671">
            <w:pPr>
              <w:pStyle w:val="TableParagraph"/>
              <w:ind w:left="2" w:right="4"/>
              <w:jc w:val="center"/>
              <w:rPr>
                <w:sz w:val="24"/>
              </w:rPr>
            </w:pPr>
            <w:r>
              <w:rPr>
                <w:spacing w:val="-2"/>
                <w:w w:val="105"/>
                <w:sz w:val="24"/>
              </w:rPr>
              <w:t>(8,793)</w:t>
            </w:r>
          </w:p>
        </w:tc>
      </w:tr>
      <w:tr w:rsidR="00C96556" w14:paraId="19F437E3" w14:textId="77777777">
        <w:trPr>
          <w:trHeight w:val="288"/>
        </w:trPr>
        <w:tc>
          <w:tcPr>
            <w:tcW w:w="1167" w:type="dxa"/>
          </w:tcPr>
          <w:p w14:paraId="070EC7E6" w14:textId="77777777" w:rsidR="00C96556" w:rsidRDefault="00F61671">
            <w:pPr>
              <w:pStyle w:val="TableParagraph"/>
              <w:ind w:left="119"/>
              <w:rPr>
                <w:sz w:val="24"/>
              </w:rPr>
            </w:pPr>
            <w:r>
              <w:rPr>
                <w:spacing w:val="-5"/>
                <w:w w:val="105"/>
                <w:sz w:val="24"/>
              </w:rPr>
              <w:t>20%</w:t>
            </w:r>
          </w:p>
        </w:tc>
        <w:tc>
          <w:tcPr>
            <w:tcW w:w="995" w:type="dxa"/>
          </w:tcPr>
          <w:p w14:paraId="5D178637" w14:textId="77777777" w:rsidR="00C96556" w:rsidRDefault="00F61671">
            <w:pPr>
              <w:pStyle w:val="TableParagraph"/>
              <w:ind w:left="1" w:right="76"/>
              <w:jc w:val="center"/>
              <w:rPr>
                <w:sz w:val="24"/>
              </w:rPr>
            </w:pPr>
            <w:r>
              <w:rPr>
                <w:spacing w:val="-2"/>
                <w:sz w:val="24"/>
              </w:rPr>
              <w:t>-5,400</w:t>
            </w:r>
          </w:p>
        </w:tc>
        <w:tc>
          <w:tcPr>
            <w:tcW w:w="1072" w:type="dxa"/>
          </w:tcPr>
          <w:p w14:paraId="6A84C6A4" w14:textId="77777777" w:rsidR="00C96556" w:rsidRDefault="00F61671">
            <w:pPr>
              <w:pStyle w:val="TableParagraph"/>
              <w:ind w:left="3" w:right="4"/>
              <w:jc w:val="center"/>
              <w:rPr>
                <w:sz w:val="24"/>
              </w:rPr>
            </w:pPr>
            <w:r>
              <w:rPr>
                <w:spacing w:val="-2"/>
                <w:sz w:val="24"/>
              </w:rPr>
              <w:t>-15,070</w:t>
            </w:r>
          </w:p>
        </w:tc>
        <w:tc>
          <w:tcPr>
            <w:tcW w:w="1072" w:type="dxa"/>
          </w:tcPr>
          <w:p w14:paraId="02C5798B" w14:textId="77777777" w:rsidR="00C96556" w:rsidRDefault="00F61671">
            <w:pPr>
              <w:pStyle w:val="TableParagraph"/>
              <w:ind w:left="4" w:right="4"/>
              <w:jc w:val="center"/>
              <w:rPr>
                <w:sz w:val="24"/>
              </w:rPr>
            </w:pPr>
            <w:r>
              <w:rPr>
                <w:spacing w:val="-2"/>
                <w:sz w:val="24"/>
              </w:rPr>
              <w:t>4,014</w:t>
            </w:r>
          </w:p>
        </w:tc>
        <w:tc>
          <w:tcPr>
            <w:tcW w:w="1072" w:type="dxa"/>
          </w:tcPr>
          <w:p w14:paraId="6CD4758D" w14:textId="77777777" w:rsidR="00C96556" w:rsidRDefault="00F61671">
            <w:pPr>
              <w:pStyle w:val="TableParagraph"/>
              <w:ind w:left="3" w:right="4"/>
              <w:jc w:val="center"/>
              <w:rPr>
                <w:sz w:val="24"/>
              </w:rPr>
            </w:pPr>
            <w:r>
              <w:rPr>
                <w:spacing w:val="-2"/>
                <w:sz w:val="24"/>
              </w:rPr>
              <w:t>-14,682</w:t>
            </w:r>
          </w:p>
        </w:tc>
        <w:tc>
          <w:tcPr>
            <w:tcW w:w="1072" w:type="dxa"/>
          </w:tcPr>
          <w:p w14:paraId="2DAE9AF0" w14:textId="77777777" w:rsidR="00C96556" w:rsidRDefault="00F61671">
            <w:pPr>
              <w:pStyle w:val="TableParagraph"/>
              <w:ind w:left="2" w:right="4"/>
              <w:jc w:val="center"/>
              <w:rPr>
                <w:sz w:val="24"/>
              </w:rPr>
            </w:pPr>
            <w:r>
              <w:rPr>
                <w:spacing w:val="-2"/>
                <w:sz w:val="24"/>
              </w:rPr>
              <w:t>-15,040</w:t>
            </w:r>
          </w:p>
        </w:tc>
        <w:tc>
          <w:tcPr>
            <w:tcW w:w="1072" w:type="dxa"/>
          </w:tcPr>
          <w:p w14:paraId="1E7AA535" w14:textId="77777777" w:rsidR="00C96556" w:rsidRDefault="00F61671">
            <w:pPr>
              <w:pStyle w:val="TableParagraph"/>
              <w:ind w:left="1" w:right="4"/>
              <w:jc w:val="center"/>
              <w:rPr>
                <w:sz w:val="24"/>
              </w:rPr>
            </w:pPr>
            <w:r>
              <w:rPr>
                <w:sz w:val="24"/>
              </w:rPr>
              <w:t>-</w:t>
            </w:r>
            <w:r>
              <w:rPr>
                <w:spacing w:val="-2"/>
                <w:sz w:val="24"/>
              </w:rPr>
              <w:t>3,228</w:t>
            </w:r>
          </w:p>
        </w:tc>
        <w:tc>
          <w:tcPr>
            <w:tcW w:w="1071" w:type="dxa"/>
          </w:tcPr>
          <w:p w14:paraId="6220A8AF" w14:textId="77777777" w:rsidR="00C96556" w:rsidRDefault="00F61671">
            <w:pPr>
              <w:pStyle w:val="TableParagraph"/>
              <w:ind w:left="1" w:right="4"/>
              <w:jc w:val="center"/>
              <w:rPr>
                <w:sz w:val="24"/>
              </w:rPr>
            </w:pPr>
            <w:r>
              <w:rPr>
                <w:spacing w:val="-5"/>
                <w:sz w:val="24"/>
              </w:rPr>
              <w:t>624</w:t>
            </w:r>
          </w:p>
        </w:tc>
      </w:tr>
      <w:tr w:rsidR="00C96556" w14:paraId="53B8AA9E" w14:textId="77777777">
        <w:trPr>
          <w:trHeight w:val="288"/>
        </w:trPr>
        <w:tc>
          <w:tcPr>
            <w:tcW w:w="1167" w:type="dxa"/>
          </w:tcPr>
          <w:p w14:paraId="4910D209" w14:textId="77777777" w:rsidR="00C96556" w:rsidRDefault="00C96556">
            <w:pPr>
              <w:pStyle w:val="TableParagraph"/>
              <w:spacing w:line="240" w:lineRule="auto"/>
              <w:rPr>
                <w:rFonts w:ascii="Times New Roman"/>
                <w:sz w:val="20"/>
              </w:rPr>
            </w:pPr>
          </w:p>
        </w:tc>
        <w:tc>
          <w:tcPr>
            <w:tcW w:w="995" w:type="dxa"/>
          </w:tcPr>
          <w:p w14:paraId="2556838E" w14:textId="77777777" w:rsidR="00C96556" w:rsidRDefault="00F61671">
            <w:pPr>
              <w:pStyle w:val="TableParagraph"/>
              <w:ind w:right="76"/>
              <w:jc w:val="center"/>
              <w:rPr>
                <w:sz w:val="24"/>
              </w:rPr>
            </w:pPr>
            <w:r>
              <w:rPr>
                <w:spacing w:val="-2"/>
                <w:w w:val="105"/>
                <w:sz w:val="24"/>
              </w:rPr>
              <w:t>(9,983)</w:t>
            </w:r>
          </w:p>
        </w:tc>
        <w:tc>
          <w:tcPr>
            <w:tcW w:w="1072" w:type="dxa"/>
          </w:tcPr>
          <w:p w14:paraId="0301A1BA" w14:textId="77777777" w:rsidR="00C96556" w:rsidRDefault="00F61671">
            <w:pPr>
              <w:pStyle w:val="TableParagraph"/>
              <w:ind w:left="4" w:right="4"/>
              <w:jc w:val="center"/>
              <w:rPr>
                <w:sz w:val="24"/>
              </w:rPr>
            </w:pPr>
            <w:r>
              <w:rPr>
                <w:spacing w:val="-2"/>
                <w:w w:val="105"/>
                <w:sz w:val="24"/>
              </w:rPr>
              <w:t>(9,886)</w:t>
            </w:r>
          </w:p>
        </w:tc>
        <w:tc>
          <w:tcPr>
            <w:tcW w:w="1072" w:type="dxa"/>
          </w:tcPr>
          <w:p w14:paraId="70A60674" w14:textId="77777777" w:rsidR="00C96556" w:rsidRDefault="00F61671">
            <w:pPr>
              <w:pStyle w:val="TableParagraph"/>
              <w:ind w:left="4" w:right="4"/>
              <w:jc w:val="center"/>
              <w:rPr>
                <w:sz w:val="24"/>
              </w:rPr>
            </w:pPr>
            <w:r>
              <w:rPr>
                <w:spacing w:val="-2"/>
                <w:w w:val="105"/>
                <w:sz w:val="24"/>
              </w:rPr>
              <w:t>(7,443)</w:t>
            </w:r>
          </w:p>
        </w:tc>
        <w:tc>
          <w:tcPr>
            <w:tcW w:w="1072" w:type="dxa"/>
          </w:tcPr>
          <w:p w14:paraId="2C527E97" w14:textId="77777777" w:rsidR="00C96556" w:rsidRDefault="00F61671">
            <w:pPr>
              <w:pStyle w:val="TableParagraph"/>
              <w:ind w:left="3" w:right="4"/>
              <w:jc w:val="center"/>
              <w:rPr>
                <w:sz w:val="24"/>
              </w:rPr>
            </w:pPr>
            <w:r>
              <w:rPr>
                <w:spacing w:val="-2"/>
                <w:w w:val="105"/>
                <w:sz w:val="24"/>
              </w:rPr>
              <w:t>(8,502)</w:t>
            </w:r>
          </w:p>
        </w:tc>
        <w:tc>
          <w:tcPr>
            <w:tcW w:w="1072" w:type="dxa"/>
          </w:tcPr>
          <w:p w14:paraId="73CF275E" w14:textId="77777777" w:rsidR="00C96556" w:rsidRDefault="00F61671">
            <w:pPr>
              <w:pStyle w:val="TableParagraph"/>
              <w:ind w:left="3" w:right="4"/>
              <w:jc w:val="center"/>
              <w:rPr>
                <w:sz w:val="24"/>
              </w:rPr>
            </w:pPr>
            <w:r>
              <w:rPr>
                <w:spacing w:val="-2"/>
                <w:w w:val="105"/>
                <w:sz w:val="24"/>
              </w:rPr>
              <w:t>(8,160)</w:t>
            </w:r>
          </w:p>
        </w:tc>
        <w:tc>
          <w:tcPr>
            <w:tcW w:w="1072" w:type="dxa"/>
          </w:tcPr>
          <w:p w14:paraId="6D262A0C" w14:textId="77777777" w:rsidR="00C96556" w:rsidRDefault="00F61671">
            <w:pPr>
              <w:pStyle w:val="TableParagraph"/>
              <w:ind w:left="2" w:right="4"/>
              <w:jc w:val="center"/>
              <w:rPr>
                <w:sz w:val="24"/>
              </w:rPr>
            </w:pPr>
            <w:r>
              <w:rPr>
                <w:spacing w:val="-2"/>
                <w:sz w:val="24"/>
              </w:rPr>
              <w:t>(10,435)</w:t>
            </w:r>
          </w:p>
        </w:tc>
        <w:tc>
          <w:tcPr>
            <w:tcW w:w="1071" w:type="dxa"/>
          </w:tcPr>
          <w:p w14:paraId="6C27F396" w14:textId="77777777" w:rsidR="00C96556" w:rsidRDefault="00F61671">
            <w:pPr>
              <w:pStyle w:val="TableParagraph"/>
              <w:ind w:left="2" w:right="4"/>
              <w:jc w:val="center"/>
              <w:rPr>
                <w:sz w:val="24"/>
              </w:rPr>
            </w:pPr>
            <w:r>
              <w:rPr>
                <w:spacing w:val="-2"/>
                <w:w w:val="105"/>
                <w:sz w:val="24"/>
              </w:rPr>
              <w:t>(8,509)</w:t>
            </w:r>
          </w:p>
        </w:tc>
      </w:tr>
      <w:tr w:rsidR="00C96556" w14:paraId="6690FC45" w14:textId="77777777">
        <w:trPr>
          <w:trHeight w:val="288"/>
        </w:trPr>
        <w:tc>
          <w:tcPr>
            <w:tcW w:w="1167" w:type="dxa"/>
          </w:tcPr>
          <w:p w14:paraId="6E76433E" w14:textId="77777777" w:rsidR="00C96556" w:rsidRDefault="00F61671">
            <w:pPr>
              <w:pStyle w:val="TableParagraph"/>
              <w:ind w:left="119"/>
              <w:rPr>
                <w:sz w:val="24"/>
              </w:rPr>
            </w:pPr>
            <w:r>
              <w:rPr>
                <w:spacing w:val="-5"/>
                <w:w w:val="105"/>
                <w:sz w:val="24"/>
              </w:rPr>
              <w:t>70%</w:t>
            </w:r>
          </w:p>
        </w:tc>
        <w:tc>
          <w:tcPr>
            <w:tcW w:w="995" w:type="dxa"/>
          </w:tcPr>
          <w:p w14:paraId="49FE852E" w14:textId="77777777" w:rsidR="00C96556" w:rsidRDefault="00F61671">
            <w:pPr>
              <w:pStyle w:val="TableParagraph"/>
              <w:ind w:right="76"/>
              <w:jc w:val="center"/>
              <w:rPr>
                <w:sz w:val="24"/>
              </w:rPr>
            </w:pPr>
            <w:r>
              <w:rPr>
                <w:spacing w:val="-2"/>
                <w:sz w:val="24"/>
              </w:rPr>
              <w:t>-21,760</w:t>
            </w:r>
          </w:p>
        </w:tc>
        <w:tc>
          <w:tcPr>
            <w:tcW w:w="1072" w:type="dxa"/>
          </w:tcPr>
          <w:p w14:paraId="4447FFAA" w14:textId="77777777" w:rsidR="00C96556" w:rsidRDefault="00F61671">
            <w:pPr>
              <w:pStyle w:val="TableParagraph"/>
              <w:ind w:left="4" w:right="4"/>
              <w:jc w:val="center"/>
              <w:rPr>
                <w:sz w:val="24"/>
              </w:rPr>
            </w:pPr>
            <w:r>
              <w:rPr>
                <w:spacing w:val="-2"/>
                <w:sz w:val="24"/>
              </w:rPr>
              <w:t>-11,171</w:t>
            </w:r>
          </w:p>
        </w:tc>
        <w:tc>
          <w:tcPr>
            <w:tcW w:w="1072" w:type="dxa"/>
          </w:tcPr>
          <w:p w14:paraId="19280150" w14:textId="77777777" w:rsidR="00C96556" w:rsidRDefault="00F61671">
            <w:pPr>
              <w:pStyle w:val="TableParagraph"/>
              <w:ind w:left="3" w:right="4"/>
              <w:jc w:val="center"/>
              <w:rPr>
                <w:sz w:val="24"/>
              </w:rPr>
            </w:pPr>
            <w:r>
              <w:rPr>
                <w:spacing w:val="-2"/>
                <w:sz w:val="24"/>
              </w:rPr>
              <w:t>-38,082</w:t>
            </w:r>
          </w:p>
        </w:tc>
        <w:tc>
          <w:tcPr>
            <w:tcW w:w="1072" w:type="dxa"/>
          </w:tcPr>
          <w:p w14:paraId="2EC72AC3" w14:textId="77777777" w:rsidR="00C96556" w:rsidRDefault="00F61671">
            <w:pPr>
              <w:pStyle w:val="TableParagraph"/>
              <w:ind w:left="2" w:right="4"/>
              <w:jc w:val="center"/>
              <w:rPr>
                <w:sz w:val="24"/>
              </w:rPr>
            </w:pPr>
            <w:r>
              <w:rPr>
                <w:spacing w:val="-2"/>
                <w:sz w:val="24"/>
              </w:rPr>
              <w:t>-36,685</w:t>
            </w:r>
          </w:p>
        </w:tc>
        <w:tc>
          <w:tcPr>
            <w:tcW w:w="1072" w:type="dxa"/>
          </w:tcPr>
          <w:p w14:paraId="29C0465F" w14:textId="77777777" w:rsidR="00C96556" w:rsidRDefault="00F61671">
            <w:pPr>
              <w:pStyle w:val="TableParagraph"/>
              <w:ind w:left="1" w:right="4"/>
              <w:jc w:val="center"/>
              <w:rPr>
                <w:sz w:val="24"/>
              </w:rPr>
            </w:pPr>
            <w:r>
              <w:rPr>
                <w:spacing w:val="-2"/>
                <w:sz w:val="24"/>
              </w:rPr>
              <w:t>-21,356</w:t>
            </w:r>
          </w:p>
        </w:tc>
        <w:tc>
          <w:tcPr>
            <w:tcW w:w="1072" w:type="dxa"/>
          </w:tcPr>
          <w:p w14:paraId="50586195" w14:textId="77777777" w:rsidR="00C96556" w:rsidRDefault="00F61671">
            <w:pPr>
              <w:pStyle w:val="TableParagraph"/>
              <w:ind w:right="4"/>
              <w:jc w:val="center"/>
              <w:rPr>
                <w:sz w:val="24"/>
              </w:rPr>
            </w:pPr>
            <w:r>
              <w:rPr>
                <w:spacing w:val="-2"/>
                <w:sz w:val="24"/>
              </w:rPr>
              <w:t>-25,605</w:t>
            </w:r>
          </w:p>
        </w:tc>
        <w:tc>
          <w:tcPr>
            <w:tcW w:w="1071" w:type="dxa"/>
          </w:tcPr>
          <w:p w14:paraId="69A47E5F" w14:textId="77777777" w:rsidR="00C96556" w:rsidRDefault="00F61671">
            <w:pPr>
              <w:pStyle w:val="TableParagraph"/>
              <w:ind w:right="4"/>
              <w:jc w:val="center"/>
              <w:rPr>
                <w:sz w:val="24"/>
              </w:rPr>
            </w:pPr>
            <w:r>
              <w:rPr>
                <w:spacing w:val="-2"/>
                <w:sz w:val="24"/>
              </w:rPr>
              <w:t>-18,600</w:t>
            </w:r>
          </w:p>
        </w:tc>
      </w:tr>
      <w:tr w:rsidR="00C96556" w14:paraId="479C2509" w14:textId="77777777">
        <w:trPr>
          <w:trHeight w:val="288"/>
        </w:trPr>
        <w:tc>
          <w:tcPr>
            <w:tcW w:w="1167" w:type="dxa"/>
          </w:tcPr>
          <w:p w14:paraId="632AC346" w14:textId="77777777" w:rsidR="00C96556" w:rsidRDefault="00C96556">
            <w:pPr>
              <w:pStyle w:val="TableParagraph"/>
              <w:spacing w:line="240" w:lineRule="auto"/>
              <w:rPr>
                <w:rFonts w:ascii="Times New Roman"/>
                <w:sz w:val="20"/>
              </w:rPr>
            </w:pPr>
          </w:p>
        </w:tc>
        <w:tc>
          <w:tcPr>
            <w:tcW w:w="995" w:type="dxa"/>
          </w:tcPr>
          <w:p w14:paraId="7A9236F5" w14:textId="77777777" w:rsidR="00C96556" w:rsidRDefault="00F61671">
            <w:pPr>
              <w:pStyle w:val="TableParagraph"/>
              <w:ind w:right="76"/>
              <w:jc w:val="center"/>
              <w:rPr>
                <w:sz w:val="24"/>
              </w:rPr>
            </w:pPr>
            <w:r>
              <w:rPr>
                <w:spacing w:val="-2"/>
                <w:sz w:val="24"/>
              </w:rPr>
              <w:t>(12,333)</w:t>
            </w:r>
          </w:p>
        </w:tc>
        <w:tc>
          <w:tcPr>
            <w:tcW w:w="1072" w:type="dxa"/>
          </w:tcPr>
          <w:p w14:paraId="56534FBC" w14:textId="77777777" w:rsidR="00C96556" w:rsidRDefault="00F61671">
            <w:pPr>
              <w:pStyle w:val="TableParagraph"/>
              <w:ind w:left="3" w:right="4"/>
              <w:jc w:val="center"/>
              <w:rPr>
                <w:sz w:val="24"/>
              </w:rPr>
            </w:pPr>
            <w:r>
              <w:rPr>
                <w:spacing w:val="-2"/>
                <w:sz w:val="24"/>
              </w:rPr>
              <w:t>(11,806)</w:t>
            </w:r>
          </w:p>
        </w:tc>
        <w:tc>
          <w:tcPr>
            <w:tcW w:w="1072" w:type="dxa"/>
          </w:tcPr>
          <w:p w14:paraId="5526CD84" w14:textId="77777777" w:rsidR="00C96556" w:rsidRDefault="00F61671">
            <w:pPr>
              <w:pStyle w:val="TableParagraph"/>
              <w:ind w:left="4" w:right="4"/>
              <w:jc w:val="center"/>
              <w:rPr>
                <w:sz w:val="24"/>
              </w:rPr>
            </w:pPr>
            <w:r>
              <w:rPr>
                <w:spacing w:val="-2"/>
                <w:sz w:val="24"/>
              </w:rPr>
              <w:t>(12,835)</w:t>
            </w:r>
          </w:p>
        </w:tc>
        <w:tc>
          <w:tcPr>
            <w:tcW w:w="1072" w:type="dxa"/>
          </w:tcPr>
          <w:p w14:paraId="4CA72236" w14:textId="77777777" w:rsidR="00C96556" w:rsidRDefault="00F61671">
            <w:pPr>
              <w:pStyle w:val="TableParagraph"/>
              <w:ind w:left="3" w:right="4"/>
              <w:jc w:val="center"/>
              <w:rPr>
                <w:sz w:val="24"/>
              </w:rPr>
            </w:pPr>
            <w:r>
              <w:rPr>
                <w:spacing w:val="-2"/>
                <w:sz w:val="24"/>
              </w:rPr>
              <w:t>(12,163)</w:t>
            </w:r>
          </w:p>
        </w:tc>
        <w:tc>
          <w:tcPr>
            <w:tcW w:w="1072" w:type="dxa"/>
          </w:tcPr>
          <w:p w14:paraId="42D8429D" w14:textId="77777777" w:rsidR="00C96556" w:rsidRDefault="00F61671">
            <w:pPr>
              <w:pStyle w:val="TableParagraph"/>
              <w:ind w:left="3" w:right="4"/>
              <w:jc w:val="center"/>
              <w:rPr>
                <w:sz w:val="24"/>
              </w:rPr>
            </w:pPr>
            <w:r>
              <w:rPr>
                <w:spacing w:val="-2"/>
                <w:sz w:val="24"/>
              </w:rPr>
              <w:t>(12,218)</w:t>
            </w:r>
          </w:p>
        </w:tc>
        <w:tc>
          <w:tcPr>
            <w:tcW w:w="1072" w:type="dxa"/>
          </w:tcPr>
          <w:p w14:paraId="7D80686F" w14:textId="77777777" w:rsidR="00C96556" w:rsidRDefault="00F61671">
            <w:pPr>
              <w:pStyle w:val="TableParagraph"/>
              <w:ind w:left="2" w:right="4"/>
              <w:jc w:val="center"/>
              <w:rPr>
                <w:sz w:val="24"/>
              </w:rPr>
            </w:pPr>
            <w:r>
              <w:rPr>
                <w:spacing w:val="-2"/>
                <w:sz w:val="24"/>
              </w:rPr>
              <w:t>(13,984)</w:t>
            </w:r>
          </w:p>
        </w:tc>
        <w:tc>
          <w:tcPr>
            <w:tcW w:w="1071" w:type="dxa"/>
          </w:tcPr>
          <w:p w14:paraId="42335DA4" w14:textId="77777777" w:rsidR="00C96556" w:rsidRDefault="00F61671">
            <w:pPr>
              <w:pStyle w:val="TableParagraph"/>
              <w:ind w:left="3" w:right="4"/>
              <w:jc w:val="center"/>
              <w:rPr>
                <w:sz w:val="24"/>
              </w:rPr>
            </w:pPr>
            <w:r>
              <w:rPr>
                <w:spacing w:val="-2"/>
                <w:w w:val="105"/>
                <w:sz w:val="24"/>
              </w:rPr>
              <w:t>(9,872)</w:t>
            </w:r>
          </w:p>
        </w:tc>
      </w:tr>
      <w:tr w:rsidR="00C96556" w14:paraId="553B2AEC" w14:textId="77777777">
        <w:trPr>
          <w:trHeight w:val="288"/>
        </w:trPr>
        <w:tc>
          <w:tcPr>
            <w:tcW w:w="1167" w:type="dxa"/>
          </w:tcPr>
          <w:p w14:paraId="4C45968C" w14:textId="77777777" w:rsidR="00C96556" w:rsidRDefault="00F61671">
            <w:pPr>
              <w:pStyle w:val="TableParagraph"/>
              <w:ind w:left="119"/>
              <w:rPr>
                <w:sz w:val="24"/>
              </w:rPr>
            </w:pPr>
            <w:r>
              <w:rPr>
                <w:spacing w:val="-5"/>
                <w:w w:val="105"/>
                <w:sz w:val="24"/>
              </w:rPr>
              <w:t>80%</w:t>
            </w:r>
          </w:p>
        </w:tc>
        <w:tc>
          <w:tcPr>
            <w:tcW w:w="995" w:type="dxa"/>
          </w:tcPr>
          <w:p w14:paraId="24AD4F41" w14:textId="77777777" w:rsidR="00C96556" w:rsidRDefault="00F61671">
            <w:pPr>
              <w:pStyle w:val="TableParagraph"/>
              <w:ind w:right="76"/>
              <w:jc w:val="center"/>
              <w:rPr>
                <w:sz w:val="24"/>
              </w:rPr>
            </w:pPr>
            <w:r>
              <w:rPr>
                <w:spacing w:val="-2"/>
                <w:sz w:val="24"/>
              </w:rPr>
              <w:t>-28,478</w:t>
            </w:r>
          </w:p>
        </w:tc>
        <w:tc>
          <w:tcPr>
            <w:tcW w:w="1072" w:type="dxa"/>
          </w:tcPr>
          <w:p w14:paraId="27C634A6" w14:textId="77777777" w:rsidR="00C96556" w:rsidRDefault="00F61671">
            <w:pPr>
              <w:pStyle w:val="TableParagraph"/>
              <w:ind w:left="4" w:right="4"/>
              <w:jc w:val="center"/>
              <w:rPr>
                <w:sz w:val="24"/>
              </w:rPr>
            </w:pPr>
            <w:r>
              <w:rPr>
                <w:spacing w:val="-2"/>
                <w:sz w:val="24"/>
              </w:rPr>
              <w:t>-16,379</w:t>
            </w:r>
          </w:p>
        </w:tc>
        <w:tc>
          <w:tcPr>
            <w:tcW w:w="1072" w:type="dxa"/>
          </w:tcPr>
          <w:p w14:paraId="79DE9B71" w14:textId="77777777" w:rsidR="00C96556" w:rsidRDefault="00F61671">
            <w:pPr>
              <w:pStyle w:val="TableParagraph"/>
              <w:ind w:left="3" w:right="4"/>
              <w:jc w:val="center"/>
              <w:rPr>
                <w:sz w:val="24"/>
              </w:rPr>
            </w:pPr>
            <w:r>
              <w:rPr>
                <w:spacing w:val="-2"/>
                <w:sz w:val="24"/>
              </w:rPr>
              <w:t>-38,460</w:t>
            </w:r>
          </w:p>
        </w:tc>
        <w:tc>
          <w:tcPr>
            <w:tcW w:w="1072" w:type="dxa"/>
          </w:tcPr>
          <w:p w14:paraId="6BFE47C4" w14:textId="77777777" w:rsidR="00C96556" w:rsidRDefault="00F61671">
            <w:pPr>
              <w:pStyle w:val="TableParagraph"/>
              <w:ind w:left="2" w:right="4"/>
              <w:jc w:val="center"/>
              <w:rPr>
                <w:sz w:val="24"/>
              </w:rPr>
            </w:pPr>
            <w:r>
              <w:rPr>
                <w:spacing w:val="-2"/>
                <w:sz w:val="24"/>
              </w:rPr>
              <w:t>-37,470</w:t>
            </w:r>
          </w:p>
        </w:tc>
        <w:tc>
          <w:tcPr>
            <w:tcW w:w="1072" w:type="dxa"/>
          </w:tcPr>
          <w:p w14:paraId="15142503" w14:textId="77777777" w:rsidR="00C96556" w:rsidRDefault="00F61671">
            <w:pPr>
              <w:pStyle w:val="TableParagraph"/>
              <w:ind w:left="1" w:right="4"/>
              <w:jc w:val="center"/>
              <w:rPr>
                <w:sz w:val="24"/>
              </w:rPr>
            </w:pPr>
            <w:r>
              <w:rPr>
                <w:spacing w:val="-2"/>
                <w:sz w:val="24"/>
              </w:rPr>
              <w:t>-28,950</w:t>
            </w:r>
          </w:p>
        </w:tc>
        <w:tc>
          <w:tcPr>
            <w:tcW w:w="1072" w:type="dxa"/>
          </w:tcPr>
          <w:p w14:paraId="40DCB2D7" w14:textId="77777777" w:rsidR="00C96556" w:rsidRDefault="00F61671">
            <w:pPr>
              <w:pStyle w:val="TableParagraph"/>
              <w:ind w:right="4"/>
              <w:jc w:val="center"/>
              <w:rPr>
                <w:sz w:val="24"/>
              </w:rPr>
            </w:pPr>
            <w:r>
              <w:rPr>
                <w:spacing w:val="-2"/>
                <w:sz w:val="24"/>
              </w:rPr>
              <w:t>-27,800</w:t>
            </w:r>
          </w:p>
        </w:tc>
        <w:tc>
          <w:tcPr>
            <w:tcW w:w="1071" w:type="dxa"/>
          </w:tcPr>
          <w:p w14:paraId="6DC5B845" w14:textId="77777777" w:rsidR="00C96556" w:rsidRDefault="00F61671">
            <w:pPr>
              <w:pStyle w:val="TableParagraph"/>
              <w:ind w:right="4"/>
              <w:jc w:val="center"/>
              <w:rPr>
                <w:sz w:val="24"/>
              </w:rPr>
            </w:pPr>
            <w:r>
              <w:rPr>
                <w:spacing w:val="-2"/>
                <w:sz w:val="24"/>
              </w:rPr>
              <w:t>-18,658</w:t>
            </w:r>
          </w:p>
        </w:tc>
      </w:tr>
      <w:tr w:rsidR="00C96556" w14:paraId="431601C5" w14:textId="77777777">
        <w:trPr>
          <w:trHeight w:val="288"/>
        </w:trPr>
        <w:tc>
          <w:tcPr>
            <w:tcW w:w="1167" w:type="dxa"/>
          </w:tcPr>
          <w:p w14:paraId="59EA8350" w14:textId="77777777" w:rsidR="00C96556" w:rsidRDefault="00C96556">
            <w:pPr>
              <w:pStyle w:val="TableParagraph"/>
              <w:spacing w:line="240" w:lineRule="auto"/>
              <w:rPr>
                <w:rFonts w:ascii="Times New Roman"/>
                <w:sz w:val="20"/>
              </w:rPr>
            </w:pPr>
          </w:p>
        </w:tc>
        <w:tc>
          <w:tcPr>
            <w:tcW w:w="995" w:type="dxa"/>
          </w:tcPr>
          <w:p w14:paraId="14BC7D44" w14:textId="77777777" w:rsidR="00C96556" w:rsidRDefault="00F61671">
            <w:pPr>
              <w:pStyle w:val="TableParagraph"/>
              <w:ind w:right="76"/>
              <w:jc w:val="center"/>
              <w:rPr>
                <w:sz w:val="24"/>
              </w:rPr>
            </w:pPr>
            <w:r>
              <w:rPr>
                <w:spacing w:val="-2"/>
                <w:sz w:val="24"/>
              </w:rPr>
              <w:t>(13,343)</w:t>
            </w:r>
          </w:p>
        </w:tc>
        <w:tc>
          <w:tcPr>
            <w:tcW w:w="1072" w:type="dxa"/>
          </w:tcPr>
          <w:p w14:paraId="1E1E4E15" w14:textId="77777777" w:rsidR="00C96556" w:rsidRDefault="00F61671">
            <w:pPr>
              <w:pStyle w:val="TableParagraph"/>
              <w:ind w:left="3" w:right="4"/>
              <w:jc w:val="center"/>
              <w:rPr>
                <w:sz w:val="24"/>
              </w:rPr>
            </w:pPr>
            <w:r>
              <w:rPr>
                <w:spacing w:val="-2"/>
                <w:sz w:val="24"/>
              </w:rPr>
              <w:t>(11,404)</w:t>
            </w:r>
          </w:p>
        </w:tc>
        <w:tc>
          <w:tcPr>
            <w:tcW w:w="1072" w:type="dxa"/>
          </w:tcPr>
          <w:p w14:paraId="0BA62DD6" w14:textId="77777777" w:rsidR="00C96556" w:rsidRDefault="00F61671">
            <w:pPr>
              <w:pStyle w:val="TableParagraph"/>
              <w:ind w:left="4" w:right="4"/>
              <w:jc w:val="center"/>
              <w:rPr>
                <w:sz w:val="24"/>
              </w:rPr>
            </w:pPr>
            <w:r>
              <w:rPr>
                <w:spacing w:val="-2"/>
                <w:sz w:val="24"/>
              </w:rPr>
              <w:t>(18,623)</w:t>
            </w:r>
          </w:p>
        </w:tc>
        <w:tc>
          <w:tcPr>
            <w:tcW w:w="1072" w:type="dxa"/>
          </w:tcPr>
          <w:p w14:paraId="013912AF" w14:textId="77777777" w:rsidR="00C96556" w:rsidRDefault="00F61671">
            <w:pPr>
              <w:pStyle w:val="TableParagraph"/>
              <w:ind w:left="3" w:right="4"/>
              <w:jc w:val="center"/>
              <w:rPr>
                <w:sz w:val="24"/>
              </w:rPr>
            </w:pPr>
            <w:r>
              <w:rPr>
                <w:spacing w:val="-2"/>
                <w:sz w:val="24"/>
              </w:rPr>
              <w:t>(12,169)</w:t>
            </w:r>
          </w:p>
        </w:tc>
        <w:tc>
          <w:tcPr>
            <w:tcW w:w="1072" w:type="dxa"/>
          </w:tcPr>
          <w:p w14:paraId="058E6FF0" w14:textId="77777777" w:rsidR="00C96556" w:rsidRDefault="00F61671">
            <w:pPr>
              <w:pStyle w:val="TableParagraph"/>
              <w:ind w:left="3" w:right="4"/>
              <w:jc w:val="center"/>
              <w:rPr>
                <w:sz w:val="24"/>
              </w:rPr>
            </w:pPr>
            <w:r>
              <w:rPr>
                <w:spacing w:val="-2"/>
                <w:sz w:val="24"/>
              </w:rPr>
              <w:t>(12,507)</w:t>
            </w:r>
          </w:p>
        </w:tc>
        <w:tc>
          <w:tcPr>
            <w:tcW w:w="1072" w:type="dxa"/>
          </w:tcPr>
          <w:p w14:paraId="4468EBAF" w14:textId="77777777" w:rsidR="00C96556" w:rsidRDefault="00F61671">
            <w:pPr>
              <w:pStyle w:val="TableParagraph"/>
              <w:ind w:left="2" w:right="4"/>
              <w:jc w:val="center"/>
              <w:rPr>
                <w:sz w:val="24"/>
              </w:rPr>
            </w:pPr>
            <w:r>
              <w:rPr>
                <w:spacing w:val="-2"/>
                <w:sz w:val="24"/>
              </w:rPr>
              <w:t>(12,421)</w:t>
            </w:r>
          </w:p>
        </w:tc>
        <w:tc>
          <w:tcPr>
            <w:tcW w:w="1071" w:type="dxa"/>
          </w:tcPr>
          <w:p w14:paraId="08265EF8" w14:textId="77777777" w:rsidR="00C96556" w:rsidRDefault="00F61671">
            <w:pPr>
              <w:pStyle w:val="TableParagraph"/>
              <w:ind w:left="3" w:right="4"/>
              <w:jc w:val="center"/>
              <w:rPr>
                <w:sz w:val="24"/>
              </w:rPr>
            </w:pPr>
            <w:r>
              <w:rPr>
                <w:spacing w:val="-2"/>
                <w:sz w:val="24"/>
              </w:rPr>
              <w:t>(11,808)</w:t>
            </w:r>
          </w:p>
        </w:tc>
      </w:tr>
      <w:tr w:rsidR="00C96556" w14:paraId="7C27978D" w14:textId="77777777">
        <w:trPr>
          <w:trHeight w:val="288"/>
        </w:trPr>
        <w:tc>
          <w:tcPr>
            <w:tcW w:w="1167" w:type="dxa"/>
          </w:tcPr>
          <w:p w14:paraId="3E4ECCD1" w14:textId="77777777" w:rsidR="00C96556" w:rsidRDefault="00F61671">
            <w:pPr>
              <w:pStyle w:val="TableParagraph"/>
              <w:ind w:left="119"/>
              <w:rPr>
                <w:sz w:val="24"/>
              </w:rPr>
            </w:pPr>
            <w:r>
              <w:rPr>
                <w:spacing w:val="-5"/>
                <w:w w:val="105"/>
                <w:sz w:val="24"/>
              </w:rPr>
              <w:t>90%</w:t>
            </w:r>
          </w:p>
        </w:tc>
        <w:tc>
          <w:tcPr>
            <w:tcW w:w="995" w:type="dxa"/>
          </w:tcPr>
          <w:p w14:paraId="70143721" w14:textId="77777777" w:rsidR="00C96556" w:rsidRDefault="00F61671">
            <w:pPr>
              <w:pStyle w:val="TableParagraph"/>
              <w:ind w:right="76"/>
              <w:jc w:val="center"/>
              <w:rPr>
                <w:sz w:val="24"/>
              </w:rPr>
            </w:pPr>
            <w:r>
              <w:rPr>
                <w:spacing w:val="-2"/>
                <w:sz w:val="24"/>
              </w:rPr>
              <w:t>-51,470</w:t>
            </w:r>
          </w:p>
        </w:tc>
        <w:tc>
          <w:tcPr>
            <w:tcW w:w="1072" w:type="dxa"/>
          </w:tcPr>
          <w:p w14:paraId="5293D896" w14:textId="77777777" w:rsidR="00C96556" w:rsidRDefault="00F61671">
            <w:pPr>
              <w:pStyle w:val="TableParagraph"/>
              <w:ind w:left="4" w:right="4"/>
              <w:jc w:val="center"/>
              <w:rPr>
                <w:sz w:val="24"/>
              </w:rPr>
            </w:pPr>
            <w:r>
              <w:rPr>
                <w:spacing w:val="-2"/>
                <w:sz w:val="24"/>
              </w:rPr>
              <w:t>-34,604</w:t>
            </w:r>
          </w:p>
        </w:tc>
        <w:tc>
          <w:tcPr>
            <w:tcW w:w="1072" w:type="dxa"/>
          </w:tcPr>
          <w:p w14:paraId="0CE8C60A" w14:textId="77777777" w:rsidR="00C96556" w:rsidRDefault="00F61671">
            <w:pPr>
              <w:pStyle w:val="TableParagraph"/>
              <w:ind w:left="3" w:right="4"/>
              <w:jc w:val="center"/>
              <w:rPr>
                <w:sz w:val="24"/>
              </w:rPr>
            </w:pPr>
            <w:r>
              <w:rPr>
                <w:spacing w:val="-2"/>
                <w:sz w:val="24"/>
              </w:rPr>
              <w:t>-38,510</w:t>
            </w:r>
          </w:p>
        </w:tc>
        <w:tc>
          <w:tcPr>
            <w:tcW w:w="1072" w:type="dxa"/>
          </w:tcPr>
          <w:p w14:paraId="5902356A" w14:textId="77777777" w:rsidR="00C96556" w:rsidRDefault="00F61671">
            <w:pPr>
              <w:pStyle w:val="TableParagraph"/>
              <w:ind w:left="2" w:right="4"/>
              <w:jc w:val="center"/>
              <w:rPr>
                <w:sz w:val="24"/>
              </w:rPr>
            </w:pPr>
            <w:r>
              <w:rPr>
                <w:spacing w:val="-2"/>
                <w:sz w:val="24"/>
              </w:rPr>
              <w:t>-27,039</w:t>
            </w:r>
          </w:p>
        </w:tc>
        <w:tc>
          <w:tcPr>
            <w:tcW w:w="1072" w:type="dxa"/>
          </w:tcPr>
          <w:p w14:paraId="44C7FDCC" w14:textId="77777777" w:rsidR="00C96556" w:rsidRDefault="00F61671">
            <w:pPr>
              <w:pStyle w:val="TableParagraph"/>
              <w:ind w:left="1" w:right="4"/>
              <w:jc w:val="center"/>
              <w:rPr>
                <w:sz w:val="24"/>
              </w:rPr>
            </w:pPr>
            <w:r>
              <w:rPr>
                <w:spacing w:val="-2"/>
                <w:sz w:val="24"/>
              </w:rPr>
              <w:t>-29,010</w:t>
            </w:r>
          </w:p>
        </w:tc>
        <w:tc>
          <w:tcPr>
            <w:tcW w:w="1072" w:type="dxa"/>
          </w:tcPr>
          <w:p w14:paraId="4760503A" w14:textId="77777777" w:rsidR="00C96556" w:rsidRDefault="00F61671">
            <w:pPr>
              <w:pStyle w:val="TableParagraph"/>
              <w:ind w:right="4"/>
              <w:jc w:val="center"/>
              <w:rPr>
                <w:sz w:val="24"/>
              </w:rPr>
            </w:pPr>
            <w:r>
              <w:rPr>
                <w:spacing w:val="-2"/>
                <w:sz w:val="24"/>
              </w:rPr>
              <w:t>-49,093</w:t>
            </w:r>
          </w:p>
        </w:tc>
        <w:tc>
          <w:tcPr>
            <w:tcW w:w="1071" w:type="dxa"/>
          </w:tcPr>
          <w:p w14:paraId="54F2A819" w14:textId="77777777" w:rsidR="00C96556" w:rsidRDefault="00F61671">
            <w:pPr>
              <w:pStyle w:val="TableParagraph"/>
              <w:ind w:right="4"/>
              <w:jc w:val="center"/>
              <w:rPr>
                <w:sz w:val="24"/>
              </w:rPr>
            </w:pPr>
            <w:r>
              <w:rPr>
                <w:spacing w:val="-2"/>
                <w:sz w:val="24"/>
              </w:rPr>
              <w:t>-36,662</w:t>
            </w:r>
          </w:p>
        </w:tc>
      </w:tr>
      <w:tr w:rsidR="00C96556" w14:paraId="44E4DD68" w14:textId="77777777">
        <w:trPr>
          <w:trHeight w:val="289"/>
        </w:trPr>
        <w:tc>
          <w:tcPr>
            <w:tcW w:w="1167" w:type="dxa"/>
            <w:tcBorders>
              <w:bottom w:val="single" w:sz="4" w:space="0" w:color="000000"/>
            </w:tcBorders>
          </w:tcPr>
          <w:p w14:paraId="15EDFF93" w14:textId="77777777" w:rsidR="00C96556" w:rsidRDefault="00C96556">
            <w:pPr>
              <w:pStyle w:val="TableParagraph"/>
              <w:spacing w:line="240" w:lineRule="auto"/>
              <w:rPr>
                <w:rFonts w:ascii="Times New Roman"/>
                <w:sz w:val="20"/>
              </w:rPr>
            </w:pPr>
          </w:p>
        </w:tc>
        <w:tc>
          <w:tcPr>
            <w:tcW w:w="995" w:type="dxa"/>
            <w:tcBorders>
              <w:bottom w:val="single" w:sz="4" w:space="0" w:color="000000"/>
            </w:tcBorders>
          </w:tcPr>
          <w:p w14:paraId="66726DE9" w14:textId="77777777" w:rsidR="00C96556" w:rsidRDefault="00F61671">
            <w:pPr>
              <w:pStyle w:val="TableParagraph"/>
              <w:ind w:right="76"/>
              <w:jc w:val="center"/>
              <w:rPr>
                <w:sz w:val="24"/>
              </w:rPr>
            </w:pPr>
            <w:r>
              <w:rPr>
                <w:spacing w:val="-2"/>
                <w:sz w:val="24"/>
              </w:rPr>
              <w:t>(18,409)</w:t>
            </w:r>
          </w:p>
        </w:tc>
        <w:tc>
          <w:tcPr>
            <w:tcW w:w="1072" w:type="dxa"/>
            <w:tcBorders>
              <w:bottom w:val="single" w:sz="4" w:space="0" w:color="000000"/>
            </w:tcBorders>
          </w:tcPr>
          <w:p w14:paraId="4EEF76BC" w14:textId="77777777" w:rsidR="00C96556" w:rsidRDefault="00F61671">
            <w:pPr>
              <w:pStyle w:val="TableParagraph"/>
              <w:ind w:left="3" w:right="4"/>
              <w:jc w:val="center"/>
              <w:rPr>
                <w:sz w:val="24"/>
              </w:rPr>
            </w:pPr>
            <w:r>
              <w:rPr>
                <w:spacing w:val="-2"/>
                <w:sz w:val="24"/>
              </w:rPr>
              <w:t>(15,837)</w:t>
            </w:r>
          </w:p>
        </w:tc>
        <w:tc>
          <w:tcPr>
            <w:tcW w:w="1072" w:type="dxa"/>
            <w:tcBorders>
              <w:bottom w:val="single" w:sz="4" w:space="0" w:color="000000"/>
            </w:tcBorders>
          </w:tcPr>
          <w:p w14:paraId="53AAE423" w14:textId="77777777" w:rsidR="00C96556" w:rsidRDefault="00F61671">
            <w:pPr>
              <w:pStyle w:val="TableParagraph"/>
              <w:ind w:left="4" w:right="4"/>
              <w:jc w:val="center"/>
              <w:rPr>
                <w:sz w:val="24"/>
              </w:rPr>
            </w:pPr>
            <w:r>
              <w:rPr>
                <w:spacing w:val="-2"/>
                <w:sz w:val="24"/>
              </w:rPr>
              <w:t>(22,194)</w:t>
            </w:r>
          </w:p>
        </w:tc>
        <w:tc>
          <w:tcPr>
            <w:tcW w:w="1072" w:type="dxa"/>
            <w:tcBorders>
              <w:bottom w:val="single" w:sz="4" w:space="0" w:color="000000"/>
            </w:tcBorders>
          </w:tcPr>
          <w:p w14:paraId="5DFEE463" w14:textId="77777777" w:rsidR="00C96556" w:rsidRDefault="00F61671">
            <w:pPr>
              <w:pStyle w:val="TableParagraph"/>
              <w:ind w:left="3" w:right="4"/>
              <w:jc w:val="center"/>
              <w:rPr>
                <w:sz w:val="24"/>
              </w:rPr>
            </w:pPr>
            <w:r>
              <w:rPr>
                <w:spacing w:val="-2"/>
                <w:sz w:val="24"/>
              </w:rPr>
              <w:t>(16,308)</w:t>
            </w:r>
          </w:p>
        </w:tc>
        <w:tc>
          <w:tcPr>
            <w:tcW w:w="1072" w:type="dxa"/>
            <w:tcBorders>
              <w:bottom w:val="single" w:sz="4" w:space="0" w:color="000000"/>
            </w:tcBorders>
          </w:tcPr>
          <w:p w14:paraId="168C835B" w14:textId="77777777" w:rsidR="00C96556" w:rsidRDefault="00F61671">
            <w:pPr>
              <w:pStyle w:val="TableParagraph"/>
              <w:ind w:left="3" w:right="4"/>
              <w:jc w:val="center"/>
              <w:rPr>
                <w:sz w:val="24"/>
              </w:rPr>
            </w:pPr>
            <w:r>
              <w:rPr>
                <w:spacing w:val="-2"/>
                <w:sz w:val="24"/>
              </w:rPr>
              <w:t>(16,640)</w:t>
            </w:r>
          </w:p>
        </w:tc>
        <w:tc>
          <w:tcPr>
            <w:tcW w:w="1072" w:type="dxa"/>
            <w:tcBorders>
              <w:bottom w:val="single" w:sz="4" w:space="0" w:color="000000"/>
            </w:tcBorders>
          </w:tcPr>
          <w:p w14:paraId="27980849" w14:textId="77777777" w:rsidR="00C96556" w:rsidRDefault="00F61671">
            <w:pPr>
              <w:pStyle w:val="TableParagraph"/>
              <w:ind w:left="2" w:right="4"/>
              <w:jc w:val="center"/>
              <w:rPr>
                <w:sz w:val="24"/>
              </w:rPr>
            </w:pPr>
            <w:r>
              <w:rPr>
                <w:spacing w:val="-2"/>
                <w:sz w:val="24"/>
              </w:rPr>
              <w:t>(14,498)</w:t>
            </w:r>
          </w:p>
        </w:tc>
        <w:tc>
          <w:tcPr>
            <w:tcW w:w="1071" w:type="dxa"/>
            <w:tcBorders>
              <w:bottom w:val="single" w:sz="4" w:space="0" w:color="000000"/>
            </w:tcBorders>
          </w:tcPr>
          <w:p w14:paraId="0E82A446" w14:textId="77777777" w:rsidR="00C96556" w:rsidRDefault="00F61671">
            <w:pPr>
              <w:pStyle w:val="TableParagraph"/>
              <w:ind w:left="3" w:right="4"/>
              <w:jc w:val="center"/>
              <w:rPr>
                <w:sz w:val="24"/>
              </w:rPr>
            </w:pPr>
            <w:r>
              <w:rPr>
                <w:spacing w:val="-2"/>
                <w:sz w:val="24"/>
              </w:rPr>
              <w:t>(19,110)</w:t>
            </w:r>
          </w:p>
        </w:tc>
      </w:tr>
    </w:tbl>
    <w:p w14:paraId="1B0EBFAB" w14:textId="3B791BDA" w:rsidR="00C96556" w:rsidRDefault="00F61671">
      <w:pPr>
        <w:spacing w:before="64" w:line="242" w:lineRule="auto"/>
        <w:ind w:left="351" w:right="1738"/>
        <w:jc w:val="both"/>
      </w:pPr>
      <w:r>
        <w:t>The</w:t>
      </w:r>
      <w:r>
        <w:rPr>
          <w:spacing w:val="22"/>
        </w:rPr>
        <w:t xml:space="preserve"> </w:t>
      </w:r>
      <w:r>
        <w:t>outcome</w:t>
      </w:r>
      <w:r>
        <w:rPr>
          <w:spacing w:val="20"/>
        </w:rPr>
        <w:t xml:space="preserve"> </w:t>
      </w:r>
      <w:r>
        <w:t>is</w:t>
      </w:r>
      <w:r>
        <w:rPr>
          <w:spacing w:val="22"/>
        </w:rPr>
        <w:t xml:space="preserve"> </w:t>
      </w:r>
      <w:r>
        <w:t>median</w:t>
      </w:r>
      <w:r>
        <w:rPr>
          <w:spacing w:val="20"/>
        </w:rPr>
        <w:t xml:space="preserve"> </w:t>
      </w:r>
      <w:r>
        <w:t>house</w:t>
      </w:r>
      <w:r>
        <w:rPr>
          <w:spacing w:val="22"/>
        </w:rPr>
        <w:t xml:space="preserve"> </w:t>
      </w:r>
      <w:r>
        <w:t>price</w:t>
      </w:r>
      <w:r>
        <w:rPr>
          <w:spacing w:val="22"/>
        </w:rPr>
        <w:t xml:space="preserve"> </w:t>
      </w:r>
      <w:r>
        <w:t>in</w:t>
      </w:r>
      <w:r>
        <w:rPr>
          <w:spacing w:val="20"/>
        </w:rPr>
        <w:t xml:space="preserve"> </w:t>
      </w:r>
      <w:r>
        <w:t>constant</w:t>
      </w:r>
      <w:r>
        <w:rPr>
          <w:spacing w:val="22"/>
        </w:rPr>
        <w:t xml:space="preserve"> </w:t>
      </w:r>
      <w:r>
        <w:t>2010</w:t>
      </w:r>
      <w:r>
        <w:rPr>
          <w:spacing w:val="20"/>
        </w:rPr>
        <w:t xml:space="preserve"> </w:t>
      </w:r>
      <w:r>
        <w:t>U.S.</w:t>
      </w:r>
      <w:r>
        <w:rPr>
          <w:spacing w:val="22"/>
        </w:rPr>
        <w:t xml:space="preserve"> </w:t>
      </w:r>
      <w:r>
        <w:t>dollars.</w:t>
      </w:r>
      <w:r>
        <w:rPr>
          <w:spacing w:val="70"/>
        </w:rPr>
        <w:t xml:space="preserve"> </w:t>
      </w:r>
      <w:r>
        <w:t>The</w:t>
      </w:r>
      <w:r>
        <w:rPr>
          <w:spacing w:val="22"/>
        </w:rPr>
        <w:t xml:space="preserve"> </w:t>
      </w:r>
      <w:r>
        <w:t>unit</w:t>
      </w:r>
      <w:r>
        <w:rPr>
          <w:spacing w:val="20"/>
        </w:rPr>
        <w:t xml:space="preserve"> </w:t>
      </w:r>
      <w:r>
        <w:t>of</w:t>
      </w:r>
      <w:r>
        <w:rPr>
          <w:spacing w:val="22"/>
        </w:rPr>
        <w:t xml:space="preserve"> </w:t>
      </w:r>
      <w:r>
        <w:t>observation is</w:t>
      </w:r>
      <w:r>
        <w:rPr>
          <w:spacing w:val="62"/>
        </w:rPr>
        <w:t xml:space="preserve"> </w:t>
      </w:r>
      <w:r>
        <w:t>the</w:t>
      </w:r>
      <w:r>
        <w:rPr>
          <w:spacing w:val="62"/>
        </w:rPr>
        <w:t xml:space="preserve"> </w:t>
      </w:r>
      <w:r>
        <w:t>city-year,</w:t>
      </w:r>
      <w:r>
        <w:rPr>
          <w:spacing w:val="71"/>
        </w:rPr>
        <w:t xml:space="preserve"> </w:t>
      </w:r>
      <w:r>
        <w:t>so</w:t>
      </w:r>
      <w:r>
        <w:rPr>
          <w:spacing w:val="62"/>
        </w:rPr>
        <w:t xml:space="preserve"> </w:t>
      </w:r>
      <w:r>
        <w:t>a</w:t>
      </w:r>
      <w:r>
        <w:rPr>
          <w:spacing w:val="62"/>
        </w:rPr>
        <w:t xml:space="preserve"> </w:t>
      </w:r>
      <w:r>
        <w:t>treatment</w:t>
      </w:r>
      <w:r>
        <w:rPr>
          <w:spacing w:val="62"/>
        </w:rPr>
        <w:t xml:space="preserve"> </w:t>
      </w:r>
      <w:r>
        <w:t>effect</w:t>
      </w:r>
      <w:r>
        <w:rPr>
          <w:spacing w:val="62"/>
        </w:rPr>
        <w:t xml:space="preserve"> </w:t>
      </w:r>
      <w:r>
        <w:t>of</w:t>
      </w:r>
      <w:r>
        <w:rPr>
          <w:spacing w:val="62"/>
        </w:rPr>
        <w:t xml:space="preserve"> </w:t>
      </w:r>
      <w:r>
        <w:t>-</w:t>
      </w:r>
      <w:r>
        <w:rPr>
          <w:rFonts w:ascii="Times New Roman"/>
          <w:sz w:val="21"/>
        </w:rPr>
        <w:t>$</w:t>
      </w:r>
      <w:r>
        <w:t>28,478</w:t>
      </w:r>
      <w:r>
        <w:rPr>
          <w:spacing w:val="62"/>
        </w:rPr>
        <w:t xml:space="preserve"> </w:t>
      </w:r>
      <w:r>
        <w:t>means</w:t>
      </w:r>
      <w:r>
        <w:rPr>
          <w:spacing w:val="62"/>
        </w:rPr>
        <w:t xml:space="preserve"> </w:t>
      </w:r>
      <w:r>
        <w:t>that</w:t>
      </w:r>
      <w:r>
        <w:rPr>
          <w:spacing w:val="62"/>
        </w:rPr>
        <w:t xml:space="preserve"> </w:t>
      </w:r>
      <w:r>
        <w:t>at</w:t>
      </w:r>
      <w:r>
        <w:rPr>
          <w:spacing w:val="62"/>
        </w:rPr>
        <w:t xml:space="preserve"> </w:t>
      </w:r>
      <w:r>
        <w:t>the</w:t>
      </w:r>
      <w:r>
        <w:rPr>
          <w:spacing w:val="62"/>
        </w:rPr>
        <w:t xml:space="preserve"> </w:t>
      </w:r>
      <w:r>
        <w:t>80th</w:t>
      </w:r>
      <w:r>
        <w:rPr>
          <w:spacing w:val="62"/>
        </w:rPr>
        <w:t xml:space="preserve"> </w:t>
      </w:r>
      <w:r>
        <w:t xml:space="preserve">percentile of house prices four years after the vote, cities that fail to renew road taxes and </w:t>
      </w:r>
      <w:del w:id="181" w:author="Brasington, David (brasindd)" w:date="2025-03-02T18:29:00Z">
        <w:r w:rsidDel="00532D86">
          <w:delText>its</w:delText>
        </w:r>
        <w:r w:rsidDel="00532D86">
          <w:rPr>
            <w:spacing w:val="40"/>
          </w:rPr>
          <w:delText xml:space="preserve"> </w:delText>
        </w:r>
      </w:del>
      <w:ins w:id="182" w:author="Brasington, David (brasindd)" w:date="2025-03-02T18:29:00Z">
        <w:r w:rsidR="00532D86">
          <w:t>the</w:t>
        </w:r>
        <w:r w:rsidR="00532D86">
          <w:rPr>
            <w:spacing w:val="40"/>
          </w:rPr>
          <w:t xml:space="preserve"> </w:t>
        </w:r>
      </w:ins>
      <w:r>
        <w:t xml:space="preserve">associated spending have houses that sell for </w:t>
      </w:r>
      <w:r>
        <w:rPr>
          <w:rFonts w:ascii="Times New Roman"/>
          <w:sz w:val="21"/>
        </w:rPr>
        <w:t>$</w:t>
      </w:r>
      <w:r>
        <w:t>28,478 less than cities that vote to renew</w:t>
      </w:r>
      <w:r>
        <w:rPr>
          <w:spacing w:val="80"/>
        </w:rPr>
        <w:t xml:space="preserve"> </w:t>
      </w:r>
      <w:r>
        <w:t>road taxes and spending.</w:t>
      </w:r>
      <w:r>
        <w:rPr>
          <w:spacing w:val="40"/>
        </w:rPr>
        <w:t xml:space="preserve"> </w:t>
      </w:r>
      <w:r>
        <w:t>The regressions include covariates related to the demographics</w:t>
      </w:r>
      <w:r>
        <w:rPr>
          <w:spacing w:val="40"/>
        </w:rPr>
        <w:t xml:space="preserve"> </w:t>
      </w:r>
      <w:r>
        <w:t>and</w:t>
      </w:r>
      <w:r>
        <w:rPr>
          <w:spacing w:val="40"/>
        </w:rPr>
        <w:t xml:space="preserve"> </w:t>
      </w:r>
      <w:r>
        <w:t>socioeconomic</w:t>
      </w:r>
      <w:r>
        <w:rPr>
          <w:spacing w:val="40"/>
        </w:rPr>
        <w:t xml:space="preserve"> </w:t>
      </w:r>
      <w:r>
        <w:t>factors</w:t>
      </w:r>
      <w:r>
        <w:rPr>
          <w:spacing w:val="40"/>
        </w:rPr>
        <w:t xml:space="preserve"> </w:t>
      </w:r>
      <w:r>
        <w:t>of</w:t>
      </w:r>
      <w:r>
        <w:rPr>
          <w:spacing w:val="40"/>
        </w:rPr>
        <w:t xml:space="preserve"> </w:t>
      </w:r>
      <w:r>
        <w:t>the</w:t>
      </w:r>
      <w:r>
        <w:rPr>
          <w:spacing w:val="40"/>
        </w:rPr>
        <w:t xml:space="preserve"> </w:t>
      </w:r>
      <w:r>
        <w:t>cities,</w:t>
      </w:r>
      <w:r>
        <w:rPr>
          <w:spacing w:val="40"/>
        </w:rPr>
        <w:t xml:space="preserve"> </w:t>
      </w:r>
      <w:r>
        <w:t>drawn</w:t>
      </w:r>
      <w:r>
        <w:rPr>
          <w:spacing w:val="40"/>
        </w:rPr>
        <w:t xml:space="preserve"> </w:t>
      </w:r>
      <w:r>
        <w:t>from</w:t>
      </w:r>
      <w:r>
        <w:rPr>
          <w:spacing w:val="40"/>
        </w:rPr>
        <w:t xml:space="preserve"> </w:t>
      </w:r>
      <w:r>
        <w:t>Table</w:t>
      </w:r>
      <w:r>
        <w:rPr>
          <w:spacing w:val="40"/>
        </w:rPr>
        <w:t xml:space="preserve"> </w:t>
      </w:r>
      <w:hyperlink w:anchor="_bookmark8" w:history="1">
        <w:r>
          <w:t>2.</w:t>
        </w:r>
      </w:hyperlink>
    </w:p>
    <w:p w14:paraId="1FDBB147" w14:textId="77777777" w:rsidR="00C96556" w:rsidRDefault="00C96556">
      <w:pPr>
        <w:pStyle w:val="BodyText"/>
        <w:spacing w:before="120"/>
        <w:rPr>
          <w:sz w:val="22"/>
        </w:rPr>
      </w:pPr>
    </w:p>
    <w:p w14:paraId="4A2CC670" w14:textId="77777777" w:rsidR="00C96556" w:rsidRDefault="00F61671">
      <w:pPr>
        <w:pStyle w:val="BodyText"/>
        <w:spacing w:line="391" w:lineRule="auto"/>
        <w:ind w:left="-1" w:right="1077"/>
        <w:jc w:val="both"/>
      </w:pPr>
      <w:r>
        <w:t>suggests a differential impact, where higher-valued properties are more sensitive to road dis- repair</w:t>
      </w:r>
      <w:r>
        <w:rPr>
          <w:spacing w:val="40"/>
        </w:rPr>
        <w:t xml:space="preserve"> </w:t>
      </w:r>
      <w:r>
        <w:t>than</w:t>
      </w:r>
      <w:r>
        <w:rPr>
          <w:spacing w:val="40"/>
        </w:rPr>
        <w:t xml:space="preserve"> </w:t>
      </w:r>
      <w:r>
        <w:t>lower-valued</w:t>
      </w:r>
      <w:r>
        <w:rPr>
          <w:spacing w:val="40"/>
        </w:rPr>
        <w:t xml:space="preserve"> </w:t>
      </w:r>
      <w:r>
        <w:t>houses.</w:t>
      </w:r>
      <w:r>
        <w:rPr>
          <w:spacing w:val="40"/>
        </w:rPr>
        <w:t xml:space="preserve"> </w:t>
      </w:r>
      <w:r>
        <w:t>Figure</w:t>
      </w:r>
      <w:r>
        <w:rPr>
          <w:spacing w:val="40"/>
        </w:rPr>
        <w:t xml:space="preserve"> </w:t>
      </w:r>
      <w:hyperlink w:anchor="_bookmark20" w:history="1">
        <w:r>
          <w:t>7</w:t>
        </w:r>
      </w:hyperlink>
      <w:r>
        <w:rPr>
          <w:spacing w:val="40"/>
        </w:rPr>
        <w:t xml:space="preserve"> </w:t>
      </w:r>
      <w:r>
        <w:t>contrasts</w:t>
      </w:r>
      <w:r>
        <w:rPr>
          <w:spacing w:val="40"/>
        </w:rPr>
        <w:t xml:space="preserve"> </w:t>
      </w:r>
      <w:r>
        <w:t>the</w:t>
      </w:r>
      <w:r>
        <w:rPr>
          <w:spacing w:val="40"/>
        </w:rPr>
        <w:t xml:space="preserve"> </w:t>
      </w:r>
      <w:r>
        <w:t>treatment</w:t>
      </w:r>
      <w:r>
        <w:rPr>
          <w:spacing w:val="40"/>
        </w:rPr>
        <w:t xml:space="preserve"> </w:t>
      </w:r>
      <w:r>
        <w:t>effects</w:t>
      </w:r>
      <w:r>
        <w:rPr>
          <w:spacing w:val="40"/>
        </w:rPr>
        <w:t xml:space="preserve"> </w:t>
      </w:r>
      <w:r>
        <w:t>of</w:t>
      </w:r>
      <w:r>
        <w:rPr>
          <w:spacing w:val="40"/>
        </w:rPr>
        <w:t xml:space="preserve"> </w:t>
      </w:r>
      <w:r>
        <w:t>the</w:t>
      </w:r>
      <w:r>
        <w:rPr>
          <w:spacing w:val="40"/>
        </w:rPr>
        <w:t xml:space="preserve"> </w:t>
      </w:r>
      <w:r>
        <w:t>20th</w:t>
      </w:r>
      <w:r>
        <w:rPr>
          <w:spacing w:val="40"/>
        </w:rPr>
        <w:t xml:space="preserve"> </w:t>
      </w:r>
      <w:r>
        <w:t>and 80th percentiles of home sale prices in an effect plot to highlight this differential impact of reduction in road maintenance spending.</w:t>
      </w:r>
    </w:p>
    <w:p w14:paraId="32C581C4" w14:textId="77777777" w:rsidR="00C96556" w:rsidRDefault="00C96556">
      <w:pPr>
        <w:pStyle w:val="BodyText"/>
        <w:spacing w:before="121"/>
      </w:pPr>
    </w:p>
    <w:p w14:paraId="5E101631" w14:textId="77777777" w:rsidR="00C96556" w:rsidRDefault="00F61671">
      <w:pPr>
        <w:pStyle w:val="Heading2"/>
        <w:numPr>
          <w:ilvl w:val="1"/>
          <w:numId w:val="3"/>
        </w:numPr>
        <w:tabs>
          <w:tab w:val="left" w:pos="735"/>
        </w:tabs>
        <w:spacing w:before="1"/>
      </w:pPr>
      <w:bookmarkStart w:id="183" w:name="Robustness_Tests"/>
      <w:bookmarkEnd w:id="183"/>
      <w:r>
        <w:rPr>
          <w:w w:val="120"/>
        </w:rPr>
        <w:t>Robustness</w:t>
      </w:r>
      <w:r>
        <w:rPr>
          <w:spacing w:val="18"/>
          <w:w w:val="120"/>
        </w:rPr>
        <w:t xml:space="preserve"> </w:t>
      </w:r>
      <w:r>
        <w:rPr>
          <w:spacing w:val="-2"/>
          <w:w w:val="120"/>
        </w:rPr>
        <w:t>Tests</w:t>
      </w:r>
    </w:p>
    <w:p w14:paraId="2A303569" w14:textId="77777777" w:rsidR="00C96556" w:rsidRDefault="00F61671">
      <w:pPr>
        <w:pStyle w:val="BodyText"/>
        <w:spacing w:before="328" w:line="391" w:lineRule="auto"/>
        <w:ind w:left="-1" w:right="1076"/>
        <w:jc w:val="both"/>
      </w:pPr>
      <w:r>
        <w:rPr>
          <w:w w:val="105"/>
        </w:rPr>
        <w:t>We</w:t>
      </w:r>
      <w:r>
        <w:rPr>
          <w:spacing w:val="-4"/>
          <w:w w:val="105"/>
        </w:rPr>
        <w:t xml:space="preserve"> </w:t>
      </w:r>
      <w:r>
        <w:rPr>
          <w:w w:val="105"/>
        </w:rPr>
        <w:t>conduct</w:t>
      </w:r>
      <w:r>
        <w:rPr>
          <w:spacing w:val="-4"/>
          <w:w w:val="105"/>
        </w:rPr>
        <w:t xml:space="preserve"> </w:t>
      </w:r>
      <w:r>
        <w:rPr>
          <w:w w:val="105"/>
        </w:rPr>
        <w:t>several</w:t>
      </w:r>
      <w:r>
        <w:rPr>
          <w:spacing w:val="-4"/>
          <w:w w:val="105"/>
        </w:rPr>
        <w:t xml:space="preserve"> </w:t>
      </w:r>
      <w:r>
        <w:rPr>
          <w:w w:val="105"/>
        </w:rPr>
        <w:t>robustness</w:t>
      </w:r>
      <w:r>
        <w:rPr>
          <w:spacing w:val="-4"/>
          <w:w w:val="105"/>
        </w:rPr>
        <w:t xml:space="preserve"> </w:t>
      </w:r>
      <w:r>
        <w:rPr>
          <w:w w:val="105"/>
        </w:rPr>
        <w:t>tests</w:t>
      </w:r>
      <w:r>
        <w:rPr>
          <w:spacing w:val="-4"/>
          <w:w w:val="105"/>
        </w:rPr>
        <w:t xml:space="preserve"> </w:t>
      </w:r>
      <w:r>
        <w:rPr>
          <w:w w:val="105"/>
        </w:rPr>
        <w:t>to</w:t>
      </w:r>
      <w:r>
        <w:rPr>
          <w:spacing w:val="-4"/>
          <w:w w:val="105"/>
        </w:rPr>
        <w:t xml:space="preserve"> </w:t>
      </w:r>
      <w:r>
        <w:rPr>
          <w:w w:val="105"/>
        </w:rPr>
        <w:t>ensure</w:t>
      </w:r>
      <w:r>
        <w:rPr>
          <w:spacing w:val="-5"/>
          <w:w w:val="105"/>
        </w:rPr>
        <w:t xml:space="preserve"> </w:t>
      </w:r>
      <w:r>
        <w:rPr>
          <w:w w:val="105"/>
        </w:rPr>
        <w:t>the</w:t>
      </w:r>
      <w:r>
        <w:rPr>
          <w:spacing w:val="-4"/>
          <w:w w:val="105"/>
        </w:rPr>
        <w:t xml:space="preserve"> </w:t>
      </w:r>
      <w:r>
        <w:rPr>
          <w:w w:val="105"/>
        </w:rPr>
        <w:t>validity</w:t>
      </w:r>
      <w:r>
        <w:rPr>
          <w:spacing w:val="-4"/>
          <w:w w:val="105"/>
        </w:rPr>
        <w:t xml:space="preserve"> </w:t>
      </w:r>
      <w:r>
        <w:rPr>
          <w:w w:val="105"/>
        </w:rPr>
        <w:t>of</w:t>
      </w:r>
      <w:r>
        <w:rPr>
          <w:spacing w:val="-4"/>
          <w:w w:val="105"/>
        </w:rPr>
        <w:t xml:space="preserve"> </w:t>
      </w:r>
      <w:r>
        <w:rPr>
          <w:w w:val="105"/>
        </w:rPr>
        <w:t>our</w:t>
      </w:r>
      <w:r>
        <w:rPr>
          <w:spacing w:val="-4"/>
          <w:w w:val="105"/>
        </w:rPr>
        <w:t xml:space="preserve"> </w:t>
      </w:r>
      <w:r>
        <w:rPr>
          <w:w w:val="105"/>
        </w:rPr>
        <w:t>results. We</w:t>
      </w:r>
      <w:r>
        <w:rPr>
          <w:spacing w:val="-4"/>
          <w:w w:val="105"/>
        </w:rPr>
        <w:t xml:space="preserve"> </w:t>
      </w:r>
      <w:r>
        <w:rPr>
          <w:w w:val="105"/>
        </w:rPr>
        <w:t>test</w:t>
      </w:r>
      <w:r>
        <w:rPr>
          <w:spacing w:val="-4"/>
          <w:w w:val="105"/>
        </w:rPr>
        <w:t xml:space="preserve"> </w:t>
      </w:r>
      <w:r>
        <w:rPr>
          <w:w w:val="105"/>
        </w:rPr>
        <w:t>the</w:t>
      </w:r>
      <w:r>
        <w:rPr>
          <w:spacing w:val="-4"/>
          <w:w w:val="105"/>
        </w:rPr>
        <w:t xml:space="preserve"> </w:t>
      </w:r>
      <w:r>
        <w:rPr>
          <w:w w:val="105"/>
        </w:rPr>
        <w:t xml:space="preserve">sensi- </w:t>
      </w:r>
      <w:proofErr w:type="spellStart"/>
      <w:r>
        <w:rPr>
          <w:w w:val="105"/>
        </w:rPr>
        <w:t>tivity</w:t>
      </w:r>
      <w:proofErr w:type="spellEnd"/>
      <w:r>
        <w:rPr>
          <w:spacing w:val="-10"/>
          <w:w w:val="105"/>
        </w:rPr>
        <w:t xml:space="preserve"> </w:t>
      </w:r>
      <w:r>
        <w:rPr>
          <w:w w:val="105"/>
        </w:rPr>
        <w:t>of</w:t>
      </w:r>
      <w:r>
        <w:rPr>
          <w:spacing w:val="-10"/>
          <w:w w:val="105"/>
        </w:rPr>
        <w:t xml:space="preserve"> </w:t>
      </w:r>
      <w:r>
        <w:rPr>
          <w:w w:val="105"/>
        </w:rPr>
        <w:t>our</w:t>
      </w:r>
      <w:r>
        <w:rPr>
          <w:spacing w:val="-9"/>
          <w:w w:val="105"/>
        </w:rPr>
        <w:t xml:space="preserve"> </w:t>
      </w:r>
      <w:r>
        <w:rPr>
          <w:w w:val="105"/>
        </w:rPr>
        <w:t>results</w:t>
      </w:r>
      <w:r>
        <w:rPr>
          <w:spacing w:val="-10"/>
          <w:w w:val="105"/>
        </w:rPr>
        <w:t xml:space="preserve"> </w:t>
      </w:r>
      <w:r>
        <w:rPr>
          <w:w w:val="105"/>
        </w:rPr>
        <w:t>to</w:t>
      </w:r>
      <w:r>
        <w:rPr>
          <w:spacing w:val="-10"/>
          <w:w w:val="105"/>
        </w:rPr>
        <w:t xml:space="preserve"> </w:t>
      </w:r>
      <w:r>
        <w:rPr>
          <w:w w:val="105"/>
        </w:rPr>
        <w:t>different</w:t>
      </w:r>
      <w:r>
        <w:rPr>
          <w:spacing w:val="-10"/>
          <w:w w:val="105"/>
        </w:rPr>
        <w:t xml:space="preserve"> </w:t>
      </w:r>
      <w:r>
        <w:rPr>
          <w:w w:val="105"/>
        </w:rPr>
        <w:t>bandwidths,</w:t>
      </w:r>
      <w:r>
        <w:rPr>
          <w:spacing w:val="-9"/>
          <w:w w:val="105"/>
        </w:rPr>
        <w:t xml:space="preserve"> </w:t>
      </w:r>
      <w:r>
        <w:rPr>
          <w:w w:val="105"/>
        </w:rPr>
        <w:t>covariates,</w:t>
      </w:r>
      <w:r>
        <w:rPr>
          <w:spacing w:val="-9"/>
          <w:w w:val="105"/>
        </w:rPr>
        <w:t xml:space="preserve"> </w:t>
      </w:r>
      <w:r>
        <w:rPr>
          <w:w w:val="105"/>
        </w:rPr>
        <w:t>and</w:t>
      </w:r>
      <w:r>
        <w:rPr>
          <w:spacing w:val="-10"/>
          <w:w w:val="105"/>
        </w:rPr>
        <w:t xml:space="preserve"> </w:t>
      </w:r>
      <w:r>
        <w:rPr>
          <w:w w:val="105"/>
        </w:rPr>
        <w:t>functional</w:t>
      </w:r>
      <w:r>
        <w:rPr>
          <w:spacing w:val="-10"/>
          <w:w w:val="105"/>
        </w:rPr>
        <w:t xml:space="preserve"> </w:t>
      </w:r>
      <w:r>
        <w:rPr>
          <w:w w:val="105"/>
        </w:rPr>
        <w:t>forms.</w:t>
      </w:r>
      <w:r>
        <w:rPr>
          <w:spacing w:val="12"/>
          <w:w w:val="105"/>
        </w:rPr>
        <w:t xml:space="preserve"> </w:t>
      </w:r>
      <w:r>
        <w:rPr>
          <w:w w:val="105"/>
        </w:rPr>
        <w:t>We</w:t>
      </w:r>
      <w:r>
        <w:rPr>
          <w:spacing w:val="-10"/>
          <w:w w:val="105"/>
        </w:rPr>
        <w:t xml:space="preserve"> </w:t>
      </w:r>
      <w:r>
        <w:rPr>
          <w:w w:val="105"/>
        </w:rPr>
        <w:t>also</w:t>
      </w:r>
      <w:r>
        <w:rPr>
          <w:spacing w:val="-10"/>
          <w:w w:val="105"/>
        </w:rPr>
        <w:t xml:space="preserve"> </w:t>
      </w:r>
      <w:r>
        <w:rPr>
          <w:w w:val="105"/>
        </w:rPr>
        <w:t xml:space="preserve">check </w:t>
      </w:r>
      <w:r>
        <w:t>for</w:t>
      </w:r>
      <w:r>
        <w:rPr>
          <w:spacing w:val="9"/>
        </w:rPr>
        <w:t xml:space="preserve"> </w:t>
      </w:r>
      <w:r>
        <w:t>the</w:t>
      </w:r>
      <w:r>
        <w:rPr>
          <w:spacing w:val="9"/>
        </w:rPr>
        <w:t xml:space="preserve"> </w:t>
      </w:r>
      <w:r>
        <w:t>presence</w:t>
      </w:r>
      <w:r>
        <w:rPr>
          <w:spacing w:val="8"/>
        </w:rPr>
        <w:t xml:space="preserve"> </w:t>
      </w:r>
      <w:r>
        <w:t>of</w:t>
      </w:r>
      <w:r>
        <w:rPr>
          <w:spacing w:val="9"/>
        </w:rPr>
        <w:t xml:space="preserve"> </w:t>
      </w:r>
      <w:r>
        <w:t>pre-trends</w:t>
      </w:r>
      <w:r>
        <w:rPr>
          <w:spacing w:val="9"/>
        </w:rPr>
        <w:t xml:space="preserve"> </w:t>
      </w:r>
      <w:r>
        <w:t>and</w:t>
      </w:r>
      <w:r>
        <w:rPr>
          <w:spacing w:val="10"/>
        </w:rPr>
        <w:t xml:space="preserve"> </w:t>
      </w:r>
      <w:r>
        <w:t>perform</w:t>
      </w:r>
      <w:r>
        <w:rPr>
          <w:spacing w:val="9"/>
        </w:rPr>
        <w:t xml:space="preserve"> </w:t>
      </w:r>
      <w:r>
        <w:t>a</w:t>
      </w:r>
      <w:r>
        <w:rPr>
          <w:spacing w:val="9"/>
        </w:rPr>
        <w:t xml:space="preserve"> </w:t>
      </w:r>
      <w:r>
        <w:t>placebo</w:t>
      </w:r>
      <w:r>
        <w:rPr>
          <w:spacing w:val="9"/>
        </w:rPr>
        <w:t xml:space="preserve"> </w:t>
      </w:r>
      <w:r>
        <w:t>test</w:t>
      </w:r>
      <w:r>
        <w:rPr>
          <w:spacing w:val="9"/>
        </w:rPr>
        <w:t xml:space="preserve"> </w:t>
      </w:r>
      <w:r>
        <w:t>to</w:t>
      </w:r>
      <w:r>
        <w:rPr>
          <w:spacing w:val="9"/>
        </w:rPr>
        <w:t xml:space="preserve"> </w:t>
      </w:r>
      <w:r>
        <w:t>confirm</w:t>
      </w:r>
      <w:r>
        <w:rPr>
          <w:spacing w:val="10"/>
        </w:rPr>
        <w:t xml:space="preserve"> </w:t>
      </w:r>
      <w:r>
        <w:t>the</w:t>
      </w:r>
      <w:r>
        <w:rPr>
          <w:spacing w:val="9"/>
        </w:rPr>
        <w:t xml:space="preserve"> </w:t>
      </w:r>
      <w:r>
        <w:t>validity</w:t>
      </w:r>
      <w:r>
        <w:rPr>
          <w:spacing w:val="9"/>
        </w:rPr>
        <w:t xml:space="preserve"> </w:t>
      </w:r>
      <w:r>
        <w:t>of</w:t>
      </w:r>
      <w:r>
        <w:rPr>
          <w:spacing w:val="9"/>
        </w:rPr>
        <w:t xml:space="preserve"> </w:t>
      </w:r>
      <w:r>
        <w:t>our</w:t>
      </w:r>
      <w:r>
        <w:rPr>
          <w:spacing w:val="9"/>
        </w:rPr>
        <w:t xml:space="preserve"> </w:t>
      </w:r>
      <w:r>
        <w:rPr>
          <w:spacing w:val="-4"/>
        </w:rPr>
        <w:t>RDD.</w:t>
      </w:r>
    </w:p>
    <w:p w14:paraId="167DCE4B" w14:textId="654EA973" w:rsidR="00C96556" w:rsidRDefault="00F61671">
      <w:pPr>
        <w:pStyle w:val="BodyText"/>
        <w:spacing w:before="286" w:line="391" w:lineRule="auto"/>
        <w:ind w:left="-1" w:right="1076" w:firstLine="351"/>
        <w:jc w:val="both"/>
      </w:pPr>
      <w:r>
        <w:rPr>
          <w:b/>
        </w:rPr>
        <w:t>Removing contradictory observations</w:t>
      </w:r>
      <w:r>
        <w:t>:</w:t>
      </w:r>
      <w:r>
        <w:rPr>
          <w:spacing w:val="40"/>
        </w:rPr>
        <w:t xml:space="preserve"> </w:t>
      </w:r>
      <w:r>
        <w:t xml:space="preserve">In this test, we focus on ensuring the </w:t>
      </w:r>
      <w:proofErr w:type="spellStart"/>
      <w:r>
        <w:t>inde</w:t>
      </w:r>
      <w:proofErr w:type="spellEnd"/>
      <w:r>
        <w:t xml:space="preserve">- </w:t>
      </w:r>
      <w:proofErr w:type="spellStart"/>
      <w:r>
        <w:t>pendence</w:t>
      </w:r>
      <w:proofErr w:type="spellEnd"/>
      <w:r>
        <w:t xml:space="preserve"> and exogeneity of our dataset</w:t>
      </w:r>
      <w:del w:id="184" w:author="Brasington, David (brasindd)" w:date="2025-03-02T18:30:00Z">
        <w:r w:rsidDel="00532D86">
          <w:delText>, a critical aspect in assessing the impact of renewal</w:delText>
        </w:r>
        <w:r w:rsidDel="00532D86">
          <w:rPr>
            <w:spacing w:val="80"/>
            <w:w w:val="150"/>
          </w:rPr>
          <w:delText xml:space="preserve"> </w:delText>
        </w:r>
        <w:r w:rsidDel="00532D86">
          <w:delText>tax</w:delText>
        </w:r>
        <w:r w:rsidDel="00532D86">
          <w:rPr>
            <w:spacing w:val="40"/>
          </w:rPr>
          <w:delText xml:space="preserve"> </w:delText>
        </w:r>
        <w:r w:rsidDel="00532D86">
          <w:delText>levies</w:delText>
        </w:r>
        <w:r w:rsidDel="00532D86">
          <w:rPr>
            <w:spacing w:val="40"/>
          </w:rPr>
          <w:delText xml:space="preserve"> </w:delText>
        </w:r>
        <w:r w:rsidDel="00532D86">
          <w:delText>on</w:delText>
        </w:r>
        <w:r w:rsidDel="00532D86">
          <w:rPr>
            <w:spacing w:val="40"/>
          </w:rPr>
          <w:delText xml:space="preserve"> </w:delText>
        </w:r>
        <w:r w:rsidDel="00532D86">
          <w:delText>housing</w:delText>
        </w:r>
        <w:r w:rsidDel="00532D86">
          <w:rPr>
            <w:spacing w:val="40"/>
          </w:rPr>
          <w:delText xml:space="preserve"> </w:delText>
        </w:r>
        <w:r w:rsidDel="00532D86">
          <w:delText>prices</w:delText>
        </w:r>
      </w:del>
      <w:r>
        <w:t>.</w:t>
      </w:r>
      <w:r>
        <w:rPr>
          <w:spacing w:val="40"/>
        </w:rPr>
        <w:t xml:space="preserve"> </w:t>
      </w:r>
      <w:ins w:id="185" w:author="Brasington, David (brasindd)" w:date="2025-03-02T18:31:00Z">
        <w:r w:rsidR="00532D86">
          <w:rPr>
            <w:spacing w:val="40"/>
          </w:rPr>
          <w:t xml:space="preserve">Estimates may be biased if </w:t>
        </w:r>
      </w:ins>
      <w:del w:id="186" w:author="Brasington, David (brasindd)" w:date="2025-03-02T18:31:00Z">
        <w:r w:rsidDel="00532D86">
          <w:delText>An</w:delText>
        </w:r>
        <w:r w:rsidDel="00532D86">
          <w:rPr>
            <w:spacing w:val="40"/>
          </w:rPr>
          <w:delText xml:space="preserve"> </w:delText>
        </w:r>
        <w:r w:rsidDel="00532D86">
          <w:delText>additional</w:delText>
        </w:r>
        <w:r w:rsidDel="00532D86">
          <w:rPr>
            <w:spacing w:val="40"/>
          </w:rPr>
          <w:delText xml:space="preserve"> </w:delText>
        </w:r>
        <w:r w:rsidDel="00532D86">
          <w:delText>concern</w:delText>
        </w:r>
        <w:r w:rsidDel="00532D86">
          <w:rPr>
            <w:spacing w:val="40"/>
          </w:rPr>
          <w:delText xml:space="preserve"> </w:delText>
        </w:r>
        <w:r w:rsidDel="00532D86">
          <w:delText>is</w:delText>
        </w:r>
        <w:r w:rsidDel="00532D86">
          <w:rPr>
            <w:spacing w:val="40"/>
          </w:rPr>
          <w:delText xml:space="preserve"> </w:delText>
        </w:r>
        <w:r w:rsidDel="00532D86">
          <w:delText>the</w:delText>
        </w:r>
        <w:r w:rsidDel="00532D86">
          <w:rPr>
            <w:spacing w:val="40"/>
          </w:rPr>
          <w:delText xml:space="preserve"> </w:delText>
        </w:r>
        <w:r w:rsidDel="00532D86">
          <w:delText>potential</w:delText>
        </w:r>
        <w:r w:rsidDel="00532D86">
          <w:rPr>
            <w:spacing w:val="40"/>
          </w:rPr>
          <w:delText xml:space="preserve"> </w:delText>
        </w:r>
        <w:r w:rsidDel="00532D86">
          <w:delText>bias</w:delText>
        </w:r>
        <w:r w:rsidDel="00532D86">
          <w:rPr>
            <w:spacing w:val="40"/>
          </w:rPr>
          <w:delText xml:space="preserve"> </w:delText>
        </w:r>
        <w:r w:rsidDel="00532D86">
          <w:delText>introduced</w:delText>
        </w:r>
        <w:r w:rsidDel="00532D86">
          <w:rPr>
            <w:spacing w:val="40"/>
          </w:rPr>
          <w:delText xml:space="preserve"> </w:delText>
        </w:r>
        <w:r w:rsidDel="00532D86">
          <w:delText>by</w:delText>
        </w:r>
        <w:r w:rsidDel="00532D86">
          <w:rPr>
            <w:spacing w:val="40"/>
          </w:rPr>
          <w:delText xml:space="preserve"> </w:delText>
        </w:r>
      </w:del>
      <w:r>
        <w:t>tax levies</w:t>
      </w:r>
      <w:r>
        <w:rPr>
          <w:spacing w:val="40"/>
        </w:rPr>
        <w:t xml:space="preserve"> </w:t>
      </w:r>
      <w:r>
        <w:t>for</w:t>
      </w:r>
      <w:r>
        <w:rPr>
          <w:spacing w:val="40"/>
        </w:rPr>
        <w:t xml:space="preserve"> </w:t>
      </w:r>
      <w:r>
        <w:t>additional</w:t>
      </w:r>
      <w:r>
        <w:rPr>
          <w:spacing w:val="40"/>
        </w:rPr>
        <w:t xml:space="preserve"> </w:t>
      </w:r>
      <w:r>
        <w:t>money</w:t>
      </w:r>
      <w:r>
        <w:rPr>
          <w:spacing w:val="40"/>
        </w:rPr>
        <w:t xml:space="preserve"> </w:t>
      </w:r>
      <w:del w:id="187" w:author="Brasington, David (brasindd)" w:date="2025-03-02T18:31:00Z">
        <w:r w:rsidDel="00532D86">
          <w:delText>that</w:delText>
        </w:r>
        <w:r w:rsidDel="00532D86">
          <w:rPr>
            <w:spacing w:val="40"/>
          </w:rPr>
          <w:delText xml:space="preserve"> </w:delText>
        </w:r>
        <w:r w:rsidDel="00532D86">
          <w:delText>might</w:delText>
        </w:r>
        <w:r w:rsidDel="00532D86">
          <w:rPr>
            <w:spacing w:val="40"/>
          </w:rPr>
          <w:delText xml:space="preserve"> </w:delText>
        </w:r>
      </w:del>
      <w:r>
        <w:t>pass</w:t>
      </w:r>
      <w:r>
        <w:rPr>
          <w:spacing w:val="40"/>
        </w:rPr>
        <w:t xml:space="preserve"> </w:t>
      </w:r>
      <w:r>
        <w:t>after</w:t>
      </w:r>
      <w:r>
        <w:rPr>
          <w:spacing w:val="40"/>
        </w:rPr>
        <w:t xml:space="preserve"> </w:t>
      </w:r>
      <w:r>
        <w:t>renewal</w:t>
      </w:r>
      <w:r>
        <w:rPr>
          <w:spacing w:val="40"/>
        </w:rPr>
        <w:t xml:space="preserve"> </w:t>
      </w:r>
      <w:r>
        <w:t>tax</w:t>
      </w:r>
      <w:r>
        <w:rPr>
          <w:spacing w:val="40"/>
        </w:rPr>
        <w:t xml:space="preserve"> </w:t>
      </w:r>
      <w:r>
        <w:t>levy</w:t>
      </w:r>
      <w:r>
        <w:rPr>
          <w:spacing w:val="40"/>
        </w:rPr>
        <w:t xml:space="preserve"> </w:t>
      </w:r>
      <w:r>
        <w:t>decisions.</w:t>
      </w:r>
      <w:r>
        <w:rPr>
          <w:spacing w:val="80"/>
          <w:w w:val="150"/>
        </w:rPr>
        <w:t xml:space="preserve"> </w:t>
      </w:r>
      <w:r>
        <w:t>To</w:t>
      </w:r>
      <w:r>
        <w:rPr>
          <w:spacing w:val="40"/>
        </w:rPr>
        <w:t xml:space="preserve"> </w:t>
      </w:r>
      <w:r>
        <w:t>address this</w:t>
      </w:r>
      <w:r>
        <w:rPr>
          <w:spacing w:val="35"/>
        </w:rPr>
        <w:t xml:space="preserve"> </w:t>
      </w:r>
      <w:r>
        <w:t>concern,</w:t>
      </w:r>
      <w:r>
        <w:rPr>
          <w:spacing w:val="36"/>
        </w:rPr>
        <w:t xml:space="preserve"> </w:t>
      </w:r>
      <w:r>
        <w:t>we</w:t>
      </w:r>
      <w:r>
        <w:rPr>
          <w:spacing w:val="36"/>
        </w:rPr>
        <w:t xml:space="preserve"> </w:t>
      </w:r>
      <w:r>
        <w:t>exclude</w:t>
      </w:r>
      <w:r>
        <w:rPr>
          <w:spacing w:val="35"/>
        </w:rPr>
        <w:t xml:space="preserve"> </w:t>
      </w:r>
      <w:r>
        <w:t>observations</w:t>
      </w:r>
      <w:r>
        <w:rPr>
          <w:spacing w:val="36"/>
        </w:rPr>
        <w:t xml:space="preserve"> </w:t>
      </w:r>
      <w:r>
        <w:t>from</w:t>
      </w:r>
      <w:r>
        <w:rPr>
          <w:spacing w:val="36"/>
        </w:rPr>
        <w:t xml:space="preserve"> </w:t>
      </w:r>
      <w:r>
        <w:t>our</w:t>
      </w:r>
      <w:r>
        <w:rPr>
          <w:spacing w:val="35"/>
        </w:rPr>
        <w:t xml:space="preserve"> </w:t>
      </w:r>
      <w:r>
        <w:t>analysis</w:t>
      </w:r>
      <w:r>
        <w:rPr>
          <w:spacing w:val="37"/>
        </w:rPr>
        <w:t xml:space="preserve"> </w:t>
      </w:r>
      <w:r>
        <w:t>if</w:t>
      </w:r>
      <w:r>
        <w:rPr>
          <w:spacing w:val="35"/>
        </w:rPr>
        <w:t xml:space="preserve"> </w:t>
      </w:r>
      <w:r>
        <w:t>a</w:t>
      </w:r>
      <w:r>
        <w:rPr>
          <w:spacing w:val="35"/>
        </w:rPr>
        <w:t xml:space="preserve"> </w:t>
      </w:r>
      <w:r>
        <w:t>tax</w:t>
      </w:r>
      <w:r>
        <w:rPr>
          <w:spacing w:val="36"/>
        </w:rPr>
        <w:t xml:space="preserve"> </w:t>
      </w:r>
      <w:r>
        <w:t>levy</w:t>
      </w:r>
      <w:r>
        <w:rPr>
          <w:spacing w:val="35"/>
        </w:rPr>
        <w:t xml:space="preserve"> </w:t>
      </w:r>
      <w:r>
        <w:t>for</w:t>
      </w:r>
      <w:r>
        <w:rPr>
          <w:spacing w:val="35"/>
        </w:rPr>
        <w:t xml:space="preserve"> </w:t>
      </w:r>
      <w:r>
        <w:t>additional</w:t>
      </w:r>
      <w:r>
        <w:rPr>
          <w:spacing w:val="37"/>
        </w:rPr>
        <w:t xml:space="preserve"> </w:t>
      </w:r>
      <w:r>
        <w:rPr>
          <w:spacing w:val="-2"/>
        </w:rPr>
        <w:t>funding</w:t>
      </w:r>
    </w:p>
    <w:p w14:paraId="735FE238" w14:textId="77777777" w:rsidR="00C96556" w:rsidRDefault="00C96556">
      <w:pPr>
        <w:pStyle w:val="BodyText"/>
        <w:spacing w:line="391" w:lineRule="auto"/>
        <w:jc w:val="both"/>
        <w:sectPr w:rsidR="00C96556">
          <w:pgSz w:w="12240" w:h="15840"/>
          <w:pgMar w:top="1580" w:right="360" w:bottom="1020" w:left="1440" w:header="0" w:footer="749" w:gutter="0"/>
          <w:cols w:space="720"/>
        </w:sectPr>
      </w:pPr>
    </w:p>
    <w:p w14:paraId="4076696B" w14:textId="01609022" w:rsidR="00C96556" w:rsidRDefault="00F61671">
      <w:pPr>
        <w:pStyle w:val="BodyText"/>
        <w:spacing w:before="30" w:line="391" w:lineRule="auto"/>
        <w:ind w:right="1076"/>
        <w:jc w:val="both"/>
      </w:pPr>
      <w:r>
        <w:lastRenderedPageBreak/>
        <w:t>is introduced and passed within a ten-year period following a renewal tax levy vote.</w:t>
      </w:r>
      <w:r>
        <w:rPr>
          <w:spacing w:val="40"/>
        </w:rPr>
        <w:t xml:space="preserve"> </w:t>
      </w:r>
      <w:del w:id="188" w:author="Brasington, David (brasindd)" w:date="2025-03-02T18:32:00Z">
        <w:r w:rsidDel="00532D86">
          <w:delText>This approach is premised on the notion that the introduction of new funding through additional levies could confound the effects of decreased road taxes on housing prices.</w:delText>
        </w:r>
        <w:r w:rsidDel="00532D86">
          <w:rPr>
            <w:spacing w:val="40"/>
          </w:rPr>
          <w:delText xml:space="preserve"> </w:delText>
        </w:r>
      </w:del>
      <w:r>
        <w:t>For example, consider a scenario where a city votes on a renewal tax levy in the year 2000.</w:t>
      </w:r>
      <w:r>
        <w:rPr>
          <w:spacing w:val="40"/>
        </w:rPr>
        <w:t xml:space="preserve"> </w:t>
      </w:r>
      <w:r>
        <w:t xml:space="preserve">If that city subsequently introduces and passes a tax levy for additional road spending in 2004, we ex- </w:t>
      </w:r>
      <w:proofErr w:type="spellStart"/>
      <w:r>
        <w:t>clude</w:t>
      </w:r>
      <w:proofErr w:type="spellEnd"/>
      <w:r>
        <w:rPr>
          <w:spacing w:val="34"/>
        </w:rPr>
        <w:t xml:space="preserve"> </w:t>
      </w:r>
      <w:r>
        <w:t>all</w:t>
      </w:r>
      <w:r>
        <w:rPr>
          <w:spacing w:val="34"/>
        </w:rPr>
        <w:t xml:space="preserve"> </w:t>
      </w:r>
      <w:r>
        <w:t>votes</w:t>
      </w:r>
      <w:r>
        <w:rPr>
          <w:spacing w:val="34"/>
        </w:rPr>
        <w:t xml:space="preserve"> </w:t>
      </w:r>
      <w:r>
        <w:t>for</w:t>
      </w:r>
      <w:r>
        <w:rPr>
          <w:spacing w:val="34"/>
        </w:rPr>
        <w:t xml:space="preserve"> </w:t>
      </w:r>
      <w:r>
        <w:t>that</w:t>
      </w:r>
      <w:r>
        <w:rPr>
          <w:spacing w:val="34"/>
        </w:rPr>
        <w:t xml:space="preserve"> </w:t>
      </w:r>
      <w:r>
        <w:t>city</w:t>
      </w:r>
      <w:r>
        <w:rPr>
          <w:spacing w:val="34"/>
        </w:rPr>
        <w:t xml:space="preserve"> </w:t>
      </w:r>
      <w:r>
        <w:t>from</w:t>
      </w:r>
      <w:r>
        <w:rPr>
          <w:spacing w:val="34"/>
        </w:rPr>
        <w:t xml:space="preserve"> </w:t>
      </w:r>
      <w:r>
        <w:t>2005</w:t>
      </w:r>
      <w:r>
        <w:rPr>
          <w:spacing w:val="34"/>
        </w:rPr>
        <w:t xml:space="preserve"> </w:t>
      </w:r>
      <w:r>
        <w:t>through</w:t>
      </w:r>
      <w:r>
        <w:rPr>
          <w:spacing w:val="34"/>
        </w:rPr>
        <w:t xml:space="preserve"> </w:t>
      </w:r>
      <w:r>
        <w:t>2010.</w:t>
      </w:r>
      <w:r>
        <w:rPr>
          <w:spacing w:val="71"/>
        </w:rPr>
        <w:t xml:space="preserve"> </w:t>
      </w:r>
      <w:r>
        <w:t>This</w:t>
      </w:r>
      <w:r>
        <w:rPr>
          <w:spacing w:val="34"/>
        </w:rPr>
        <w:t xml:space="preserve"> </w:t>
      </w:r>
      <w:r>
        <w:t>exclusion</w:t>
      </w:r>
      <w:r>
        <w:rPr>
          <w:spacing w:val="34"/>
        </w:rPr>
        <w:t xml:space="preserve"> </w:t>
      </w:r>
      <w:r>
        <w:t>ensures</w:t>
      </w:r>
      <w:r>
        <w:rPr>
          <w:spacing w:val="34"/>
        </w:rPr>
        <w:t xml:space="preserve"> </w:t>
      </w:r>
      <w:r>
        <w:t>that</w:t>
      </w:r>
      <w:r>
        <w:rPr>
          <w:spacing w:val="34"/>
        </w:rPr>
        <w:t xml:space="preserve"> </w:t>
      </w:r>
      <w:r>
        <w:t>the</w:t>
      </w:r>
      <w:r>
        <w:rPr>
          <w:spacing w:val="34"/>
        </w:rPr>
        <w:t xml:space="preserve"> </w:t>
      </w:r>
      <w:r>
        <w:t>effect on house prices from the 2000 vote are captured for uncontaminated years but not for years after 2004 when the effect of additional road taxes may counteract the drop in tax money</w:t>
      </w:r>
      <w:r>
        <w:rPr>
          <w:spacing w:val="80"/>
          <w:w w:val="150"/>
        </w:rPr>
        <w:t xml:space="preserve"> </w:t>
      </w:r>
      <w:r>
        <w:t>from the year 2000 vote. It allows us to isolate and examine the pure impact of the drop in funding</w:t>
      </w:r>
      <w:r>
        <w:rPr>
          <w:spacing w:val="40"/>
        </w:rPr>
        <w:t xml:space="preserve"> </w:t>
      </w:r>
      <w:r>
        <w:t>from</w:t>
      </w:r>
      <w:r>
        <w:rPr>
          <w:spacing w:val="40"/>
        </w:rPr>
        <w:t xml:space="preserve"> </w:t>
      </w:r>
      <w:r>
        <w:t>failing</w:t>
      </w:r>
      <w:r>
        <w:rPr>
          <w:spacing w:val="40"/>
        </w:rPr>
        <w:t xml:space="preserve"> </w:t>
      </w:r>
      <w:r>
        <w:t>renewal</w:t>
      </w:r>
      <w:r>
        <w:rPr>
          <w:spacing w:val="40"/>
        </w:rPr>
        <w:t xml:space="preserve"> </w:t>
      </w:r>
      <w:r>
        <w:t>levies</w:t>
      </w:r>
      <w:r>
        <w:rPr>
          <w:spacing w:val="40"/>
        </w:rPr>
        <w:t xml:space="preserve"> </w:t>
      </w:r>
      <w:r>
        <w:t>on</w:t>
      </w:r>
      <w:r>
        <w:rPr>
          <w:spacing w:val="40"/>
        </w:rPr>
        <w:t xml:space="preserve"> </w:t>
      </w:r>
      <w:r>
        <w:t>housing</w:t>
      </w:r>
      <w:r>
        <w:rPr>
          <w:spacing w:val="40"/>
        </w:rPr>
        <w:t xml:space="preserve"> </w:t>
      </w:r>
      <w:r>
        <w:t>prices.</w:t>
      </w:r>
    </w:p>
    <w:p w14:paraId="19B6F714" w14:textId="77777777" w:rsidR="00C96556" w:rsidRDefault="00F61671">
      <w:pPr>
        <w:pStyle w:val="BodyText"/>
        <w:spacing w:before="56"/>
        <w:ind w:left="666"/>
        <w:jc w:val="both"/>
      </w:pPr>
      <w:r>
        <w:rPr>
          <w:w w:val="105"/>
        </w:rPr>
        <w:t>Table</w:t>
      </w:r>
      <w:r>
        <w:rPr>
          <w:spacing w:val="16"/>
          <w:w w:val="105"/>
        </w:rPr>
        <w:t xml:space="preserve"> </w:t>
      </w:r>
      <w:r>
        <w:rPr>
          <w:w w:val="105"/>
        </w:rPr>
        <w:t>6:</w:t>
      </w:r>
      <w:r>
        <w:rPr>
          <w:spacing w:val="40"/>
          <w:w w:val="105"/>
        </w:rPr>
        <w:t xml:space="preserve"> </w:t>
      </w:r>
      <w:r>
        <w:rPr>
          <w:w w:val="105"/>
        </w:rPr>
        <w:t>Effect</w:t>
      </w:r>
      <w:r>
        <w:rPr>
          <w:spacing w:val="16"/>
          <w:w w:val="105"/>
        </w:rPr>
        <w:t xml:space="preserve"> </w:t>
      </w:r>
      <w:r>
        <w:rPr>
          <w:w w:val="105"/>
        </w:rPr>
        <w:t>on</w:t>
      </w:r>
      <w:r>
        <w:rPr>
          <w:spacing w:val="16"/>
          <w:w w:val="105"/>
        </w:rPr>
        <w:t xml:space="preserve"> </w:t>
      </w:r>
      <w:r>
        <w:rPr>
          <w:w w:val="105"/>
        </w:rPr>
        <w:t>Median</w:t>
      </w:r>
      <w:r>
        <w:rPr>
          <w:spacing w:val="17"/>
          <w:w w:val="105"/>
        </w:rPr>
        <w:t xml:space="preserve"> </w:t>
      </w:r>
      <w:r>
        <w:rPr>
          <w:w w:val="105"/>
        </w:rPr>
        <w:t>Sale</w:t>
      </w:r>
      <w:r>
        <w:rPr>
          <w:spacing w:val="16"/>
          <w:w w:val="105"/>
        </w:rPr>
        <w:t xml:space="preserve"> </w:t>
      </w:r>
      <w:r>
        <w:rPr>
          <w:w w:val="105"/>
        </w:rPr>
        <w:t>Amount</w:t>
      </w:r>
      <w:r>
        <w:rPr>
          <w:spacing w:val="16"/>
          <w:w w:val="105"/>
        </w:rPr>
        <w:t xml:space="preserve"> </w:t>
      </w:r>
      <w:r>
        <w:rPr>
          <w:w w:val="105"/>
        </w:rPr>
        <w:t>of</w:t>
      </w:r>
      <w:r>
        <w:rPr>
          <w:spacing w:val="16"/>
          <w:w w:val="105"/>
        </w:rPr>
        <w:t xml:space="preserve"> </w:t>
      </w:r>
      <w:r>
        <w:rPr>
          <w:w w:val="105"/>
        </w:rPr>
        <w:t>Failing</w:t>
      </w:r>
      <w:r>
        <w:rPr>
          <w:spacing w:val="16"/>
          <w:w w:val="105"/>
        </w:rPr>
        <w:t xml:space="preserve"> </w:t>
      </w:r>
      <w:r>
        <w:rPr>
          <w:w w:val="105"/>
        </w:rPr>
        <w:t>to</w:t>
      </w:r>
      <w:r>
        <w:rPr>
          <w:spacing w:val="16"/>
          <w:w w:val="105"/>
        </w:rPr>
        <w:t xml:space="preserve"> </w:t>
      </w:r>
      <w:r>
        <w:rPr>
          <w:w w:val="105"/>
        </w:rPr>
        <w:t>Renew</w:t>
      </w:r>
      <w:r>
        <w:rPr>
          <w:spacing w:val="16"/>
          <w:w w:val="105"/>
        </w:rPr>
        <w:t xml:space="preserve"> </w:t>
      </w:r>
      <w:r>
        <w:rPr>
          <w:w w:val="105"/>
        </w:rPr>
        <w:t>a</w:t>
      </w:r>
      <w:r>
        <w:rPr>
          <w:spacing w:val="16"/>
          <w:w w:val="105"/>
        </w:rPr>
        <w:t xml:space="preserve"> </w:t>
      </w:r>
      <w:r>
        <w:rPr>
          <w:w w:val="105"/>
        </w:rPr>
        <w:t>Road</w:t>
      </w:r>
      <w:r>
        <w:rPr>
          <w:spacing w:val="16"/>
          <w:w w:val="105"/>
        </w:rPr>
        <w:t xml:space="preserve"> </w:t>
      </w:r>
      <w:r>
        <w:rPr>
          <w:w w:val="105"/>
        </w:rPr>
        <w:t>Tax</w:t>
      </w:r>
      <w:r>
        <w:rPr>
          <w:spacing w:val="16"/>
          <w:w w:val="105"/>
        </w:rPr>
        <w:t xml:space="preserve"> </w:t>
      </w:r>
      <w:r>
        <w:rPr>
          <w:spacing w:val="-4"/>
          <w:w w:val="105"/>
        </w:rPr>
        <w:t>Levy</w:t>
      </w:r>
    </w:p>
    <w:p w14:paraId="1B317F80" w14:textId="77777777" w:rsidR="00C96556" w:rsidRDefault="00C96556">
      <w:pPr>
        <w:pStyle w:val="BodyText"/>
        <w:spacing w:before="6"/>
        <w:rPr>
          <w:sz w:val="18"/>
        </w:rPr>
      </w:pPr>
    </w:p>
    <w:tbl>
      <w:tblPr>
        <w:tblW w:w="0" w:type="auto"/>
        <w:tblInd w:w="232" w:type="dxa"/>
        <w:tblLayout w:type="fixed"/>
        <w:tblCellMar>
          <w:left w:w="0" w:type="dxa"/>
          <w:right w:w="0" w:type="dxa"/>
        </w:tblCellMar>
        <w:tblLook w:val="01E0" w:firstRow="1" w:lastRow="1" w:firstColumn="1" w:lastColumn="1" w:noHBand="0" w:noVBand="0"/>
      </w:tblPr>
      <w:tblGrid>
        <w:gridCol w:w="1827"/>
        <w:gridCol w:w="968"/>
        <w:gridCol w:w="1073"/>
        <w:gridCol w:w="1072"/>
        <w:gridCol w:w="968"/>
        <w:gridCol w:w="969"/>
        <w:gridCol w:w="970"/>
        <w:gridCol w:w="1073"/>
      </w:tblGrid>
      <w:tr w:rsidR="00C96556" w14:paraId="346E0E4C" w14:textId="77777777">
        <w:trPr>
          <w:trHeight w:val="575"/>
        </w:trPr>
        <w:tc>
          <w:tcPr>
            <w:tcW w:w="1827" w:type="dxa"/>
            <w:tcBorders>
              <w:top w:val="single" w:sz="4" w:space="0" w:color="000000"/>
              <w:bottom w:val="single" w:sz="4" w:space="0" w:color="000000"/>
            </w:tcBorders>
          </w:tcPr>
          <w:p w14:paraId="54F5250B" w14:textId="77777777" w:rsidR="00C96556" w:rsidRDefault="00F61671">
            <w:pPr>
              <w:pStyle w:val="TableParagraph"/>
              <w:spacing w:line="264" w:lineRule="exact"/>
              <w:ind w:left="119"/>
              <w:rPr>
                <w:sz w:val="24"/>
              </w:rPr>
            </w:pPr>
            <w:r>
              <w:rPr>
                <w:sz w:val="24"/>
              </w:rPr>
              <w:t>year</w:t>
            </w:r>
            <w:r>
              <w:rPr>
                <w:spacing w:val="50"/>
                <w:sz w:val="24"/>
              </w:rPr>
              <w:t xml:space="preserve"> </w:t>
            </w:r>
            <w:r>
              <w:rPr>
                <w:sz w:val="24"/>
              </w:rPr>
              <w:t>relative</w:t>
            </w:r>
            <w:r>
              <w:rPr>
                <w:spacing w:val="51"/>
                <w:sz w:val="24"/>
              </w:rPr>
              <w:t xml:space="preserve"> </w:t>
            </w:r>
            <w:r>
              <w:rPr>
                <w:spacing w:val="-5"/>
                <w:sz w:val="24"/>
              </w:rPr>
              <w:t>to</w:t>
            </w:r>
          </w:p>
          <w:p w14:paraId="5B9B0524" w14:textId="77777777" w:rsidR="00C96556" w:rsidRDefault="00F61671">
            <w:pPr>
              <w:pStyle w:val="TableParagraph"/>
              <w:spacing w:line="291" w:lineRule="exact"/>
              <w:ind w:left="119"/>
              <w:rPr>
                <w:sz w:val="24"/>
              </w:rPr>
            </w:pPr>
            <w:r>
              <w:rPr>
                <w:spacing w:val="-4"/>
                <w:sz w:val="24"/>
              </w:rPr>
              <w:t>vote</w:t>
            </w:r>
          </w:p>
        </w:tc>
        <w:tc>
          <w:tcPr>
            <w:tcW w:w="968" w:type="dxa"/>
            <w:tcBorders>
              <w:top w:val="single" w:sz="4" w:space="0" w:color="000000"/>
              <w:bottom w:val="single" w:sz="4" w:space="0" w:color="000000"/>
            </w:tcBorders>
          </w:tcPr>
          <w:p w14:paraId="6521105D" w14:textId="77777777" w:rsidR="00C96556" w:rsidRDefault="00F61671">
            <w:pPr>
              <w:pStyle w:val="TableParagraph"/>
              <w:spacing w:line="266" w:lineRule="exact"/>
              <w:ind w:left="4" w:right="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3" w:type="dxa"/>
            <w:tcBorders>
              <w:top w:val="single" w:sz="4" w:space="0" w:color="000000"/>
              <w:bottom w:val="single" w:sz="4" w:space="0" w:color="000000"/>
            </w:tcBorders>
          </w:tcPr>
          <w:p w14:paraId="407DBB44" w14:textId="77777777" w:rsidR="00C96556" w:rsidRDefault="00F61671">
            <w:pPr>
              <w:pStyle w:val="TableParagraph"/>
              <w:spacing w:line="266" w:lineRule="exact"/>
              <w:ind w:left="14" w:right="1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328606BB" w14:textId="77777777" w:rsidR="00C96556" w:rsidRDefault="00F61671">
            <w:pPr>
              <w:pStyle w:val="TableParagraph"/>
              <w:spacing w:line="266" w:lineRule="exact"/>
              <w:ind w:left="1"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8" w:type="dxa"/>
            <w:tcBorders>
              <w:top w:val="single" w:sz="4" w:space="0" w:color="000000"/>
              <w:bottom w:val="single" w:sz="4" w:space="0" w:color="000000"/>
            </w:tcBorders>
          </w:tcPr>
          <w:p w14:paraId="5ABD0468" w14:textId="77777777" w:rsidR="00C96556" w:rsidRDefault="00F61671">
            <w:pPr>
              <w:pStyle w:val="TableParagraph"/>
              <w:spacing w:line="266" w:lineRule="exact"/>
              <w:ind w:left="1" w:right="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9" w:type="dxa"/>
            <w:tcBorders>
              <w:top w:val="single" w:sz="4" w:space="0" w:color="000000"/>
              <w:bottom w:val="single" w:sz="4" w:space="0" w:color="000000"/>
            </w:tcBorders>
          </w:tcPr>
          <w:p w14:paraId="205EE6C5" w14:textId="77777777" w:rsidR="00C96556" w:rsidRDefault="00F61671">
            <w:pPr>
              <w:pStyle w:val="TableParagraph"/>
              <w:spacing w:line="266" w:lineRule="exact"/>
              <w:ind w:left="1" w:right="7"/>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70" w:type="dxa"/>
            <w:tcBorders>
              <w:top w:val="single" w:sz="4" w:space="0" w:color="000000"/>
              <w:bottom w:val="single" w:sz="4" w:space="0" w:color="000000"/>
            </w:tcBorders>
          </w:tcPr>
          <w:p w14:paraId="73C7D700" w14:textId="77777777" w:rsidR="00C96556" w:rsidRDefault="00F61671">
            <w:pPr>
              <w:pStyle w:val="TableParagraph"/>
              <w:spacing w:line="266" w:lineRule="exact"/>
              <w:ind w:left="1" w:right="11"/>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3" w:type="dxa"/>
            <w:tcBorders>
              <w:top w:val="single" w:sz="4" w:space="0" w:color="000000"/>
              <w:bottom w:val="single" w:sz="4" w:space="0" w:color="000000"/>
            </w:tcBorders>
          </w:tcPr>
          <w:p w14:paraId="5490071F" w14:textId="77777777" w:rsidR="00C96556" w:rsidRDefault="00F61671">
            <w:pPr>
              <w:pStyle w:val="TableParagraph"/>
              <w:spacing w:line="266" w:lineRule="exact"/>
              <w:ind w:left="1" w:right="15"/>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C96556" w14:paraId="1A2D01EF" w14:textId="77777777">
        <w:trPr>
          <w:trHeight w:val="286"/>
        </w:trPr>
        <w:tc>
          <w:tcPr>
            <w:tcW w:w="1827" w:type="dxa"/>
            <w:tcBorders>
              <w:top w:val="single" w:sz="4" w:space="0" w:color="000000"/>
            </w:tcBorders>
          </w:tcPr>
          <w:p w14:paraId="7D2751DF" w14:textId="77777777" w:rsidR="00C96556" w:rsidRDefault="00F61671">
            <w:pPr>
              <w:pStyle w:val="TableParagraph"/>
              <w:spacing w:line="266" w:lineRule="exact"/>
              <w:ind w:left="119"/>
              <w:rPr>
                <w:sz w:val="24"/>
              </w:rPr>
            </w:pPr>
            <w:r>
              <w:rPr>
                <w:spacing w:val="-2"/>
                <w:w w:val="105"/>
                <w:sz w:val="24"/>
              </w:rPr>
              <w:t>Treatment</w:t>
            </w:r>
          </w:p>
        </w:tc>
        <w:tc>
          <w:tcPr>
            <w:tcW w:w="968" w:type="dxa"/>
            <w:tcBorders>
              <w:top w:val="single" w:sz="4" w:space="0" w:color="000000"/>
            </w:tcBorders>
          </w:tcPr>
          <w:p w14:paraId="687CD72A" w14:textId="77777777" w:rsidR="00C96556" w:rsidRDefault="00F61671">
            <w:pPr>
              <w:pStyle w:val="TableParagraph"/>
              <w:spacing w:line="266" w:lineRule="exact"/>
              <w:ind w:left="4" w:right="5"/>
              <w:jc w:val="center"/>
              <w:rPr>
                <w:sz w:val="24"/>
              </w:rPr>
            </w:pPr>
            <w:r>
              <w:rPr>
                <w:spacing w:val="-2"/>
                <w:sz w:val="24"/>
              </w:rPr>
              <w:t>-19,015</w:t>
            </w:r>
          </w:p>
        </w:tc>
        <w:tc>
          <w:tcPr>
            <w:tcW w:w="1073" w:type="dxa"/>
            <w:tcBorders>
              <w:top w:val="single" w:sz="4" w:space="0" w:color="000000"/>
            </w:tcBorders>
          </w:tcPr>
          <w:p w14:paraId="1857498A" w14:textId="77777777" w:rsidR="00C96556" w:rsidRDefault="00F61671">
            <w:pPr>
              <w:pStyle w:val="TableParagraph"/>
              <w:spacing w:line="266" w:lineRule="exact"/>
              <w:ind w:left="14" w:right="15"/>
              <w:jc w:val="center"/>
              <w:rPr>
                <w:sz w:val="24"/>
              </w:rPr>
            </w:pPr>
            <w:r>
              <w:rPr>
                <w:spacing w:val="-2"/>
                <w:sz w:val="24"/>
              </w:rPr>
              <w:t>-15,609</w:t>
            </w:r>
          </w:p>
        </w:tc>
        <w:tc>
          <w:tcPr>
            <w:tcW w:w="1072" w:type="dxa"/>
            <w:tcBorders>
              <w:top w:val="single" w:sz="4" w:space="0" w:color="000000"/>
            </w:tcBorders>
          </w:tcPr>
          <w:p w14:paraId="67AD0075" w14:textId="77777777" w:rsidR="00C96556" w:rsidRDefault="00F61671">
            <w:pPr>
              <w:pStyle w:val="TableParagraph"/>
              <w:spacing w:line="266" w:lineRule="exact"/>
              <w:ind w:left="1" w:right="4"/>
              <w:jc w:val="center"/>
              <w:rPr>
                <w:sz w:val="24"/>
              </w:rPr>
            </w:pPr>
            <w:r>
              <w:rPr>
                <w:spacing w:val="-2"/>
                <w:sz w:val="24"/>
              </w:rPr>
              <w:t>-18,403</w:t>
            </w:r>
          </w:p>
        </w:tc>
        <w:tc>
          <w:tcPr>
            <w:tcW w:w="968" w:type="dxa"/>
            <w:tcBorders>
              <w:top w:val="single" w:sz="4" w:space="0" w:color="000000"/>
            </w:tcBorders>
          </w:tcPr>
          <w:p w14:paraId="72F773B9" w14:textId="77777777" w:rsidR="00C96556" w:rsidRDefault="00F61671">
            <w:pPr>
              <w:pStyle w:val="TableParagraph"/>
              <w:spacing w:line="266" w:lineRule="exact"/>
              <w:ind w:left="1" w:right="5"/>
              <w:jc w:val="center"/>
              <w:rPr>
                <w:sz w:val="24"/>
              </w:rPr>
            </w:pPr>
            <w:r>
              <w:rPr>
                <w:spacing w:val="-2"/>
                <w:sz w:val="24"/>
              </w:rPr>
              <w:t>-20,842</w:t>
            </w:r>
          </w:p>
        </w:tc>
        <w:tc>
          <w:tcPr>
            <w:tcW w:w="969" w:type="dxa"/>
            <w:tcBorders>
              <w:top w:val="single" w:sz="4" w:space="0" w:color="000000"/>
            </w:tcBorders>
          </w:tcPr>
          <w:p w14:paraId="1A1F7DA4" w14:textId="77777777" w:rsidR="00C96556" w:rsidRDefault="00F61671">
            <w:pPr>
              <w:pStyle w:val="TableParagraph"/>
              <w:spacing w:line="266" w:lineRule="exact"/>
              <w:ind w:left="1" w:right="7"/>
              <w:jc w:val="center"/>
              <w:rPr>
                <w:sz w:val="24"/>
              </w:rPr>
            </w:pPr>
            <w:r>
              <w:rPr>
                <w:spacing w:val="-2"/>
                <w:sz w:val="24"/>
              </w:rPr>
              <w:t>-18,950</w:t>
            </w:r>
          </w:p>
        </w:tc>
        <w:tc>
          <w:tcPr>
            <w:tcW w:w="970" w:type="dxa"/>
            <w:tcBorders>
              <w:top w:val="single" w:sz="4" w:space="0" w:color="000000"/>
            </w:tcBorders>
          </w:tcPr>
          <w:p w14:paraId="4523B2C0" w14:textId="77777777" w:rsidR="00C96556" w:rsidRDefault="00F61671">
            <w:pPr>
              <w:pStyle w:val="TableParagraph"/>
              <w:spacing w:line="266" w:lineRule="exact"/>
              <w:ind w:left="1" w:right="11"/>
              <w:jc w:val="center"/>
              <w:rPr>
                <w:sz w:val="24"/>
              </w:rPr>
            </w:pPr>
            <w:r>
              <w:rPr>
                <w:spacing w:val="-2"/>
                <w:sz w:val="24"/>
              </w:rPr>
              <w:t>-28,634</w:t>
            </w:r>
          </w:p>
        </w:tc>
        <w:tc>
          <w:tcPr>
            <w:tcW w:w="1073" w:type="dxa"/>
            <w:tcBorders>
              <w:top w:val="single" w:sz="4" w:space="0" w:color="000000"/>
            </w:tcBorders>
          </w:tcPr>
          <w:p w14:paraId="058D561B" w14:textId="77777777" w:rsidR="00C96556" w:rsidRDefault="00F61671">
            <w:pPr>
              <w:pStyle w:val="TableParagraph"/>
              <w:spacing w:line="266" w:lineRule="exact"/>
              <w:ind w:right="15"/>
              <w:jc w:val="center"/>
              <w:rPr>
                <w:sz w:val="24"/>
              </w:rPr>
            </w:pPr>
            <w:r>
              <w:rPr>
                <w:spacing w:val="-2"/>
                <w:sz w:val="24"/>
              </w:rPr>
              <w:t>-23,823</w:t>
            </w:r>
          </w:p>
        </w:tc>
      </w:tr>
      <w:tr w:rsidR="00C96556" w14:paraId="7C38B629" w14:textId="77777777">
        <w:trPr>
          <w:trHeight w:val="288"/>
        </w:trPr>
        <w:tc>
          <w:tcPr>
            <w:tcW w:w="1827" w:type="dxa"/>
          </w:tcPr>
          <w:p w14:paraId="4BAFE32C" w14:textId="77777777" w:rsidR="00C96556" w:rsidRDefault="00F61671">
            <w:pPr>
              <w:pStyle w:val="TableParagraph"/>
              <w:ind w:left="119"/>
              <w:rPr>
                <w:sz w:val="24"/>
              </w:rPr>
            </w:pPr>
            <w:r>
              <w:rPr>
                <w:spacing w:val="-2"/>
                <w:sz w:val="24"/>
              </w:rPr>
              <w:t>effect</w:t>
            </w:r>
          </w:p>
        </w:tc>
        <w:tc>
          <w:tcPr>
            <w:tcW w:w="968" w:type="dxa"/>
          </w:tcPr>
          <w:p w14:paraId="35AAF56A" w14:textId="77777777" w:rsidR="00C96556" w:rsidRDefault="00C96556">
            <w:pPr>
              <w:pStyle w:val="TableParagraph"/>
              <w:spacing w:line="240" w:lineRule="auto"/>
              <w:rPr>
                <w:rFonts w:ascii="Times New Roman"/>
                <w:sz w:val="20"/>
              </w:rPr>
            </w:pPr>
          </w:p>
        </w:tc>
        <w:tc>
          <w:tcPr>
            <w:tcW w:w="1073" w:type="dxa"/>
          </w:tcPr>
          <w:p w14:paraId="7A95A298" w14:textId="77777777" w:rsidR="00C96556" w:rsidRDefault="00C96556">
            <w:pPr>
              <w:pStyle w:val="TableParagraph"/>
              <w:spacing w:line="240" w:lineRule="auto"/>
              <w:rPr>
                <w:rFonts w:ascii="Times New Roman"/>
                <w:sz w:val="20"/>
              </w:rPr>
            </w:pPr>
          </w:p>
        </w:tc>
        <w:tc>
          <w:tcPr>
            <w:tcW w:w="1072" w:type="dxa"/>
          </w:tcPr>
          <w:p w14:paraId="598B9F2C" w14:textId="77777777" w:rsidR="00C96556" w:rsidRDefault="00C96556">
            <w:pPr>
              <w:pStyle w:val="TableParagraph"/>
              <w:spacing w:line="240" w:lineRule="auto"/>
              <w:rPr>
                <w:rFonts w:ascii="Times New Roman"/>
                <w:sz w:val="20"/>
              </w:rPr>
            </w:pPr>
          </w:p>
        </w:tc>
        <w:tc>
          <w:tcPr>
            <w:tcW w:w="968" w:type="dxa"/>
          </w:tcPr>
          <w:p w14:paraId="5C6641DC" w14:textId="77777777" w:rsidR="00C96556" w:rsidRDefault="00C96556">
            <w:pPr>
              <w:pStyle w:val="TableParagraph"/>
              <w:spacing w:line="240" w:lineRule="auto"/>
              <w:rPr>
                <w:rFonts w:ascii="Times New Roman"/>
                <w:sz w:val="20"/>
              </w:rPr>
            </w:pPr>
          </w:p>
        </w:tc>
        <w:tc>
          <w:tcPr>
            <w:tcW w:w="969" w:type="dxa"/>
          </w:tcPr>
          <w:p w14:paraId="59F97DD2" w14:textId="77777777" w:rsidR="00C96556" w:rsidRDefault="00C96556">
            <w:pPr>
              <w:pStyle w:val="TableParagraph"/>
              <w:spacing w:line="240" w:lineRule="auto"/>
              <w:rPr>
                <w:rFonts w:ascii="Times New Roman"/>
                <w:sz w:val="20"/>
              </w:rPr>
            </w:pPr>
          </w:p>
        </w:tc>
        <w:tc>
          <w:tcPr>
            <w:tcW w:w="970" w:type="dxa"/>
          </w:tcPr>
          <w:p w14:paraId="535CC684" w14:textId="77777777" w:rsidR="00C96556" w:rsidRDefault="00C96556">
            <w:pPr>
              <w:pStyle w:val="TableParagraph"/>
              <w:spacing w:line="240" w:lineRule="auto"/>
              <w:rPr>
                <w:rFonts w:ascii="Times New Roman"/>
                <w:sz w:val="20"/>
              </w:rPr>
            </w:pPr>
          </w:p>
        </w:tc>
        <w:tc>
          <w:tcPr>
            <w:tcW w:w="1073" w:type="dxa"/>
          </w:tcPr>
          <w:p w14:paraId="29389F01" w14:textId="77777777" w:rsidR="00C96556" w:rsidRDefault="00C96556">
            <w:pPr>
              <w:pStyle w:val="TableParagraph"/>
              <w:spacing w:line="240" w:lineRule="auto"/>
              <w:rPr>
                <w:rFonts w:ascii="Times New Roman"/>
                <w:sz w:val="20"/>
              </w:rPr>
            </w:pPr>
          </w:p>
        </w:tc>
      </w:tr>
      <w:tr w:rsidR="00C96556" w14:paraId="1960103C" w14:textId="77777777">
        <w:trPr>
          <w:trHeight w:val="288"/>
        </w:trPr>
        <w:tc>
          <w:tcPr>
            <w:tcW w:w="1827" w:type="dxa"/>
          </w:tcPr>
          <w:p w14:paraId="26B14A11" w14:textId="77777777" w:rsidR="00C96556" w:rsidRDefault="00F61671">
            <w:pPr>
              <w:pStyle w:val="TableParagraph"/>
              <w:ind w:left="119"/>
              <w:rPr>
                <w:sz w:val="24"/>
              </w:rPr>
            </w:pPr>
            <w:r>
              <w:rPr>
                <w:sz w:val="24"/>
              </w:rPr>
              <w:t>standard</w:t>
            </w:r>
            <w:r>
              <w:rPr>
                <w:spacing w:val="48"/>
                <w:sz w:val="24"/>
              </w:rPr>
              <w:t xml:space="preserve"> </w:t>
            </w:r>
            <w:r>
              <w:rPr>
                <w:spacing w:val="-2"/>
                <w:sz w:val="24"/>
              </w:rPr>
              <w:t>error</w:t>
            </w:r>
          </w:p>
        </w:tc>
        <w:tc>
          <w:tcPr>
            <w:tcW w:w="968" w:type="dxa"/>
          </w:tcPr>
          <w:p w14:paraId="7A733BB9" w14:textId="77777777" w:rsidR="00C96556" w:rsidRDefault="00F61671">
            <w:pPr>
              <w:pStyle w:val="TableParagraph"/>
              <w:ind w:left="5" w:right="5"/>
              <w:jc w:val="center"/>
              <w:rPr>
                <w:sz w:val="24"/>
              </w:rPr>
            </w:pPr>
            <w:r>
              <w:rPr>
                <w:spacing w:val="-2"/>
                <w:w w:val="105"/>
                <w:sz w:val="24"/>
              </w:rPr>
              <w:t>(9,563)</w:t>
            </w:r>
          </w:p>
        </w:tc>
        <w:tc>
          <w:tcPr>
            <w:tcW w:w="1073" w:type="dxa"/>
          </w:tcPr>
          <w:p w14:paraId="31C72856" w14:textId="77777777" w:rsidR="00C96556" w:rsidRDefault="00F61671">
            <w:pPr>
              <w:pStyle w:val="TableParagraph"/>
              <w:ind w:left="14" w:right="15"/>
              <w:jc w:val="center"/>
              <w:rPr>
                <w:sz w:val="24"/>
              </w:rPr>
            </w:pPr>
            <w:r>
              <w:rPr>
                <w:spacing w:val="-2"/>
                <w:sz w:val="24"/>
              </w:rPr>
              <w:t>(10,283)</w:t>
            </w:r>
          </w:p>
        </w:tc>
        <w:tc>
          <w:tcPr>
            <w:tcW w:w="1072" w:type="dxa"/>
          </w:tcPr>
          <w:p w14:paraId="40633619" w14:textId="77777777" w:rsidR="00C96556" w:rsidRDefault="00F61671">
            <w:pPr>
              <w:pStyle w:val="TableParagraph"/>
              <w:ind w:left="3" w:right="4"/>
              <w:jc w:val="center"/>
              <w:rPr>
                <w:sz w:val="24"/>
              </w:rPr>
            </w:pPr>
            <w:r>
              <w:rPr>
                <w:spacing w:val="-2"/>
                <w:sz w:val="24"/>
              </w:rPr>
              <w:t>(10,246)</w:t>
            </w:r>
          </w:p>
        </w:tc>
        <w:tc>
          <w:tcPr>
            <w:tcW w:w="968" w:type="dxa"/>
          </w:tcPr>
          <w:p w14:paraId="391F222B" w14:textId="77777777" w:rsidR="00C96556" w:rsidRDefault="00F61671">
            <w:pPr>
              <w:pStyle w:val="TableParagraph"/>
              <w:ind w:left="4" w:right="5"/>
              <w:jc w:val="center"/>
              <w:rPr>
                <w:sz w:val="24"/>
              </w:rPr>
            </w:pPr>
            <w:r>
              <w:rPr>
                <w:spacing w:val="-2"/>
                <w:w w:val="105"/>
                <w:sz w:val="24"/>
              </w:rPr>
              <w:t>(9,629)</w:t>
            </w:r>
          </w:p>
        </w:tc>
        <w:tc>
          <w:tcPr>
            <w:tcW w:w="969" w:type="dxa"/>
          </w:tcPr>
          <w:p w14:paraId="7A6E913A" w14:textId="77777777" w:rsidR="00C96556" w:rsidRDefault="00F61671">
            <w:pPr>
              <w:pStyle w:val="TableParagraph"/>
              <w:ind w:left="4" w:right="7"/>
              <w:jc w:val="center"/>
              <w:rPr>
                <w:sz w:val="24"/>
              </w:rPr>
            </w:pPr>
            <w:r>
              <w:rPr>
                <w:spacing w:val="-2"/>
                <w:w w:val="105"/>
                <w:sz w:val="24"/>
              </w:rPr>
              <w:t>(9,179)</w:t>
            </w:r>
          </w:p>
        </w:tc>
        <w:tc>
          <w:tcPr>
            <w:tcW w:w="970" w:type="dxa"/>
          </w:tcPr>
          <w:p w14:paraId="7EC65474" w14:textId="77777777" w:rsidR="00C96556" w:rsidRDefault="00F61671">
            <w:pPr>
              <w:pStyle w:val="TableParagraph"/>
              <w:ind w:left="4" w:right="11"/>
              <w:jc w:val="center"/>
              <w:rPr>
                <w:sz w:val="24"/>
              </w:rPr>
            </w:pPr>
            <w:r>
              <w:rPr>
                <w:spacing w:val="-2"/>
                <w:w w:val="105"/>
                <w:sz w:val="24"/>
              </w:rPr>
              <w:t>(7,770)</w:t>
            </w:r>
          </w:p>
        </w:tc>
        <w:tc>
          <w:tcPr>
            <w:tcW w:w="1073" w:type="dxa"/>
          </w:tcPr>
          <w:p w14:paraId="19A2E60C" w14:textId="77777777" w:rsidR="00C96556" w:rsidRDefault="00F61671">
            <w:pPr>
              <w:pStyle w:val="TableParagraph"/>
              <w:ind w:left="4" w:right="15"/>
              <w:jc w:val="center"/>
              <w:rPr>
                <w:sz w:val="24"/>
              </w:rPr>
            </w:pPr>
            <w:r>
              <w:rPr>
                <w:spacing w:val="-2"/>
                <w:sz w:val="24"/>
              </w:rPr>
              <w:t>(10,594)</w:t>
            </w:r>
          </w:p>
        </w:tc>
      </w:tr>
      <w:tr w:rsidR="00C96556" w14:paraId="3467B562" w14:textId="77777777">
        <w:trPr>
          <w:trHeight w:val="288"/>
        </w:trPr>
        <w:tc>
          <w:tcPr>
            <w:tcW w:w="1827" w:type="dxa"/>
          </w:tcPr>
          <w:p w14:paraId="155B9847" w14:textId="77777777" w:rsidR="00C96556" w:rsidRDefault="00F61671">
            <w:pPr>
              <w:pStyle w:val="TableParagraph"/>
              <w:ind w:left="119"/>
              <w:rPr>
                <w:sz w:val="24"/>
              </w:rPr>
            </w:pPr>
            <w:r>
              <w:rPr>
                <w:w w:val="105"/>
                <w:sz w:val="24"/>
              </w:rPr>
              <w:t>Effective</w:t>
            </w:r>
            <w:r>
              <w:rPr>
                <w:spacing w:val="49"/>
                <w:w w:val="105"/>
                <w:sz w:val="24"/>
              </w:rPr>
              <w:t xml:space="preserve"> </w:t>
            </w:r>
            <w:r>
              <w:rPr>
                <w:spacing w:val="-2"/>
                <w:w w:val="105"/>
                <w:sz w:val="24"/>
              </w:rPr>
              <w:t>band-</w:t>
            </w:r>
          </w:p>
        </w:tc>
        <w:tc>
          <w:tcPr>
            <w:tcW w:w="968" w:type="dxa"/>
          </w:tcPr>
          <w:p w14:paraId="75EDA465" w14:textId="77777777" w:rsidR="00C96556" w:rsidRDefault="00F61671">
            <w:pPr>
              <w:pStyle w:val="TableParagraph"/>
              <w:ind w:left="4" w:right="5"/>
              <w:jc w:val="center"/>
              <w:rPr>
                <w:sz w:val="24"/>
              </w:rPr>
            </w:pPr>
            <w:r>
              <w:rPr>
                <w:spacing w:val="-4"/>
                <w:sz w:val="24"/>
              </w:rPr>
              <w:t>6.88</w:t>
            </w:r>
          </w:p>
        </w:tc>
        <w:tc>
          <w:tcPr>
            <w:tcW w:w="1073" w:type="dxa"/>
          </w:tcPr>
          <w:p w14:paraId="38C8B745" w14:textId="77777777" w:rsidR="00C96556" w:rsidRDefault="00F61671">
            <w:pPr>
              <w:pStyle w:val="TableParagraph"/>
              <w:ind w:left="14" w:right="15"/>
              <w:jc w:val="center"/>
              <w:rPr>
                <w:sz w:val="24"/>
              </w:rPr>
            </w:pPr>
            <w:r>
              <w:rPr>
                <w:spacing w:val="-4"/>
                <w:sz w:val="24"/>
              </w:rPr>
              <w:t>5.92</w:t>
            </w:r>
          </w:p>
        </w:tc>
        <w:tc>
          <w:tcPr>
            <w:tcW w:w="1072" w:type="dxa"/>
          </w:tcPr>
          <w:p w14:paraId="072BA038" w14:textId="77777777" w:rsidR="00C96556" w:rsidRDefault="00F61671">
            <w:pPr>
              <w:pStyle w:val="TableParagraph"/>
              <w:ind w:left="1" w:right="4"/>
              <w:jc w:val="center"/>
              <w:rPr>
                <w:sz w:val="24"/>
              </w:rPr>
            </w:pPr>
            <w:r>
              <w:rPr>
                <w:spacing w:val="-4"/>
                <w:sz w:val="24"/>
              </w:rPr>
              <w:t>8.36</w:t>
            </w:r>
          </w:p>
        </w:tc>
        <w:tc>
          <w:tcPr>
            <w:tcW w:w="968" w:type="dxa"/>
          </w:tcPr>
          <w:p w14:paraId="2FAE4921" w14:textId="77777777" w:rsidR="00C96556" w:rsidRDefault="00F61671">
            <w:pPr>
              <w:pStyle w:val="TableParagraph"/>
              <w:ind w:left="1" w:right="5"/>
              <w:jc w:val="center"/>
              <w:rPr>
                <w:sz w:val="24"/>
              </w:rPr>
            </w:pPr>
            <w:r>
              <w:rPr>
                <w:spacing w:val="-4"/>
                <w:sz w:val="24"/>
              </w:rPr>
              <w:t>9.42</w:t>
            </w:r>
          </w:p>
        </w:tc>
        <w:tc>
          <w:tcPr>
            <w:tcW w:w="969" w:type="dxa"/>
          </w:tcPr>
          <w:p w14:paraId="4C384716" w14:textId="77777777" w:rsidR="00C96556" w:rsidRDefault="00F61671">
            <w:pPr>
              <w:pStyle w:val="TableParagraph"/>
              <w:ind w:right="7"/>
              <w:jc w:val="center"/>
              <w:rPr>
                <w:sz w:val="24"/>
              </w:rPr>
            </w:pPr>
            <w:r>
              <w:rPr>
                <w:spacing w:val="-4"/>
                <w:sz w:val="24"/>
              </w:rPr>
              <w:t>7.91</w:t>
            </w:r>
          </w:p>
        </w:tc>
        <w:tc>
          <w:tcPr>
            <w:tcW w:w="970" w:type="dxa"/>
          </w:tcPr>
          <w:p w14:paraId="260BF780" w14:textId="77777777" w:rsidR="00C96556" w:rsidRDefault="00F61671">
            <w:pPr>
              <w:pStyle w:val="TableParagraph"/>
              <w:ind w:right="11"/>
              <w:jc w:val="center"/>
              <w:rPr>
                <w:sz w:val="24"/>
              </w:rPr>
            </w:pPr>
            <w:r>
              <w:rPr>
                <w:spacing w:val="-4"/>
                <w:sz w:val="24"/>
              </w:rPr>
              <w:t>5.43</w:t>
            </w:r>
          </w:p>
        </w:tc>
        <w:tc>
          <w:tcPr>
            <w:tcW w:w="1073" w:type="dxa"/>
          </w:tcPr>
          <w:p w14:paraId="3422C18B" w14:textId="77777777" w:rsidR="00C96556" w:rsidRDefault="00F61671">
            <w:pPr>
              <w:pStyle w:val="TableParagraph"/>
              <w:ind w:right="15"/>
              <w:jc w:val="center"/>
              <w:rPr>
                <w:sz w:val="24"/>
              </w:rPr>
            </w:pPr>
            <w:r>
              <w:rPr>
                <w:spacing w:val="-4"/>
                <w:sz w:val="24"/>
              </w:rPr>
              <w:t>7.05</w:t>
            </w:r>
          </w:p>
        </w:tc>
      </w:tr>
      <w:tr w:rsidR="00C96556" w14:paraId="3E2B863E" w14:textId="77777777">
        <w:trPr>
          <w:trHeight w:val="288"/>
        </w:trPr>
        <w:tc>
          <w:tcPr>
            <w:tcW w:w="1827" w:type="dxa"/>
          </w:tcPr>
          <w:p w14:paraId="09A639CF" w14:textId="77777777" w:rsidR="00C96556" w:rsidRDefault="00F61671">
            <w:pPr>
              <w:pStyle w:val="TableParagraph"/>
              <w:ind w:left="119"/>
              <w:rPr>
                <w:sz w:val="24"/>
              </w:rPr>
            </w:pPr>
            <w:r>
              <w:rPr>
                <w:w w:val="105"/>
                <w:sz w:val="24"/>
              </w:rPr>
              <w:t>width</w:t>
            </w:r>
            <w:r>
              <w:rPr>
                <w:spacing w:val="11"/>
                <w:w w:val="110"/>
                <w:sz w:val="24"/>
              </w:rPr>
              <w:t xml:space="preserve"> </w:t>
            </w:r>
            <w:r>
              <w:rPr>
                <w:spacing w:val="-5"/>
                <w:w w:val="110"/>
                <w:sz w:val="24"/>
              </w:rPr>
              <w:t>(h)</w:t>
            </w:r>
          </w:p>
        </w:tc>
        <w:tc>
          <w:tcPr>
            <w:tcW w:w="968" w:type="dxa"/>
          </w:tcPr>
          <w:p w14:paraId="49047F6F" w14:textId="77777777" w:rsidR="00C96556" w:rsidRDefault="00C96556">
            <w:pPr>
              <w:pStyle w:val="TableParagraph"/>
              <w:spacing w:line="240" w:lineRule="auto"/>
              <w:rPr>
                <w:rFonts w:ascii="Times New Roman"/>
                <w:sz w:val="20"/>
              </w:rPr>
            </w:pPr>
          </w:p>
        </w:tc>
        <w:tc>
          <w:tcPr>
            <w:tcW w:w="1073" w:type="dxa"/>
          </w:tcPr>
          <w:p w14:paraId="4C9998DE" w14:textId="77777777" w:rsidR="00C96556" w:rsidRDefault="00C96556">
            <w:pPr>
              <w:pStyle w:val="TableParagraph"/>
              <w:spacing w:line="240" w:lineRule="auto"/>
              <w:rPr>
                <w:rFonts w:ascii="Times New Roman"/>
                <w:sz w:val="20"/>
              </w:rPr>
            </w:pPr>
          </w:p>
        </w:tc>
        <w:tc>
          <w:tcPr>
            <w:tcW w:w="1072" w:type="dxa"/>
          </w:tcPr>
          <w:p w14:paraId="3B8A6ACB" w14:textId="77777777" w:rsidR="00C96556" w:rsidRDefault="00C96556">
            <w:pPr>
              <w:pStyle w:val="TableParagraph"/>
              <w:spacing w:line="240" w:lineRule="auto"/>
              <w:rPr>
                <w:rFonts w:ascii="Times New Roman"/>
                <w:sz w:val="20"/>
              </w:rPr>
            </w:pPr>
          </w:p>
        </w:tc>
        <w:tc>
          <w:tcPr>
            <w:tcW w:w="968" w:type="dxa"/>
          </w:tcPr>
          <w:p w14:paraId="482FC809" w14:textId="77777777" w:rsidR="00C96556" w:rsidRDefault="00C96556">
            <w:pPr>
              <w:pStyle w:val="TableParagraph"/>
              <w:spacing w:line="240" w:lineRule="auto"/>
              <w:rPr>
                <w:rFonts w:ascii="Times New Roman"/>
                <w:sz w:val="20"/>
              </w:rPr>
            </w:pPr>
          </w:p>
        </w:tc>
        <w:tc>
          <w:tcPr>
            <w:tcW w:w="969" w:type="dxa"/>
          </w:tcPr>
          <w:p w14:paraId="6C19D663" w14:textId="77777777" w:rsidR="00C96556" w:rsidRDefault="00C96556">
            <w:pPr>
              <w:pStyle w:val="TableParagraph"/>
              <w:spacing w:line="240" w:lineRule="auto"/>
              <w:rPr>
                <w:rFonts w:ascii="Times New Roman"/>
                <w:sz w:val="20"/>
              </w:rPr>
            </w:pPr>
          </w:p>
        </w:tc>
        <w:tc>
          <w:tcPr>
            <w:tcW w:w="970" w:type="dxa"/>
          </w:tcPr>
          <w:p w14:paraId="36427AFE" w14:textId="77777777" w:rsidR="00C96556" w:rsidRDefault="00C96556">
            <w:pPr>
              <w:pStyle w:val="TableParagraph"/>
              <w:spacing w:line="240" w:lineRule="auto"/>
              <w:rPr>
                <w:rFonts w:ascii="Times New Roman"/>
                <w:sz w:val="20"/>
              </w:rPr>
            </w:pPr>
          </w:p>
        </w:tc>
        <w:tc>
          <w:tcPr>
            <w:tcW w:w="1073" w:type="dxa"/>
          </w:tcPr>
          <w:p w14:paraId="2F7532D3" w14:textId="77777777" w:rsidR="00C96556" w:rsidRDefault="00C96556">
            <w:pPr>
              <w:pStyle w:val="TableParagraph"/>
              <w:spacing w:line="240" w:lineRule="auto"/>
              <w:rPr>
                <w:rFonts w:ascii="Times New Roman"/>
                <w:sz w:val="20"/>
              </w:rPr>
            </w:pPr>
          </w:p>
        </w:tc>
      </w:tr>
      <w:tr w:rsidR="00C96556" w14:paraId="0B215CF9" w14:textId="77777777">
        <w:trPr>
          <w:trHeight w:val="288"/>
        </w:trPr>
        <w:tc>
          <w:tcPr>
            <w:tcW w:w="1827" w:type="dxa"/>
          </w:tcPr>
          <w:p w14:paraId="26C9DE34" w14:textId="77777777" w:rsidR="00C96556" w:rsidRDefault="00F61671">
            <w:pPr>
              <w:pStyle w:val="TableParagraph"/>
              <w:ind w:left="119"/>
              <w:rPr>
                <w:sz w:val="24"/>
              </w:rPr>
            </w:pPr>
            <w:r>
              <w:rPr>
                <w:w w:val="105"/>
                <w:sz w:val="24"/>
              </w:rPr>
              <w:t>Bias</w:t>
            </w:r>
            <w:r>
              <w:rPr>
                <w:spacing w:val="20"/>
                <w:w w:val="105"/>
                <w:sz w:val="24"/>
              </w:rPr>
              <w:t xml:space="preserve"> </w:t>
            </w:r>
            <w:r>
              <w:rPr>
                <w:spacing w:val="-2"/>
                <w:w w:val="105"/>
                <w:sz w:val="24"/>
              </w:rPr>
              <w:t>bandwidth</w:t>
            </w:r>
          </w:p>
        </w:tc>
        <w:tc>
          <w:tcPr>
            <w:tcW w:w="968" w:type="dxa"/>
          </w:tcPr>
          <w:p w14:paraId="295E3706" w14:textId="77777777" w:rsidR="00C96556" w:rsidRDefault="00F61671">
            <w:pPr>
              <w:pStyle w:val="TableParagraph"/>
              <w:ind w:left="4" w:right="5"/>
              <w:jc w:val="center"/>
              <w:rPr>
                <w:sz w:val="24"/>
              </w:rPr>
            </w:pPr>
            <w:r>
              <w:rPr>
                <w:spacing w:val="-2"/>
                <w:sz w:val="24"/>
              </w:rPr>
              <w:t>12.14</w:t>
            </w:r>
          </w:p>
        </w:tc>
        <w:tc>
          <w:tcPr>
            <w:tcW w:w="1073" w:type="dxa"/>
          </w:tcPr>
          <w:p w14:paraId="1E71BB9F" w14:textId="77777777" w:rsidR="00C96556" w:rsidRDefault="00F61671">
            <w:pPr>
              <w:pStyle w:val="TableParagraph"/>
              <w:ind w:left="14" w:right="15"/>
              <w:jc w:val="center"/>
              <w:rPr>
                <w:sz w:val="24"/>
              </w:rPr>
            </w:pPr>
            <w:r>
              <w:rPr>
                <w:spacing w:val="-2"/>
                <w:sz w:val="24"/>
              </w:rPr>
              <w:t>15.94</w:t>
            </w:r>
          </w:p>
        </w:tc>
        <w:tc>
          <w:tcPr>
            <w:tcW w:w="1072" w:type="dxa"/>
          </w:tcPr>
          <w:p w14:paraId="0C377F75" w14:textId="77777777" w:rsidR="00C96556" w:rsidRDefault="00F61671">
            <w:pPr>
              <w:pStyle w:val="TableParagraph"/>
              <w:ind w:right="4"/>
              <w:jc w:val="center"/>
              <w:rPr>
                <w:sz w:val="24"/>
              </w:rPr>
            </w:pPr>
            <w:r>
              <w:rPr>
                <w:spacing w:val="-2"/>
                <w:sz w:val="24"/>
              </w:rPr>
              <w:t>14.53</w:t>
            </w:r>
          </w:p>
        </w:tc>
        <w:tc>
          <w:tcPr>
            <w:tcW w:w="968" w:type="dxa"/>
          </w:tcPr>
          <w:p w14:paraId="482163ED" w14:textId="77777777" w:rsidR="00C96556" w:rsidRDefault="00F61671">
            <w:pPr>
              <w:pStyle w:val="TableParagraph"/>
              <w:ind w:right="5"/>
              <w:jc w:val="center"/>
              <w:rPr>
                <w:sz w:val="24"/>
              </w:rPr>
            </w:pPr>
            <w:r>
              <w:rPr>
                <w:spacing w:val="-2"/>
                <w:sz w:val="24"/>
              </w:rPr>
              <w:t>17.87</w:t>
            </w:r>
          </w:p>
        </w:tc>
        <w:tc>
          <w:tcPr>
            <w:tcW w:w="969" w:type="dxa"/>
          </w:tcPr>
          <w:p w14:paraId="44034C52" w14:textId="77777777" w:rsidR="00C96556" w:rsidRDefault="00F61671">
            <w:pPr>
              <w:pStyle w:val="TableParagraph"/>
              <w:ind w:right="7"/>
              <w:jc w:val="center"/>
              <w:rPr>
                <w:sz w:val="24"/>
              </w:rPr>
            </w:pPr>
            <w:r>
              <w:rPr>
                <w:spacing w:val="-2"/>
                <w:sz w:val="24"/>
              </w:rPr>
              <w:t>15.24</w:t>
            </w:r>
          </w:p>
        </w:tc>
        <w:tc>
          <w:tcPr>
            <w:tcW w:w="970" w:type="dxa"/>
          </w:tcPr>
          <w:p w14:paraId="4D93BBBB" w14:textId="77777777" w:rsidR="00C96556" w:rsidRDefault="00F61671">
            <w:pPr>
              <w:pStyle w:val="TableParagraph"/>
              <w:ind w:right="11"/>
              <w:jc w:val="center"/>
              <w:rPr>
                <w:sz w:val="24"/>
              </w:rPr>
            </w:pPr>
            <w:r>
              <w:rPr>
                <w:spacing w:val="-2"/>
                <w:sz w:val="24"/>
              </w:rPr>
              <w:t>11.90</w:t>
            </w:r>
          </w:p>
        </w:tc>
        <w:tc>
          <w:tcPr>
            <w:tcW w:w="1073" w:type="dxa"/>
          </w:tcPr>
          <w:p w14:paraId="3795DBE3" w14:textId="77777777" w:rsidR="00C96556" w:rsidRDefault="00F61671">
            <w:pPr>
              <w:pStyle w:val="TableParagraph"/>
              <w:ind w:right="15"/>
              <w:jc w:val="center"/>
              <w:rPr>
                <w:sz w:val="24"/>
              </w:rPr>
            </w:pPr>
            <w:r>
              <w:rPr>
                <w:spacing w:val="-2"/>
                <w:sz w:val="24"/>
              </w:rPr>
              <w:t>17.33</w:t>
            </w:r>
          </w:p>
        </w:tc>
      </w:tr>
      <w:tr w:rsidR="00C96556" w14:paraId="08D169F0" w14:textId="77777777">
        <w:trPr>
          <w:trHeight w:val="288"/>
        </w:trPr>
        <w:tc>
          <w:tcPr>
            <w:tcW w:w="1827" w:type="dxa"/>
          </w:tcPr>
          <w:p w14:paraId="19F87734" w14:textId="77777777" w:rsidR="00C96556" w:rsidRDefault="00F61671">
            <w:pPr>
              <w:pStyle w:val="TableParagraph"/>
              <w:ind w:left="119"/>
              <w:rPr>
                <w:sz w:val="24"/>
              </w:rPr>
            </w:pPr>
            <w:r>
              <w:rPr>
                <w:spacing w:val="-5"/>
                <w:w w:val="115"/>
                <w:sz w:val="24"/>
              </w:rPr>
              <w:t>(b)</w:t>
            </w:r>
          </w:p>
        </w:tc>
        <w:tc>
          <w:tcPr>
            <w:tcW w:w="968" w:type="dxa"/>
          </w:tcPr>
          <w:p w14:paraId="6C01C8F3" w14:textId="77777777" w:rsidR="00C96556" w:rsidRDefault="00C96556">
            <w:pPr>
              <w:pStyle w:val="TableParagraph"/>
              <w:spacing w:line="240" w:lineRule="auto"/>
              <w:rPr>
                <w:rFonts w:ascii="Times New Roman"/>
                <w:sz w:val="20"/>
              </w:rPr>
            </w:pPr>
          </w:p>
        </w:tc>
        <w:tc>
          <w:tcPr>
            <w:tcW w:w="1073" w:type="dxa"/>
          </w:tcPr>
          <w:p w14:paraId="1B8701EC" w14:textId="77777777" w:rsidR="00C96556" w:rsidRDefault="00C96556">
            <w:pPr>
              <w:pStyle w:val="TableParagraph"/>
              <w:spacing w:line="240" w:lineRule="auto"/>
              <w:rPr>
                <w:rFonts w:ascii="Times New Roman"/>
                <w:sz w:val="20"/>
              </w:rPr>
            </w:pPr>
          </w:p>
        </w:tc>
        <w:tc>
          <w:tcPr>
            <w:tcW w:w="1072" w:type="dxa"/>
          </w:tcPr>
          <w:p w14:paraId="25618717" w14:textId="77777777" w:rsidR="00C96556" w:rsidRDefault="00C96556">
            <w:pPr>
              <w:pStyle w:val="TableParagraph"/>
              <w:spacing w:line="240" w:lineRule="auto"/>
              <w:rPr>
                <w:rFonts w:ascii="Times New Roman"/>
                <w:sz w:val="20"/>
              </w:rPr>
            </w:pPr>
          </w:p>
        </w:tc>
        <w:tc>
          <w:tcPr>
            <w:tcW w:w="968" w:type="dxa"/>
          </w:tcPr>
          <w:p w14:paraId="2988345B" w14:textId="77777777" w:rsidR="00C96556" w:rsidRDefault="00C96556">
            <w:pPr>
              <w:pStyle w:val="TableParagraph"/>
              <w:spacing w:line="240" w:lineRule="auto"/>
              <w:rPr>
                <w:rFonts w:ascii="Times New Roman"/>
                <w:sz w:val="20"/>
              </w:rPr>
            </w:pPr>
          </w:p>
        </w:tc>
        <w:tc>
          <w:tcPr>
            <w:tcW w:w="969" w:type="dxa"/>
          </w:tcPr>
          <w:p w14:paraId="694D46F8" w14:textId="77777777" w:rsidR="00C96556" w:rsidRDefault="00C96556">
            <w:pPr>
              <w:pStyle w:val="TableParagraph"/>
              <w:spacing w:line="240" w:lineRule="auto"/>
              <w:rPr>
                <w:rFonts w:ascii="Times New Roman"/>
                <w:sz w:val="20"/>
              </w:rPr>
            </w:pPr>
          </w:p>
        </w:tc>
        <w:tc>
          <w:tcPr>
            <w:tcW w:w="970" w:type="dxa"/>
          </w:tcPr>
          <w:p w14:paraId="54A895F9" w14:textId="77777777" w:rsidR="00C96556" w:rsidRDefault="00C96556">
            <w:pPr>
              <w:pStyle w:val="TableParagraph"/>
              <w:spacing w:line="240" w:lineRule="auto"/>
              <w:rPr>
                <w:rFonts w:ascii="Times New Roman"/>
                <w:sz w:val="20"/>
              </w:rPr>
            </w:pPr>
          </w:p>
        </w:tc>
        <w:tc>
          <w:tcPr>
            <w:tcW w:w="1073" w:type="dxa"/>
          </w:tcPr>
          <w:p w14:paraId="628E514A" w14:textId="77777777" w:rsidR="00C96556" w:rsidRDefault="00C96556">
            <w:pPr>
              <w:pStyle w:val="TableParagraph"/>
              <w:spacing w:line="240" w:lineRule="auto"/>
              <w:rPr>
                <w:rFonts w:ascii="Times New Roman"/>
                <w:sz w:val="20"/>
              </w:rPr>
            </w:pPr>
          </w:p>
        </w:tc>
      </w:tr>
      <w:tr w:rsidR="00C96556" w14:paraId="23A521A7" w14:textId="77777777">
        <w:trPr>
          <w:trHeight w:val="288"/>
        </w:trPr>
        <w:tc>
          <w:tcPr>
            <w:tcW w:w="1827" w:type="dxa"/>
          </w:tcPr>
          <w:p w14:paraId="64D9DECC" w14:textId="77777777" w:rsidR="00C96556" w:rsidRDefault="00F61671">
            <w:pPr>
              <w:pStyle w:val="TableParagraph"/>
              <w:tabs>
                <w:tab w:val="left" w:pos="1317"/>
              </w:tabs>
              <w:ind w:left="119"/>
              <w:rPr>
                <w:sz w:val="24"/>
              </w:rPr>
            </w:pPr>
            <w:r>
              <w:rPr>
                <w:spacing w:val="-2"/>
                <w:w w:val="105"/>
                <w:sz w:val="24"/>
              </w:rPr>
              <w:t>Effective</w:t>
            </w:r>
            <w:r>
              <w:rPr>
                <w:sz w:val="24"/>
              </w:rPr>
              <w:tab/>
            </w:r>
            <w:r>
              <w:rPr>
                <w:spacing w:val="-5"/>
                <w:w w:val="105"/>
                <w:sz w:val="24"/>
              </w:rPr>
              <w:t>Ob-</w:t>
            </w:r>
          </w:p>
        </w:tc>
        <w:tc>
          <w:tcPr>
            <w:tcW w:w="968" w:type="dxa"/>
          </w:tcPr>
          <w:p w14:paraId="1545244F" w14:textId="77777777" w:rsidR="00C96556" w:rsidRDefault="00F61671">
            <w:pPr>
              <w:pStyle w:val="TableParagraph"/>
              <w:ind w:left="4" w:right="5"/>
              <w:jc w:val="center"/>
              <w:rPr>
                <w:sz w:val="24"/>
              </w:rPr>
            </w:pPr>
            <w:r>
              <w:rPr>
                <w:spacing w:val="-5"/>
                <w:sz w:val="24"/>
              </w:rPr>
              <w:t>475</w:t>
            </w:r>
          </w:p>
        </w:tc>
        <w:tc>
          <w:tcPr>
            <w:tcW w:w="1073" w:type="dxa"/>
          </w:tcPr>
          <w:p w14:paraId="188EA944" w14:textId="77777777" w:rsidR="00C96556" w:rsidRDefault="00F61671">
            <w:pPr>
              <w:pStyle w:val="TableParagraph"/>
              <w:ind w:left="14" w:right="15"/>
              <w:jc w:val="center"/>
              <w:rPr>
                <w:sz w:val="24"/>
              </w:rPr>
            </w:pPr>
            <w:r>
              <w:rPr>
                <w:spacing w:val="-5"/>
                <w:sz w:val="24"/>
              </w:rPr>
              <w:t>389</w:t>
            </w:r>
          </w:p>
        </w:tc>
        <w:tc>
          <w:tcPr>
            <w:tcW w:w="1072" w:type="dxa"/>
          </w:tcPr>
          <w:p w14:paraId="340062E1" w14:textId="77777777" w:rsidR="00C96556" w:rsidRDefault="00F61671">
            <w:pPr>
              <w:pStyle w:val="TableParagraph"/>
              <w:ind w:left="1" w:right="4"/>
              <w:jc w:val="center"/>
              <w:rPr>
                <w:sz w:val="24"/>
              </w:rPr>
            </w:pPr>
            <w:r>
              <w:rPr>
                <w:spacing w:val="-5"/>
                <w:sz w:val="24"/>
              </w:rPr>
              <w:t>561</w:t>
            </w:r>
          </w:p>
        </w:tc>
        <w:tc>
          <w:tcPr>
            <w:tcW w:w="968" w:type="dxa"/>
          </w:tcPr>
          <w:p w14:paraId="0DDE2F07" w14:textId="77777777" w:rsidR="00C96556" w:rsidRDefault="00F61671">
            <w:pPr>
              <w:pStyle w:val="TableParagraph"/>
              <w:ind w:left="1" w:right="5"/>
              <w:jc w:val="center"/>
              <w:rPr>
                <w:sz w:val="24"/>
              </w:rPr>
            </w:pPr>
            <w:r>
              <w:rPr>
                <w:spacing w:val="-5"/>
                <w:sz w:val="24"/>
              </w:rPr>
              <w:t>611</w:t>
            </w:r>
          </w:p>
        </w:tc>
        <w:tc>
          <w:tcPr>
            <w:tcW w:w="969" w:type="dxa"/>
          </w:tcPr>
          <w:p w14:paraId="1FBED87E" w14:textId="77777777" w:rsidR="00C96556" w:rsidRDefault="00F61671">
            <w:pPr>
              <w:pStyle w:val="TableParagraph"/>
              <w:ind w:left="1" w:right="7"/>
              <w:jc w:val="center"/>
              <w:rPr>
                <w:sz w:val="24"/>
              </w:rPr>
            </w:pPr>
            <w:r>
              <w:rPr>
                <w:spacing w:val="-5"/>
                <w:sz w:val="24"/>
              </w:rPr>
              <w:t>475</w:t>
            </w:r>
          </w:p>
        </w:tc>
        <w:tc>
          <w:tcPr>
            <w:tcW w:w="970" w:type="dxa"/>
          </w:tcPr>
          <w:p w14:paraId="77840F0B" w14:textId="77777777" w:rsidR="00C96556" w:rsidRDefault="00F61671">
            <w:pPr>
              <w:pStyle w:val="TableParagraph"/>
              <w:ind w:left="1" w:right="11"/>
              <w:jc w:val="center"/>
              <w:rPr>
                <w:sz w:val="24"/>
              </w:rPr>
            </w:pPr>
            <w:r>
              <w:rPr>
                <w:spacing w:val="-5"/>
                <w:sz w:val="24"/>
              </w:rPr>
              <w:t>300</w:t>
            </w:r>
          </w:p>
        </w:tc>
        <w:tc>
          <w:tcPr>
            <w:tcW w:w="1073" w:type="dxa"/>
          </w:tcPr>
          <w:p w14:paraId="20421ED2" w14:textId="77777777" w:rsidR="00C96556" w:rsidRDefault="00F61671">
            <w:pPr>
              <w:pStyle w:val="TableParagraph"/>
              <w:ind w:left="1" w:right="15"/>
              <w:jc w:val="center"/>
              <w:rPr>
                <w:sz w:val="24"/>
              </w:rPr>
            </w:pPr>
            <w:r>
              <w:rPr>
                <w:spacing w:val="-5"/>
                <w:sz w:val="24"/>
              </w:rPr>
              <w:t>374</w:t>
            </w:r>
          </w:p>
        </w:tc>
      </w:tr>
      <w:tr w:rsidR="00C96556" w14:paraId="04B5B62B" w14:textId="77777777">
        <w:trPr>
          <w:trHeight w:val="288"/>
        </w:trPr>
        <w:tc>
          <w:tcPr>
            <w:tcW w:w="1827" w:type="dxa"/>
          </w:tcPr>
          <w:p w14:paraId="1108C276" w14:textId="77777777" w:rsidR="00C96556" w:rsidRDefault="00F61671">
            <w:pPr>
              <w:pStyle w:val="TableParagraph"/>
              <w:ind w:left="119"/>
              <w:rPr>
                <w:sz w:val="24"/>
              </w:rPr>
            </w:pPr>
            <w:proofErr w:type="spellStart"/>
            <w:r>
              <w:rPr>
                <w:spacing w:val="-2"/>
                <w:sz w:val="24"/>
              </w:rPr>
              <w:t>servations</w:t>
            </w:r>
            <w:proofErr w:type="spellEnd"/>
          </w:p>
        </w:tc>
        <w:tc>
          <w:tcPr>
            <w:tcW w:w="968" w:type="dxa"/>
          </w:tcPr>
          <w:p w14:paraId="1818E496" w14:textId="77777777" w:rsidR="00C96556" w:rsidRDefault="00C96556">
            <w:pPr>
              <w:pStyle w:val="TableParagraph"/>
              <w:spacing w:line="240" w:lineRule="auto"/>
              <w:rPr>
                <w:rFonts w:ascii="Times New Roman"/>
                <w:sz w:val="20"/>
              </w:rPr>
            </w:pPr>
          </w:p>
        </w:tc>
        <w:tc>
          <w:tcPr>
            <w:tcW w:w="1073" w:type="dxa"/>
          </w:tcPr>
          <w:p w14:paraId="0E061F6B" w14:textId="77777777" w:rsidR="00C96556" w:rsidRDefault="00C96556">
            <w:pPr>
              <w:pStyle w:val="TableParagraph"/>
              <w:spacing w:line="240" w:lineRule="auto"/>
              <w:rPr>
                <w:rFonts w:ascii="Times New Roman"/>
                <w:sz w:val="20"/>
              </w:rPr>
            </w:pPr>
          </w:p>
        </w:tc>
        <w:tc>
          <w:tcPr>
            <w:tcW w:w="1072" w:type="dxa"/>
          </w:tcPr>
          <w:p w14:paraId="1BF005F1" w14:textId="77777777" w:rsidR="00C96556" w:rsidRDefault="00C96556">
            <w:pPr>
              <w:pStyle w:val="TableParagraph"/>
              <w:spacing w:line="240" w:lineRule="auto"/>
              <w:rPr>
                <w:rFonts w:ascii="Times New Roman"/>
                <w:sz w:val="20"/>
              </w:rPr>
            </w:pPr>
          </w:p>
        </w:tc>
        <w:tc>
          <w:tcPr>
            <w:tcW w:w="968" w:type="dxa"/>
          </w:tcPr>
          <w:p w14:paraId="6220BF9F" w14:textId="77777777" w:rsidR="00C96556" w:rsidRDefault="00C96556">
            <w:pPr>
              <w:pStyle w:val="TableParagraph"/>
              <w:spacing w:line="240" w:lineRule="auto"/>
              <w:rPr>
                <w:rFonts w:ascii="Times New Roman"/>
                <w:sz w:val="20"/>
              </w:rPr>
            </w:pPr>
          </w:p>
        </w:tc>
        <w:tc>
          <w:tcPr>
            <w:tcW w:w="969" w:type="dxa"/>
          </w:tcPr>
          <w:p w14:paraId="1D642522" w14:textId="77777777" w:rsidR="00C96556" w:rsidRDefault="00C96556">
            <w:pPr>
              <w:pStyle w:val="TableParagraph"/>
              <w:spacing w:line="240" w:lineRule="auto"/>
              <w:rPr>
                <w:rFonts w:ascii="Times New Roman"/>
                <w:sz w:val="20"/>
              </w:rPr>
            </w:pPr>
          </w:p>
        </w:tc>
        <w:tc>
          <w:tcPr>
            <w:tcW w:w="970" w:type="dxa"/>
          </w:tcPr>
          <w:p w14:paraId="25F1522F" w14:textId="77777777" w:rsidR="00C96556" w:rsidRDefault="00C96556">
            <w:pPr>
              <w:pStyle w:val="TableParagraph"/>
              <w:spacing w:line="240" w:lineRule="auto"/>
              <w:rPr>
                <w:rFonts w:ascii="Times New Roman"/>
                <w:sz w:val="20"/>
              </w:rPr>
            </w:pPr>
          </w:p>
        </w:tc>
        <w:tc>
          <w:tcPr>
            <w:tcW w:w="1073" w:type="dxa"/>
          </w:tcPr>
          <w:p w14:paraId="35EA9DD5" w14:textId="77777777" w:rsidR="00C96556" w:rsidRDefault="00C96556">
            <w:pPr>
              <w:pStyle w:val="TableParagraph"/>
              <w:spacing w:line="240" w:lineRule="auto"/>
              <w:rPr>
                <w:rFonts w:ascii="Times New Roman"/>
                <w:sz w:val="20"/>
              </w:rPr>
            </w:pPr>
          </w:p>
        </w:tc>
      </w:tr>
      <w:tr w:rsidR="00C96556" w14:paraId="47754BE4" w14:textId="77777777">
        <w:trPr>
          <w:trHeight w:val="288"/>
        </w:trPr>
        <w:tc>
          <w:tcPr>
            <w:tcW w:w="1827" w:type="dxa"/>
          </w:tcPr>
          <w:p w14:paraId="4A1A5587" w14:textId="77777777" w:rsidR="00C96556" w:rsidRDefault="00F61671">
            <w:pPr>
              <w:pStyle w:val="TableParagraph"/>
              <w:ind w:left="119"/>
              <w:rPr>
                <w:sz w:val="24"/>
              </w:rPr>
            </w:pPr>
            <w:r>
              <w:rPr>
                <w:w w:val="105"/>
                <w:sz w:val="24"/>
              </w:rPr>
              <w:t>Total</w:t>
            </w:r>
            <w:r>
              <w:rPr>
                <w:spacing w:val="77"/>
                <w:w w:val="150"/>
                <w:sz w:val="24"/>
              </w:rPr>
              <w:t xml:space="preserve"> </w:t>
            </w:r>
            <w:proofErr w:type="spellStart"/>
            <w:r>
              <w:rPr>
                <w:spacing w:val="-2"/>
                <w:w w:val="105"/>
                <w:sz w:val="24"/>
              </w:rPr>
              <w:t>Observa</w:t>
            </w:r>
            <w:proofErr w:type="spellEnd"/>
            <w:r>
              <w:rPr>
                <w:spacing w:val="-2"/>
                <w:w w:val="105"/>
                <w:sz w:val="24"/>
              </w:rPr>
              <w:t>-</w:t>
            </w:r>
          </w:p>
        </w:tc>
        <w:tc>
          <w:tcPr>
            <w:tcW w:w="968" w:type="dxa"/>
          </w:tcPr>
          <w:p w14:paraId="6F5007F0" w14:textId="77777777" w:rsidR="00C96556" w:rsidRDefault="00F61671">
            <w:pPr>
              <w:pStyle w:val="TableParagraph"/>
              <w:ind w:left="4" w:right="5"/>
              <w:jc w:val="center"/>
              <w:rPr>
                <w:sz w:val="24"/>
              </w:rPr>
            </w:pPr>
            <w:r>
              <w:rPr>
                <w:spacing w:val="-2"/>
                <w:sz w:val="24"/>
              </w:rPr>
              <w:t>2,389</w:t>
            </w:r>
          </w:p>
        </w:tc>
        <w:tc>
          <w:tcPr>
            <w:tcW w:w="1073" w:type="dxa"/>
          </w:tcPr>
          <w:p w14:paraId="6C4D719A" w14:textId="77777777" w:rsidR="00C96556" w:rsidRDefault="00F61671">
            <w:pPr>
              <w:pStyle w:val="TableParagraph"/>
              <w:ind w:left="14" w:right="15"/>
              <w:jc w:val="center"/>
              <w:rPr>
                <w:sz w:val="24"/>
              </w:rPr>
            </w:pPr>
            <w:r>
              <w:rPr>
                <w:spacing w:val="-2"/>
                <w:sz w:val="24"/>
              </w:rPr>
              <w:t>2,274</w:t>
            </w:r>
          </w:p>
        </w:tc>
        <w:tc>
          <w:tcPr>
            <w:tcW w:w="1072" w:type="dxa"/>
          </w:tcPr>
          <w:p w14:paraId="720C250B" w14:textId="77777777" w:rsidR="00C96556" w:rsidRDefault="00F61671">
            <w:pPr>
              <w:pStyle w:val="TableParagraph"/>
              <w:ind w:right="4"/>
              <w:jc w:val="center"/>
              <w:rPr>
                <w:sz w:val="24"/>
              </w:rPr>
            </w:pPr>
            <w:r>
              <w:rPr>
                <w:spacing w:val="-2"/>
                <w:sz w:val="24"/>
              </w:rPr>
              <w:t>2,145</w:t>
            </w:r>
          </w:p>
        </w:tc>
        <w:tc>
          <w:tcPr>
            <w:tcW w:w="968" w:type="dxa"/>
          </w:tcPr>
          <w:p w14:paraId="56F5F9D3" w14:textId="77777777" w:rsidR="00C96556" w:rsidRDefault="00F61671">
            <w:pPr>
              <w:pStyle w:val="TableParagraph"/>
              <w:ind w:right="5"/>
              <w:jc w:val="center"/>
              <w:rPr>
                <w:sz w:val="24"/>
              </w:rPr>
            </w:pPr>
            <w:r>
              <w:rPr>
                <w:spacing w:val="-2"/>
                <w:sz w:val="24"/>
              </w:rPr>
              <w:t>2,016</w:t>
            </w:r>
          </w:p>
        </w:tc>
        <w:tc>
          <w:tcPr>
            <w:tcW w:w="969" w:type="dxa"/>
          </w:tcPr>
          <w:p w14:paraId="357E03F9" w14:textId="77777777" w:rsidR="00C96556" w:rsidRDefault="00F61671">
            <w:pPr>
              <w:pStyle w:val="TableParagraph"/>
              <w:ind w:right="7"/>
              <w:jc w:val="center"/>
              <w:rPr>
                <w:sz w:val="24"/>
              </w:rPr>
            </w:pPr>
            <w:r>
              <w:rPr>
                <w:spacing w:val="-2"/>
                <w:sz w:val="24"/>
              </w:rPr>
              <w:t>1,890</w:t>
            </w:r>
          </w:p>
        </w:tc>
        <w:tc>
          <w:tcPr>
            <w:tcW w:w="970" w:type="dxa"/>
          </w:tcPr>
          <w:p w14:paraId="3E6B25A6" w14:textId="77777777" w:rsidR="00C96556" w:rsidRDefault="00F61671">
            <w:pPr>
              <w:pStyle w:val="TableParagraph"/>
              <w:ind w:right="11"/>
              <w:jc w:val="center"/>
              <w:rPr>
                <w:sz w:val="24"/>
              </w:rPr>
            </w:pPr>
            <w:r>
              <w:rPr>
                <w:spacing w:val="-2"/>
                <w:sz w:val="24"/>
              </w:rPr>
              <w:t>1,787</w:t>
            </w:r>
          </w:p>
        </w:tc>
        <w:tc>
          <w:tcPr>
            <w:tcW w:w="1073" w:type="dxa"/>
          </w:tcPr>
          <w:p w14:paraId="2F902201" w14:textId="77777777" w:rsidR="00C96556" w:rsidRDefault="00F61671">
            <w:pPr>
              <w:pStyle w:val="TableParagraph"/>
              <w:ind w:right="15"/>
              <w:jc w:val="center"/>
              <w:rPr>
                <w:sz w:val="24"/>
              </w:rPr>
            </w:pPr>
            <w:r>
              <w:rPr>
                <w:spacing w:val="-2"/>
                <w:sz w:val="24"/>
              </w:rPr>
              <w:t>1,666</w:t>
            </w:r>
          </w:p>
        </w:tc>
      </w:tr>
      <w:tr w:rsidR="00C96556" w14:paraId="13AE81C7" w14:textId="77777777">
        <w:trPr>
          <w:trHeight w:val="289"/>
        </w:trPr>
        <w:tc>
          <w:tcPr>
            <w:tcW w:w="1827" w:type="dxa"/>
            <w:tcBorders>
              <w:bottom w:val="single" w:sz="4" w:space="0" w:color="000000"/>
            </w:tcBorders>
          </w:tcPr>
          <w:p w14:paraId="79ED4743" w14:textId="77777777" w:rsidR="00C96556" w:rsidRDefault="00F61671">
            <w:pPr>
              <w:pStyle w:val="TableParagraph"/>
              <w:ind w:left="119"/>
              <w:rPr>
                <w:sz w:val="24"/>
              </w:rPr>
            </w:pPr>
            <w:proofErr w:type="spellStart"/>
            <w:r>
              <w:rPr>
                <w:spacing w:val="-2"/>
                <w:sz w:val="24"/>
              </w:rPr>
              <w:t>tions</w:t>
            </w:r>
            <w:proofErr w:type="spellEnd"/>
          </w:p>
        </w:tc>
        <w:tc>
          <w:tcPr>
            <w:tcW w:w="968" w:type="dxa"/>
            <w:tcBorders>
              <w:bottom w:val="single" w:sz="4" w:space="0" w:color="000000"/>
            </w:tcBorders>
          </w:tcPr>
          <w:p w14:paraId="1ED3C296" w14:textId="77777777" w:rsidR="00C96556" w:rsidRDefault="00C96556">
            <w:pPr>
              <w:pStyle w:val="TableParagraph"/>
              <w:spacing w:line="240" w:lineRule="auto"/>
              <w:rPr>
                <w:rFonts w:ascii="Times New Roman"/>
                <w:sz w:val="20"/>
              </w:rPr>
            </w:pPr>
          </w:p>
        </w:tc>
        <w:tc>
          <w:tcPr>
            <w:tcW w:w="1073" w:type="dxa"/>
            <w:tcBorders>
              <w:bottom w:val="single" w:sz="4" w:space="0" w:color="000000"/>
            </w:tcBorders>
          </w:tcPr>
          <w:p w14:paraId="3CDCC80A" w14:textId="77777777" w:rsidR="00C96556" w:rsidRDefault="00C96556">
            <w:pPr>
              <w:pStyle w:val="TableParagraph"/>
              <w:spacing w:line="240" w:lineRule="auto"/>
              <w:rPr>
                <w:rFonts w:ascii="Times New Roman"/>
                <w:sz w:val="20"/>
              </w:rPr>
            </w:pPr>
          </w:p>
        </w:tc>
        <w:tc>
          <w:tcPr>
            <w:tcW w:w="1072" w:type="dxa"/>
            <w:tcBorders>
              <w:bottom w:val="single" w:sz="4" w:space="0" w:color="000000"/>
            </w:tcBorders>
          </w:tcPr>
          <w:p w14:paraId="7CF2EF69" w14:textId="77777777" w:rsidR="00C96556" w:rsidRDefault="00C96556">
            <w:pPr>
              <w:pStyle w:val="TableParagraph"/>
              <w:spacing w:line="240" w:lineRule="auto"/>
              <w:rPr>
                <w:rFonts w:ascii="Times New Roman"/>
                <w:sz w:val="20"/>
              </w:rPr>
            </w:pPr>
          </w:p>
        </w:tc>
        <w:tc>
          <w:tcPr>
            <w:tcW w:w="968" w:type="dxa"/>
            <w:tcBorders>
              <w:bottom w:val="single" w:sz="4" w:space="0" w:color="000000"/>
            </w:tcBorders>
          </w:tcPr>
          <w:p w14:paraId="0ED78FCD" w14:textId="77777777" w:rsidR="00C96556" w:rsidRDefault="00C96556">
            <w:pPr>
              <w:pStyle w:val="TableParagraph"/>
              <w:spacing w:line="240" w:lineRule="auto"/>
              <w:rPr>
                <w:rFonts w:ascii="Times New Roman"/>
                <w:sz w:val="20"/>
              </w:rPr>
            </w:pPr>
          </w:p>
        </w:tc>
        <w:tc>
          <w:tcPr>
            <w:tcW w:w="969" w:type="dxa"/>
            <w:tcBorders>
              <w:bottom w:val="single" w:sz="4" w:space="0" w:color="000000"/>
            </w:tcBorders>
          </w:tcPr>
          <w:p w14:paraId="7EB45A4D" w14:textId="77777777" w:rsidR="00C96556" w:rsidRDefault="00C96556">
            <w:pPr>
              <w:pStyle w:val="TableParagraph"/>
              <w:spacing w:line="240" w:lineRule="auto"/>
              <w:rPr>
                <w:rFonts w:ascii="Times New Roman"/>
                <w:sz w:val="20"/>
              </w:rPr>
            </w:pPr>
          </w:p>
        </w:tc>
        <w:tc>
          <w:tcPr>
            <w:tcW w:w="970" w:type="dxa"/>
            <w:tcBorders>
              <w:bottom w:val="single" w:sz="4" w:space="0" w:color="000000"/>
            </w:tcBorders>
          </w:tcPr>
          <w:p w14:paraId="67F929F7" w14:textId="77777777" w:rsidR="00C96556" w:rsidRDefault="00C96556">
            <w:pPr>
              <w:pStyle w:val="TableParagraph"/>
              <w:spacing w:line="240" w:lineRule="auto"/>
              <w:rPr>
                <w:rFonts w:ascii="Times New Roman"/>
                <w:sz w:val="20"/>
              </w:rPr>
            </w:pPr>
          </w:p>
        </w:tc>
        <w:tc>
          <w:tcPr>
            <w:tcW w:w="1073" w:type="dxa"/>
            <w:tcBorders>
              <w:bottom w:val="single" w:sz="4" w:space="0" w:color="000000"/>
            </w:tcBorders>
          </w:tcPr>
          <w:p w14:paraId="5CCBDB72" w14:textId="77777777" w:rsidR="00C96556" w:rsidRDefault="00C96556">
            <w:pPr>
              <w:pStyle w:val="TableParagraph"/>
              <w:spacing w:line="240" w:lineRule="auto"/>
              <w:rPr>
                <w:rFonts w:ascii="Times New Roman"/>
                <w:sz w:val="20"/>
              </w:rPr>
            </w:pPr>
          </w:p>
        </w:tc>
      </w:tr>
    </w:tbl>
    <w:p w14:paraId="28B56F35" w14:textId="77777777" w:rsidR="00C96556" w:rsidRDefault="00F61671">
      <w:pPr>
        <w:spacing w:before="65" w:line="242" w:lineRule="auto"/>
        <w:ind w:left="351" w:right="1738"/>
        <w:jc w:val="both"/>
      </w:pPr>
      <w:r>
        <w:rPr>
          <w:w w:val="105"/>
        </w:rPr>
        <w:t>The</w:t>
      </w:r>
      <w:r>
        <w:rPr>
          <w:spacing w:val="-6"/>
          <w:w w:val="105"/>
        </w:rPr>
        <w:t xml:space="preserve"> </w:t>
      </w:r>
      <w:r>
        <w:rPr>
          <w:w w:val="105"/>
        </w:rPr>
        <w:t>outcome</w:t>
      </w:r>
      <w:r>
        <w:rPr>
          <w:spacing w:val="-7"/>
          <w:w w:val="105"/>
        </w:rPr>
        <w:t xml:space="preserve"> </w:t>
      </w:r>
      <w:r>
        <w:rPr>
          <w:w w:val="105"/>
        </w:rPr>
        <w:t>is</w:t>
      </w:r>
      <w:r>
        <w:rPr>
          <w:spacing w:val="-6"/>
          <w:w w:val="105"/>
        </w:rPr>
        <w:t xml:space="preserve"> </w:t>
      </w:r>
      <w:r>
        <w:rPr>
          <w:w w:val="105"/>
        </w:rPr>
        <w:t>median</w:t>
      </w:r>
      <w:r>
        <w:rPr>
          <w:spacing w:val="-7"/>
          <w:w w:val="105"/>
        </w:rPr>
        <w:t xml:space="preserve"> </w:t>
      </w:r>
      <w:r>
        <w:rPr>
          <w:w w:val="105"/>
        </w:rPr>
        <w:t>house</w:t>
      </w:r>
      <w:r>
        <w:rPr>
          <w:spacing w:val="-6"/>
          <w:w w:val="105"/>
        </w:rPr>
        <w:t xml:space="preserve"> </w:t>
      </w:r>
      <w:r>
        <w:rPr>
          <w:w w:val="105"/>
        </w:rPr>
        <w:t>price</w:t>
      </w:r>
      <w:r>
        <w:rPr>
          <w:spacing w:val="-6"/>
          <w:w w:val="105"/>
        </w:rPr>
        <w:t xml:space="preserve"> </w:t>
      </w:r>
      <w:r>
        <w:rPr>
          <w:w w:val="105"/>
        </w:rPr>
        <w:t>in</w:t>
      </w:r>
      <w:r>
        <w:rPr>
          <w:spacing w:val="-7"/>
          <w:w w:val="105"/>
        </w:rPr>
        <w:t xml:space="preserve"> </w:t>
      </w:r>
      <w:r>
        <w:rPr>
          <w:w w:val="105"/>
        </w:rPr>
        <w:t>constant</w:t>
      </w:r>
      <w:r>
        <w:rPr>
          <w:spacing w:val="-6"/>
          <w:w w:val="105"/>
        </w:rPr>
        <w:t xml:space="preserve"> </w:t>
      </w:r>
      <w:r>
        <w:rPr>
          <w:w w:val="105"/>
        </w:rPr>
        <w:t>2010</w:t>
      </w:r>
      <w:r>
        <w:rPr>
          <w:spacing w:val="-7"/>
          <w:w w:val="105"/>
        </w:rPr>
        <w:t xml:space="preserve"> </w:t>
      </w:r>
      <w:r>
        <w:rPr>
          <w:w w:val="105"/>
        </w:rPr>
        <w:t>U.S.</w:t>
      </w:r>
      <w:r>
        <w:rPr>
          <w:spacing w:val="-6"/>
          <w:w w:val="105"/>
        </w:rPr>
        <w:t xml:space="preserve"> </w:t>
      </w:r>
      <w:r>
        <w:rPr>
          <w:w w:val="105"/>
        </w:rPr>
        <w:t>dollars.</w:t>
      </w:r>
      <w:r>
        <w:rPr>
          <w:spacing w:val="26"/>
          <w:w w:val="105"/>
        </w:rPr>
        <w:t xml:space="preserve"> </w:t>
      </w:r>
      <w:r>
        <w:rPr>
          <w:w w:val="105"/>
        </w:rPr>
        <w:t>The</w:t>
      </w:r>
      <w:r>
        <w:rPr>
          <w:spacing w:val="-6"/>
          <w:w w:val="105"/>
        </w:rPr>
        <w:t xml:space="preserve"> </w:t>
      </w:r>
      <w:r>
        <w:rPr>
          <w:w w:val="105"/>
        </w:rPr>
        <w:t>unit</w:t>
      </w:r>
      <w:r>
        <w:rPr>
          <w:spacing w:val="-7"/>
          <w:w w:val="105"/>
        </w:rPr>
        <w:t xml:space="preserve"> </w:t>
      </w:r>
      <w:r>
        <w:rPr>
          <w:w w:val="105"/>
        </w:rPr>
        <w:t>of</w:t>
      </w:r>
      <w:r>
        <w:rPr>
          <w:spacing w:val="-6"/>
          <w:w w:val="105"/>
        </w:rPr>
        <w:t xml:space="preserve"> </w:t>
      </w:r>
      <w:r>
        <w:rPr>
          <w:w w:val="105"/>
        </w:rPr>
        <w:t>observation is the city-year, so a treatment effect of -</w:t>
      </w:r>
      <w:r>
        <w:rPr>
          <w:rFonts w:ascii="Times New Roman"/>
          <w:w w:val="105"/>
          <w:sz w:val="21"/>
        </w:rPr>
        <w:t>$</w:t>
      </w:r>
      <w:r>
        <w:rPr>
          <w:w w:val="105"/>
        </w:rPr>
        <w:t>19,015 means that four years after the vote, cities</w:t>
      </w:r>
      <w:r>
        <w:rPr>
          <w:spacing w:val="9"/>
          <w:w w:val="105"/>
        </w:rPr>
        <w:t xml:space="preserve"> </w:t>
      </w:r>
      <w:r>
        <w:rPr>
          <w:w w:val="105"/>
        </w:rPr>
        <w:t>that</w:t>
      </w:r>
      <w:r>
        <w:rPr>
          <w:spacing w:val="10"/>
          <w:w w:val="105"/>
        </w:rPr>
        <w:t xml:space="preserve"> </w:t>
      </w:r>
      <w:r>
        <w:rPr>
          <w:w w:val="105"/>
        </w:rPr>
        <w:t>fail</w:t>
      </w:r>
      <w:r>
        <w:rPr>
          <w:spacing w:val="9"/>
          <w:w w:val="105"/>
        </w:rPr>
        <w:t xml:space="preserve"> </w:t>
      </w:r>
      <w:r>
        <w:rPr>
          <w:w w:val="105"/>
        </w:rPr>
        <w:t>to</w:t>
      </w:r>
      <w:r>
        <w:rPr>
          <w:spacing w:val="10"/>
          <w:w w:val="105"/>
        </w:rPr>
        <w:t xml:space="preserve"> </w:t>
      </w:r>
      <w:r>
        <w:rPr>
          <w:w w:val="105"/>
        </w:rPr>
        <w:t>renew</w:t>
      </w:r>
      <w:r>
        <w:rPr>
          <w:spacing w:val="9"/>
          <w:w w:val="105"/>
        </w:rPr>
        <w:t xml:space="preserve"> </w:t>
      </w:r>
      <w:r>
        <w:rPr>
          <w:w w:val="105"/>
        </w:rPr>
        <w:t>road</w:t>
      </w:r>
      <w:r>
        <w:rPr>
          <w:spacing w:val="10"/>
          <w:w w:val="105"/>
        </w:rPr>
        <w:t xml:space="preserve"> </w:t>
      </w:r>
      <w:r>
        <w:rPr>
          <w:w w:val="105"/>
        </w:rPr>
        <w:t>taxes</w:t>
      </w:r>
      <w:r>
        <w:rPr>
          <w:spacing w:val="10"/>
          <w:w w:val="105"/>
        </w:rPr>
        <w:t xml:space="preserve"> </w:t>
      </w:r>
      <w:r>
        <w:rPr>
          <w:w w:val="105"/>
        </w:rPr>
        <w:t>and</w:t>
      </w:r>
      <w:r>
        <w:rPr>
          <w:spacing w:val="9"/>
          <w:w w:val="105"/>
        </w:rPr>
        <w:t xml:space="preserve"> </w:t>
      </w:r>
      <w:r>
        <w:rPr>
          <w:w w:val="105"/>
        </w:rPr>
        <w:t>its</w:t>
      </w:r>
      <w:r>
        <w:rPr>
          <w:spacing w:val="10"/>
          <w:w w:val="105"/>
        </w:rPr>
        <w:t xml:space="preserve"> </w:t>
      </w:r>
      <w:r>
        <w:rPr>
          <w:w w:val="105"/>
        </w:rPr>
        <w:t>associated</w:t>
      </w:r>
      <w:r>
        <w:rPr>
          <w:spacing w:val="9"/>
          <w:w w:val="105"/>
        </w:rPr>
        <w:t xml:space="preserve"> </w:t>
      </w:r>
      <w:r>
        <w:rPr>
          <w:w w:val="105"/>
        </w:rPr>
        <w:t>spending</w:t>
      </w:r>
      <w:r>
        <w:rPr>
          <w:spacing w:val="10"/>
          <w:w w:val="105"/>
        </w:rPr>
        <w:t xml:space="preserve"> </w:t>
      </w:r>
      <w:r>
        <w:rPr>
          <w:w w:val="105"/>
        </w:rPr>
        <w:t>have</w:t>
      </w:r>
      <w:r>
        <w:rPr>
          <w:spacing w:val="9"/>
          <w:w w:val="105"/>
        </w:rPr>
        <w:t xml:space="preserve"> </w:t>
      </w:r>
      <w:r>
        <w:rPr>
          <w:w w:val="105"/>
        </w:rPr>
        <w:t>houses</w:t>
      </w:r>
      <w:r>
        <w:rPr>
          <w:spacing w:val="10"/>
          <w:w w:val="105"/>
        </w:rPr>
        <w:t xml:space="preserve"> </w:t>
      </w:r>
      <w:r>
        <w:rPr>
          <w:w w:val="105"/>
        </w:rPr>
        <w:t>that</w:t>
      </w:r>
      <w:r>
        <w:rPr>
          <w:spacing w:val="10"/>
          <w:w w:val="105"/>
        </w:rPr>
        <w:t xml:space="preserve"> </w:t>
      </w:r>
      <w:r>
        <w:rPr>
          <w:w w:val="105"/>
        </w:rPr>
        <w:t>sell</w:t>
      </w:r>
      <w:r>
        <w:rPr>
          <w:spacing w:val="9"/>
          <w:w w:val="105"/>
        </w:rPr>
        <w:t xml:space="preserve"> </w:t>
      </w:r>
      <w:r>
        <w:rPr>
          <w:spacing w:val="-5"/>
          <w:w w:val="105"/>
        </w:rPr>
        <w:t>for</w:t>
      </w:r>
    </w:p>
    <w:p w14:paraId="53781BC5" w14:textId="77777777" w:rsidR="00C96556" w:rsidRDefault="00F61671">
      <w:pPr>
        <w:spacing w:line="242" w:lineRule="auto"/>
        <w:ind w:left="351" w:right="1740"/>
        <w:jc w:val="both"/>
      </w:pPr>
      <w:r>
        <w:rPr>
          <w:rFonts w:ascii="Times New Roman"/>
          <w:sz w:val="21"/>
        </w:rPr>
        <w:t>$</w:t>
      </w:r>
      <w:r>
        <w:t>19,015</w:t>
      </w:r>
      <w:r>
        <w:rPr>
          <w:spacing w:val="40"/>
        </w:rPr>
        <w:t xml:space="preserve"> </w:t>
      </w:r>
      <w:r>
        <w:t>less</w:t>
      </w:r>
      <w:r>
        <w:rPr>
          <w:spacing w:val="40"/>
        </w:rPr>
        <w:t xml:space="preserve"> </w:t>
      </w:r>
      <w:r>
        <w:t>than</w:t>
      </w:r>
      <w:r>
        <w:rPr>
          <w:spacing w:val="40"/>
        </w:rPr>
        <w:t xml:space="preserve"> </w:t>
      </w:r>
      <w:r>
        <w:t>cities</w:t>
      </w:r>
      <w:r>
        <w:rPr>
          <w:spacing w:val="40"/>
        </w:rPr>
        <w:t xml:space="preserve"> </w:t>
      </w:r>
      <w:r>
        <w:t>that</w:t>
      </w:r>
      <w:r>
        <w:rPr>
          <w:spacing w:val="40"/>
        </w:rPr>
        <w:t xml:space="preserve"> </w:t>
      </w:r>
      <w:r>
        <w:t>vote</w:t>
      </w:r>
      <w:r>
        <w:rPr>
          <w:spacing w:val="40"/>
        </w:rPr>
        <w:t xml:space="preserve"> </w:t>
      </w:r>
      <w:r>
        <w:t>to</w:t>
      </w:r>
      <w:r>
        <w:rPr>
          <w:spacing w:val="40"/>
        </w:rPr>
        <w:t xml:space="preserve"> </w:t>
      </w:r>
      <w:r>
        <w:t>renew</w:t>
      </w:r>
      <w:r>
        <w:rPr>
          <w:spacing w:val="40"/>
        </w:rPr>
        <w:t xml:space="preserve"> </w:t>
      </w:r>
      <w:r>
        <w:t>road</w:t>
      </w:r>
      <w:r>
        <w:rPr>
          <w:spacing w:val="40"/>
        </w:rPr>
        <w:t xml:space="preserve"> </w:t>
      </w:r>
      <w:r>
        <w:t>taxes</w:t>
      </w:r>
      <w:r>
        <w:rPr>
          <w:spacing w:val="40"/>
        </w:rPr>
        <w:t xml:space="preserve"> </w:t>
      </w:r>
      <w:r>
        <w:t>and</w:t>
      </w:r>
      <w:r>
        <w:rPr>
          <w:spacing w:val="40"/>
        </w:rPr>
        <w:t xml:space="preserve"> </w:t>
      </w:r>
      <w:r>
        <w:t>spending.</w:t>
      </w:r>
      <w:r>
        <w:rPr>
          <w:spacing w:val="40"/>
        </w:rPr>
        <w:t xml:space="preserve"> </w:t>
      </w:r>
      <w:r>
        <w:t>The</w:t>
      </w:r>
      <w:r>
        <w:rPr>
          <w:spacing w:val="40"/>
        </w:rPr>
        <w:t xml:space="preserve"> </w:t>
      </w:r>
      <w:r>
        <w:t xml:space="preserve">regressions include covariates related to the demographics and socioeconomic factors of the cities, drawn from Table </w:t>
      </w:r>
      <w:hyperlink w:anchor="_bookmark8" w:history="1">
        <w:r>
          <w:t>2.</w:t>
        </w:r>
      </w:hyperlink>
    </w:p>
    <w:p w14:paraId="41CE3466" w14:textId="77777777" w:rsidR="00C96556" w:rsidRDefault="00C96556">
      <w:pPr>
        <w:pStyle w:val="BodyText"/>
        <w:spacing w:before="150"/>
        <w:rPr>
          <w:sz w:val="22"/>
        </w:rPr>
      </w:pPr>
    </w:p>
    <w:p w14:paraId="1EBD131C" w14:textId="77777777" w:rsidR="00C96556" w:rsidRDefault="00F61671">
      <w:pPr>
        <w:pStyle w:val="BodyText"/>
        <w:spacing w:before="1" w:line="391" w:lineRule="auto"/>
        <w:ind w:right="1076" w:firstLine="351"/>
        <w:jc w:val="both"/>
      </w:pPr>
      <w:r>
        <w:t xml:space="preserve">Upon implementing this data filtration, we observe that the treatment effect of the re- </w:t>
      </w:r>
      <w:proofErr w:type="spellStart"/>
      <w:r>
        <w:t>newal</w:t>
      </w:r>
      <w:proofErr w:type="spellEnd"/>
      <w:r>
        <w:rPr>
          <w:spacing w:val="-14"/>
        </w:rPr>
        <w:t xml:space="preserve"> </w:t>
      </w:r>
      <w:r>
        <w:t xml:space="preserve">levies on housing prices, measured from </w:t>
      </w:r>
      <w:r>
        <w:rPr>
          <w:i/>
        </w:rPr>
        <w:t>t</w:t>
      </w:r>
      <w:r>
        <w:rPr>
          <w:i/>
          <w:spacing w:val="-14"/>
        </w:rPr>
        <w:t xml:space="preserve"> </w:t>
      </w:r>
      <w:r>
        <w:rPr>
          <w:w w:val="125"/>
        </w:rPr>
        <w:t>+</w:t>
      </w:r>
      <w:r>
        <w:rPr>
          <w:spacing w:val="-17"/>
          <w:w w:val="125"/>
        </w:rPr>
        <w:t xml:space="preserve"> </w:t>
      </w:r>
      <w:r>
        <w:t xml:space="preserve">1 to </w:t>
      </w:r>
      <w:r>
        <w:rPr>
          <w:i/>
        </w:rPr>
        <w:t>t</w:t>
      </w:r>
      <w:r>
        <w:rPr>
          <w:i/>
          <w:spacing w:val="-14"/>
        </w:rPr>
        <w:t xml:space="preserve"> </w:t>
      </w:r>
      <w:r>
        <w:rPr>
          <w:w w:val="125"/>
        </w:rPr>
        <w:t>+</w:t>
      </w:r>
      <w:r>
        <w:rPr>
          <w:spacing w:val="-17"/>
          <w:w w:val="125"/>
        </w:rPr>
        <w:t xml:space="preserve"> </w:t>
      </w:r>
      <w:r>
        <w:t>10, remains largely consistent with our initial findings.</w:t>
      </w:r>
      <w:r>
        <w:rPr>
          <w:spacing w:val="40"/>
        </w:rPr>
        <w:t xml:space="preserve"> </w:t>
      </w:r>
      <w:r>
        <w:t>This consistency in treatment effect, despite the exclusion of potentially confounding</w:t>
      </w:r>
      <w:r>
        <w:rPr>
          <w:spacing w:val="13"/>
        </w:rPr>
        <w:t xml:space="preserve"> </w:t>
      </w:r>
      <w:r>
        <w:t>data,</w:t>
      </w:r>
      <w:r>
        <w:rPr>
          <w:spacing w:val="18"/>
        </w:rPr>
        <w:t xml:space="preserve"> </w:t>
      </w:r>
      <w:r>
        <w:t>lends</w:t>
      </w:r>
      <w:r>
        <w:rPr>
          <w:spacing w:val="14"/>
        </w:rPr>
        <w:t xml:space="preserve"> </w:t>
      </w:r>
      <w:r>
        <w:t>further</w:t>
      </w:r>
      <w:r>
        <w:rPr>
          <w:spacing w:val="14"/>
        </w:rPr>
        <w:t xml:space="preserve"> </w:t>
      </w:r>
      <w:r>
        <w:t>credence</w:t>
      </w:r>
      <w:r>
        <w:rPr>
          <w:spacing w:val="14"/>
        </w:rPr>
        <w:t xml:space="preserve"> </w:t>
      </w:r>
      <w:r>
        <w:t>to</w:t>
      </w:r>
      <w:r>
        <w:rPr>
          <w:spacing w:val="13"/>
        </w:rPr>
        <w:t xml:space="preserve"> </w:t>
      </w:r>
      <w:r>
        <w:t>our</w:t>
      </w:r>
      <w:r>
        <w:rPr>
          <w:spacing w:val="14"/>
        </w:rPr>
        <w:t xml:space="preserve"> </w:t>
      </w:r>
      <w:r>
        <w:t>results.</w:t>
      </w:r>
      <w:r>
        <w:rPr>
          <w:spacing w:val="55"/>
        </w:rPr>
        <w:t xml:space="preserve"> </w:t>
      </w:r>
      <w:r>
        <w:t>The</w:t>
      </w:r>
      <w:r>
        <w:rPr>
          <w:spacing w:val="13"/>
        </w:rPr>
        <w:t xml:space="preserve"> </w:t>
      </w:r>
      <w:r>
        <w:t>standard</w:t>
      </w:r>
      <w:r>
        <w:rPr>
          <w:spacing w:val="14"/>
        </w:rPr>
        <w:t xml:space="preserve"> </w:t>
      </w:r>
      <w:r>
        <w:t>errors</w:t>
      </w:r>
      <w:r>
        <w:rPr>
          <w:spacing w:val="14"/>
        </w:rPr>
        <w:t xml:space="preserve"> </w:t>
      </w:r>
      <w:r>
        <w:t>increase</w:t>
      </w:r>
      <w:r>
        <w:rPr>
          <w:spacing w:val="14"/>
        </w:rPr>
        <w:t xml:space="preserve"> </w:t>
      </w:r>
      <w:r>
        <w:rPr>
          <w:spacing w:val="-2"/>
        </w:rPr>
        <w:t>slightly</w:t>
      </w:r>
    </w:p>
    <w:p w14:paraId="5692DBC8"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5B0673DA" w14:textId="77777777" w:rsidR="00C96556" w:rsidRDefault="00F61671">
      <w:pPr>
        <w:pStyle w:val="BodyText"/>
        <w:spacing w:before="30"/>
        <w:jc w:val="both"/>
      </w:pPr>
      <w:r>
        <w:lastRenderedPageBreak/>
        <w:t>due</w:t>
      </w:r>
      <w:r>
        <w:rPr>
          <w:spacing w:val="26"/>
        </w:rPr>
        <w:t xml:space="preserve"> </w:t>
      </w:r>
      <w:r>
        <w:t>to</w:t>
      </w:r>
      <w:r>
        <w:rPr>
          <w:spacing w:val="27"/>
        </w:rPr>
        <w:t xml:space="preserve"> </w:t>
      </w:r>
      <w:r>
        <w:t>reduction</w:t>
      </w:r>
      <w:r>
        <w:rPr>
          <w:spacing w:val="27"/>
        </w:rPr>
        <w:t xml:space="preserve"> </w:t>
      </w:r>
      <w:r>
        <w:t>in</w:t>
      </w:r>
      <w:r>
        <w:rPr>
          <w:spacing w:val="26"/>
        </w:rPr>
        <w:t xml:space="preserve"> </w:t>
      </w:r>
      <w:r>
        <w:t>sample</w:t>
      </w:r>
      <w:r>
        <w:rPr>
          <w:spacing w:val="26"/>
        </w:rPr>
        <w:t xml:space="preserve"> </w:t>
      </w:r>
      <w:r>
        <w:t>size</w:t>
      </w:r>
      <w:r>
        <w:rPr>
          <w:spacing w:val="26"/>
        </w:rPr>
        <w:t xml:space="preserve"> </w:t>
      </w:r>
      <w:r>
        <w:t>caused</w:t>
      </w:r>
      <w:r>
        <w:rPr>
          <w:spacing w:val="26"/>
        </w:rPr>
        <w:t xml:space="preserve"> </w:t>
      </w:r>
      <w:r>
        <w:t>by</w:t>
      </w:r>
      <w:r>
        <w:rPr>
          <w:spacing w:val="26"/>
        </w:rPr>
        <w:t xml:space="preserve"> </w:t>
      </w:r>
      <w:r>
        <w:t>the</w:t>
      </w:r>
      <w:r>
        <w:rPr>
          <w:spacing w:val="26"/>
        </w:rPr>
        <w:t xml:space="preserve"> </w:t>
      </w:r>
      <w:r>
        <w:t>aforementioned</w:t>
      </w:r>
      <w:r>
        <w:rPr>
          <w:spacing w:val="26"/>
        </w:rPr>
        <w:t xml:space="preserve"> </w:t>
      </w:r>
      <w:r>
        <w:t>data</w:t>
      </w:r>
      <w:r>
        <w:rPr>
          <w:spacing w:val="27"/>
        </w:rPr>
        <w:t xml:space="preserve"> </w:t>
      </w:r>
      <w:r>
        <w:t>filtration</w:t>
      </w:r>
      <w:r>
        <w:rPr>
          <w:spacing w:val="26"/>
        </w:rPr>
        <w:t xml:space="preserve"> </w:t>
      </w:r>
      <w:r>
        <w:rPr>
          <w:spacing w:val="-2"/>
        </w:rPr>
        <w:t>process.</w:t>
      </w:r>
    </w:p>
    <w:p w14:paraId="21975720" w14:textId="77777777" w:rsidR="00C96556" w:rsidRDefault="00F61671">
      <w:pPr>
        <w:pStyle w:val="BodyText"/>
        <w:spacing w:before="185" w:line="391" w:lineRule="auto"/>
        <w:ind w:right="1076" w:firstLine="351"/>
        <w:jc w:val="both"/>
      </w:pPr>
      <w:r>
        <w:rPr>
          <w:b/>
        </w:rPr>
        <w:t>Placebo</w:t>
      </w:r>
      <w:r>
        <w:rPr>
          <w:b/>
          <w:spacing w:val="40"/>
        </w:rPr>
        <w:t xml:space="preserve"> </w:t>
      </w:r>
      <w:r>
        <w:rPr>
          <w:b/>
        </w:rPr>
        <w:t>cutoffs</w:t>
      </w:r>
      <w:r>
        <w:t>:</w:t>
      </w:r>
      <w:r>
        <w:rPr>
          <w:spacing w:val="80"/>
        </w:rPr>
        <w:t xml:space="preserve"> </w:t>
      </w:r>
      <w:r>
        <w:t>In</w:t>
      </w:r>
      <w:r>
        <w:rPr>
          <w:spacing w:val="40"/>
        </w:rPr>
        <w:t xml:space="preserve"> </w:t>
      </w:r>
      <w:r>
        <w:t>our</w:t>
      </w:r>
      <w:r>
        <w:rPr>
          <w:spacing w:val="40"/>
        </w:rPr>
        <w:t xml:space="preserve"> </w:t>
      </w:r>
      <w:r>
        <w:t>primary</w:t>
      </w:r>
      <w:r>
        <w:rPr>
          <w:spacing w:val="40"/>
        </w:rPr>
        <w:t xml:space="preserve"> </w:t>
      </w:r>
      <w:r>
        <w:t>analysis,</w:t>
      </w:r>
      <w:r>
        <w:rPr>
          <w:spacing w:val="40"/>
        </w:rPr>
        <w:t xml:space="preserve"> </w:t>
      </w:r>
      <w:r>
        <w:t>the</w:t>
      </w:r>
      <w:r>
        <w:rPr>
          <w:spacing w:val="40"/>
        </w:rPr>
        <w:t xml:space="preserve"> </w:t>
      </w:r>
      <w:r>
        <w:t>pivotal</w:t>
      </w:r>
      <w:r>
        <w:rPr>
          <w:spacing w:val="40"/>
        </w:rPr>
        <w:t xml:space="preserve"> </w:t>
      </w:r>
      <w:r>
        <w:t>threshold</w:t>
      </w:r>
      <w:r>
        <w:rPr>
          <w:spacing w:val="40"/>
        </w:rPr>
        <w:t xml:space="preserve"> </w:t>
      </w:r>
      <w:r>
        <w:t>for</w:t>
      </w:r>
      <w:r>
        <w:rPr>
          <w:spacing w:val="40"/>
        </w:rPr>
        <w:t xml:space="preserve"> </w:t>
      </w:r>
      <w:r>
        <w:t>the</w:t>
      </w:r>
      <w:r>
        <w:rPr>
          <w:spacing w:val="40"/>
        </w:rPr>
        <w:t xml:space="preserve"> </w:t>
      </w:r>
      <w:r>
        <w:t>vote</w:t>
      </w:r>
      <w:r>
        <w:rPr>
          <w:spacing w:val="40"/>
        </w:rPr>
        <w:t xml:space="preserve"> </w:t>
      </w:r>
      <w:r>
        <w:t>share running variable is 50%, indicating whether a renewal levy passes or fails.</w:t>
      </w:r>
      <w:r>
        <w:rPr>
          <w:spacing w:val="40"/>
        </w:rPr>
        <w:t xml:space="preserve"> </w:t>
      </w:r>
      <w:r>
        <w:t>Although we find significant treatment effects using this 50% threshold, it could be random jumps in the data rather</w:t>
      </w:r>
      <w:r>
        <w:rPr>
          <w:spacing w:val="26"/>
        </w:rPr>
        <w:t xml:space="preserve"> </w:t>
      </w:r>
      <w:r>
        <w:t>than</w:t>
      </w:r>
      <w:r>
        <w:rPr>
          <w:spacing w:val="26"/>
        </w:rPr>
        <w:t xml:space="preserve"> </w:t>
      </w:r>
      <w:r>
        <w:t>cutting</w:t>
      </w:r>
      <w:r>
        <w:rPr>
          <w:spacing w:val="26"/>
        </w:rPr>
        <w:t xml:space="preserve"> </w:t>
      </w:r>
      <w:r>
        <w:t>road</w:t>
      </w:r>
      <w:r>
        <w:rPr>
          <w:spacing w:val="26"/>
        </w:rPr>
        <w:t xml:space="preserve"> </w:t>
      </w:r>
      <w:r>
        <w:t>taxes</w:t>
      </w:r>
      <w:r>
        <w:rPr>
          <w:spacing w:val="26"/>
        </w:rPr>
        <w:t xml:space="preserve"> </w:t>
      </w:r>
      <w:r>
        <w:t>and</w:t>
      </w:r>
      <w:r>
        <w:rPr>
          <w:spacing w:val="26"/>
        </w:rPr>
        <w:t xml:space="preserve"> </w:t>
      </w:r>
      <w:r>
        <w:t>funding</w:t>
      </w:r>
      <w:r>
        <w:rPr>
          <w:spacing w:val="26"/>
        </w:rPr>
        <w:t xml:space="preserve"> </w:t>
      </w:r>
      <w:r>
        <w:t>that</w:t>
      </w:r>
      <w:r>
        <w:rPr>
          <w:spacing w:val="26"/>
        </w:rPr>
        <w:t xml:space="preserve"> </w:t>
      </w:r>
      <w:r>
        <w:t>are</w:t>
      </w:r>
      <w:r>
        <w:rPr>
          <w:spacing w:val="26"/>
        </w:rPr>
        <w:t xml:space="preserve"> </w:t>
      </w:r>
      <w:r>
        <w:t>responsible</w:t>
      </w:r>
      <w:r>
        <w:rPr>
          <w:spacing w:val="26"/>
        </w:rPr>
        <w:t xml:space="preserve"> </w:t>
      </w:r>
      <w:r>
        <w:t>for</w:t>
      </w:r>
      <w:r>
        <w:rPr>
          <w:spacing w:val="26"/>
        </w:rPr>
        <w:t xml:space="preserve"> </w:t>
      </w:r>
      <w:r>
        <w:t>the</w:t>
      </w:r>
      <w:r>
        <w:rPr>
          <w:spacing w:val="26"/>
        </w:rPr>
        <w:t xml:space="preserve"> </w:t>
      </w:r>
      <w:r>
        <w:t>significant</w:t>
      </w:r>
      <w:r>
        <w:rPr>
          <w:spacing w:val="26"/>
        </w:rPr>
        <w:t xml:space="preserve"> </w:t>
      </w:r>
      <w:r>
        <w:t>estimates. To</w:t>
      </w:r>
      <w:r>
        <w:rPr>
          <w:spacing w:val="37"/>
        </w:rPr>
        <w:t xml:space="preserve"> </w:t>
      </w:r>
      <w:r>
        <w:t>this</w:t>
      </w:r>
      <w:r>
        <w:rPr>
          <w:spacing w:val="37"/>
        </w:rPr>
        <w:t xml:space="preserve"> </w:t>
      </w:r>
      <w:r>
        <w:t>end</w:t>
      </w:r>
      <w:r>
        <w:rPr>
          <w:spacing w:val="38"/>
        </w:rPr>
        <w:t xml:space="preserve"> </w:t>
      </w:r>
      <w:r>
        <w:t>we</w:t>
      </w:r>
      <w:r>
        <w:rPr>
          <w:spacing w:val="37"/>
        </w:rPr>
        <w:t xml:space="preserve"> </w:t>
      </w:r>
      <w:r>
        <w:t>conduct</w:t>
      </w:r>
      <w:r>
        <w:rPr>
          <w:spacing w:val="38"/>
        </w:rPr>
        <w:t xml:space="preserve"> </w:t>
      </w:r>
      <w:r>
        <w:t>a</w:t>
      </w:r>
      <w:r>
        <w:rPr>
          <w:spacing w:val="37"/>
        </w:rPr>
        <w:t xml:space="preserve"> </w:t>
      </w:r>
      <w:r>
        <w:t>series</w:t>
      </w:r>
      <w:r>
        <w:rPr>
          <w:spacing w:val="37"/>
        </w:rPr>
        <w:t xml:space="preserve"> </w:t>
      </w:r>
      <w:r>
        <w:t>of</w:t>
      </w:r>
      <w:r>
        <w:rPr>
          <w:spacing w:val="37"/>
        </w:rPr>
        <w:t xml:space="preserve"> </w:t>
      </w:r>
      <w:r>
        <w:t>placebo</w:t>
      </w:r>
      <w:r>
        <w:rPr>
          <w:spacing w:val="37"/>
        </w:rPr>
        <w:t xml:space="preserve"> </w:t>
      </w:r>
      <w:r>
        <w:t>tests</w:t>
      </w:r>
      <w:r>
        <w:rPr>
          <w:spacing w:val="37"/>
        </w:rPr>
        <w:t xml:space="preserve"> </w:t>
      </w:r>
      <w:r>
        <w:t>using</w:t>
      </w:r>
      <w:r>
        <w:rPr>
          <w:spacing w:val="37"/>
        </w:rPr>
        <w:t xml:space="preserve"> </w:t>
      </w:r>
      <w:r>
        <w:t>alternative</w:t>
      </w:r>
      <w:r>
        <w:rPr>
          <w:spacing w:val="37"/>
        </w:rPr>
        <w:t xml:space="preserve"> </w:t>
      </w:r>
      <w:r>
        <w:t>cutoffs:</w:t>
      </w:r>
      <w:r>
        <w:rPr>
          <w:spacing w:val="40"/>
        </w:rPr>
        <w:t xml:space="preserve"> </w:t>
      </w:r>
      <w:r>
        <w:t>30%,</w:t>
      </w:r>
      <w:r>
        <w:rPr>
          <w:spacing w:val="40"/>
        </w:rPr>
        <w:t xml:space="preserve"> </w:t>
      </w:r>
      <w:r>
        <w:t>40%,</w:t>
      </w:r>
      <w:r>
        <w:rPr>
          <w:spacing w:val="39"/>
        </w:rPr>
        <w:t xml:space="preserve"> </w:t>
      </w:r>
      <w:r>
        <w:t>60%, and</w:t>
      </w:r>
      <w:r>
        <w:rPr>
          <w:spacing w:val="40"/>
        </w:rPr>
        <w:t xml:space="preserve"> </w:t>
      </w:r>
      <w:r>
        <w:t>70%.</w:t>
      </w:r>
      <w:r>
        <w:rPr>
          <w:spacing w:val="40"/>
        </w:rPr>
        <w:t xml:space="preserve"> </w:t>
      </w:r>
      <w:r>
        <w:t>Table</w:t>
      </w:r>
      <w:r>
        <w:rPr>
          <w:spacing w:val="40"/>
        </w:rPr>
        <w:t xml:space="preserve"> </w:t>
      </w:r>
      <w:hyperlink w:anchor="_bookmark22" w:history="1">
        <w:r>
          <w:t>7</w:t>
        </w:r>
      </w:hyperlink>
      <w:r>
        <w:rPr>
          <w:spacing w:val="40"/>
        </w:rPr>
        <w:t xml:space="preserve"> </w:t>
      </w:r>
      <w:r>
        <w:t>below</w:t>
      </w:r>
      <w:r>
        <w:rPr>
          <w:spacing w:val="40"/>
        </w:rPr>
        <w:t xml:space="preserve"> </w:t>
      </w:r>
      <w:r>
        <w:t>summarizes</w:t>
      </w:r>
      <w:r>
        <w:rPr>
          <w:spacing w:val="40"/>
        </w:rPr>
        <w:t xml:space="preserve"> </w:t>
      </w:r>
      <w:r>
        <w:t>the</w:t>
      </w:r>
      <w:r>
        <w:rPr>
          <w:spacing w:val="40"/>
        </w:rPr>
        <w:t xml:space="preserve"> </w:t>
      </w:r>
      <w:r>
        <w:t>results</w:t>
      </w:r>
      <w:r>
        <w:rPr>
          <w:spacing w:val="40"/>
        </w:rPr>
        <w:t xml:space="preserve"> </w:t>
      </w:r>
      <w:r>
        <w:t>from</w:t>
      </w:r>
      <w:r>
        <w:rPr>
          <w:spacing w:val="40"/>
        </w:rPr>
        <w:t xml:space="preserve"> </w:t>
      </w:r>
      <w:r>
        <w:t>the</w:t>
      </w:r>
      <w:r>
        <w:rPr>
          <w:spacing w:val="40"/>
        </w:rPr>
        <w:t xml:space="preserve"> </w:t>
      </w:r>
      <w:r>
        <w:t>placebo</w:t>
      </w:r>
      <w:r>
        <w:rPr>
          <w:spacing w:val="40"/>
        </w:rPr>
        <w:t xml:space="preserve"> </w:t>
      </w:r>
      <w:r>
        <w:t>cutoffs</w:t>
      </w:r>
      <w:r>
        <w:rPr>
          <w:spacing w:val="40"/>
        </w:rPr>
        <w:t xml:space="preserve"> </w:t>
      </w:r>
      <w:r>
        <w:t>analysis.</w:t>
      </w:r>
    </w:p>
    <w:p w14:paraId="45F633CD" w14:textId="77777777" w:rsidR="00C96556" w:rsidRDefault="00F61671">
      <w:pPr>
        <w:pStyle w:val="BodyText"/>
        <w:spacing w:before="32"/>
        <w:ind w:left="1416"/>
        <w:jc w:val="both"/>
      </w:pPr>
      <w:bookmarkStart w:id="189" w:name="_bookmark22"/>
      <w:bookmarkEnd w:id="189"/>
      <w:r>
        <w:rPr>
          <w:w w:val="105"/>
        </w:rPr>
        <w:t>Table</w:t>
      </w:r>
      <w:r>
        <w:rPr>
          <w:spacing w:val="16"/>
          <w:w w:val="105"/>
        </w:rPr>
        <w:t xml:space="preserve"> </w:t>
      </w:r>
      <w:r>
        <w:rPr>
          <w:w w:val="105"/>
        </w:rPr>
        <w:t>7:</w:t>
      </w:r>
      <w:r>
        <w:rPr>
          <w:spacing w:val="40"/>
          <w:w w:val="105"/>
        </w:rPr>
        <w:t xml:space="preserve"> </w:t>
      </w:r>
      <w:r>
        <w:rPr>
          <w:w w:val="105"/>
        </w:rPr>
        <w:t>Robust</w:t>
      </w:r>
      <w:r>
        <w:rPr>
          <w:spacing w:val="17"/>
          <w:w w:val="105"/>
        </w:rPr>
        <w:t xml:space="preserve"> </w:t>
      </w:r>
      <w:r>
        <w:rPr>
          <w:w w:val="105"/>
        </w:rPr>
        <w:t>Treatment</w:t>
      </w:r>
      <w:r>
        <w:rPr>
          <w:spacing w:val="16"/>
          <w:w w:val="105"/>
        </w:rPr>
        <w:t xml:space="preserve"> </w:t>
      </w:r>
      <w:r>
        <w:rPr>
          <w:w w:val="105"/>
        </w:rPr>
        <w:t>Effect</w:t>
      </w:r>
      <w:r>
        <w:rPr>
          <w:spacing w:val="17"/>
          <w:w w:val="105"/>
        </w:rPr>
        <w:t xml:space="preserve"> </w:t>
      </w:r>
      <w:r>
        <w:rPr>
          <w:w w:val="105"/>
        </w:rPr>
        <w:t>Estimate</w:t>
      </w:r>
      <w:r>
        <w:rPr>
          <w:spacing w:val="16"/>
          <w:w w:val="105"/>
        </w:rPr>
        <w:t xml:space="preserve"> </w:t>
      </w:r>
      <w:r>
        <w:rPr>
          <w:w w:val="105"/>
        </w:rPr>
        <w:t>for</w:t>
      </w:r>
      <w:r>
        <w:rPr>
          <w:spacing w:val="16"/>
          <w:w w:val="105"/>
        </w:rPr>
        <w:t xml:space="preserve"> </w:t>
      </w:r>
      <w:r>
        <w:rPr>
          <w:w w:val="105"/>
        </w:rPr>
        <w:t>Placebo</w:t>
      </w:r>
      <w:r>
        <w:rPr>
          <w:spacing w:val="17"/>
          <w:w w:val="105"/>
        </w:rPr>
        <w:t xml:space="preserve"> </w:t>
      </w:r>
      <w:r>
        <w:rPr>
          <w:spacing w:val="-2"/>
          <w:w w:val="105"/>
        </w:rPr>
        <w:t>Cutoffs</w:t>
      </w:r>
    </w:p>
    <w:p w14:paraId="112E1CC3" w14:textId="77777777" w:rsidR="00C96556" w:rsidRDefault="00C96556">
      <w:pPr>
        <w:pStyle w:val="BodyText"/>
        <w:spacing w:before="6"/>
        <w:rPr>
          <w:sz w:val="18"/>
        </w:rPr>
      </w:pPr>
    </w:p>
    <w:tbl>
      <w:tblPr>
        <w:tblW w:w="0" w:type="auto"/>
        <w:tblInd w:w="1857" w:type="dxa"/>
        <w:tblLayout w:type="fixed"/>
        <w:tblCellMar>
          <w:left w:w="0" w:type="dxa"/>
          <w:right w:w="0" w:type="dxa"/>
        </w:tblCellMar>
        <w:tblLook w:val="01E0" w:firstRow="1" w:lastRow="1" w:firstColumn="1" w:lastColumn="1" w:noHBand="0" w:noVBand="0"/>
      </w:tblPr>
      <w:tblGrid>
        <w:gridCol w:w="1373"/>
        <w:gridCol w:w="1072"/>
        <w:gridCol w:w="1072"/>
        <w:gridCol w:w="1072"/>
        <w:gridCol w:w="1072"/>
      </w:tblGrid>
      <w:tr w:rsidR="00C96556" w14:paraId="522F082A" w14:textId="77777777">
        <w:trPr>
          <w:trHeight w:val="286"/>
        </w:trPr>
        <w:tc>
          <w:tcPr>
            <w:tcW w:w="1373" w:type="dxa"/>
            <w:tcBorders>
              <w:top w:val="single" w:sz="4" w:space="0" w:color="000000"/>
            </w:tcBorders>
          </w:tcPr>
          <w:p w14:paraId="31121DC9" w14:textId="77777777" w:rsidR="00C96556" w:rsidRDefault="00F61671">
            <w:pPr>
              <w:pStyle w:val="TableParagraph"/>
              <w:spacing w:line="266" w:lineRule="exact"/>
              <w:ind w:left="119"/>
              <w:rPr>
                <w:sz w:val="24"/>
              </w:rPr>
            </w:pPr>
            <w:r>
              <w:rPr>
                <w:w w:val="105"/>
                <w:sz w:val="24"/>
              </w:rPr>
              <w:t>Years</w:t>
            </w:r>
            <w:r>
              <w:rPr>
                <w:spacing w:val="45"/>
                <w:w w:val="105"/>
                <w:sz w:val="24"/>
              </w:rPr>
              <w:t xml:space="preserve"> </w:t>
            </w:r>
            <w:r>
              <w:rPr>
                <w:spacing w:val="-2"/>
                <w:w w:val="105"/>
                <w:sz w:val="24"/>
              </w:rPr>
              <w:t>after</w:t>
            </w:r>
          </w:p>
        </w:tc>
        <w:tc>
          <w:tcPr>
            <w:tcW w:w="1072" w:type="dxa"/>
            <w:tcBorders>
              <w:top w:val="single" w:sz="4" w:space="0" w:color="000000"/>
            </w:tcBorders>
          </w:tcPr>
          <w:p w14:paraId="1F0D83A9" w14:textId="77777777" w:rsidR="00C96556" w:rsidRDefault="00F61671">
            <w:pPr>
              <w:pStyle w:val="TableParagraph"/>
              <w:spacing w:line="266" w:lineRule="exact"/>
              <w:ind w:left="4" w:right="4"/>
              <w:jc w:val="center"/>
              <w:rPr>
                <w:sz w:val="24"/>
              </w:rPr>
            </w:pPr>
            <w:r>
              <w:rPr>
                <w:spacing w:val="-5"/>
                <w:w w:val="105"/>
                <w:sz w:val="24"/>
              </w:rPr>
              <w:t>30%</w:t>
            </w:r>
          </w:p>
        </w:tc>
        <w:tc>
          <w:tcPr>
            <w:tcW w:w="1072" w:type="dxa"/>
            <w:tcBorders>
              <w:top w:val="single" w:sz="4" w:space="0" w:color="000000"/>
            </w:tcBorders>
          </w:tcPr>
          <w:p w14:paraId="6480A37D" w14:textId="77777777" w:rsidR="00C96556" w:rsidRDefault="00F61671">
            <w:pPr>
              <w:pStyle w:val="TableParagraph"/>
              <w:spacing w:line="266" w:lineRule="exact"/>
              <w:ind w:left="3" w:right="4"/>
              <w:jc w:val="center"/>
              <w:rPr>
                <w:sz w:val="24"/>
              </w:rPr>
            </w:pPr>
            <w:r>
              <w:rPr>
                <w:spacing w:val="-5"/>
                <w:w w:val="105"/>
                <w:sz w:val="24"/>
              </w:rPr>
              <w:t>40%</w:t>
            </w:r>
          </w:p>
        </w:tc>
        <w:tc>
          <w:tcPr>
            <w:tcW w:w="1072" w:type="dxa"/>
            <w:tcBorders>
              <w:top w:val="single" w:sz="4" w:space="0" w:color="000000"/>
            </w:tcBorders>
          </w:tcPr>
          <w:p w14:paraId="360CDBFC" w14:textId="77777777" w:rsidR="00C96556" w:rsidRDefault="00F61671">
            <w:pPr>
              <w:pStyle w:val="TableParagraph"/>
              <w:spacing w:line="266" w:lineRule="exact"/>
              <w:ind w:left="3" w:right="4"/>
              <w:jc w:val="center"/>
              <w:rPr>
                <w:sz w:val="24"/>
              </w:rPr>
            </w:pPr>
            <w:r>
              <w:rPr>
                <w:spacing w:val="-5"/>
                <w:w w:val="105"/>
                <w:sz w:val="24"/>
              </w:rPr>
              <w:t>60%</w:t>
            </w:r>
          </w:p>
        </w:tc>
        <w:tc>
          <w:tcPr>
            <w:tcW w:w="1072" w:type="dxa"/>
            <w:tcBorders>
              <w:top w:val="single" w:sz="4" w:space="0" w:color="000000"/>
            </w:tcBorders>
          </w:tcPr>
          <w:p w14:paraId="266029C4" w14:textId="77777777" w:rsidR="00C96556" w:rsidRDefault="00F61671">
            <w:pPr>
              <w:pStyle w:val="TableParagraph"/>
              <w:spacing w:line="266" w:lineRule="exact"/>
              <w:ind w:left="3" w:right="4"/>
              <w:jc w:val="center"/>
              <w:rPr>
                <w:sz w:val="24"/>
              </w:rPr>
            </w:pPr>
            <w:r>
              <w:rPr>
                <w:spacing w:val="-5"/>
                <w:w w:val="105"/>
                <w:sz w:val="24"/>
              </w:rPr>
              <w:t>70%</w:t>
            </w:r>
          </w:p>
        </w:tc>
      </w:tr>
      <w:tr w:rsidR="00C96556" w14:paraId="6874744F" w14:textId="77777777">
        <w:trPr>
          <w:trHeight w:val="289"/>
        </w:trPr>
        <w:tc>
          <w:tcPr>
            <w:tcW w:w="1373" w:type="dxa"/>
            <w:tcBorders>
              <w:bottom w:val="single" w:sz="4" w:space="0" w:color="000000"/>
            </w:tcBorders>
          </w:tcPr>
          <w:p w14:paraId="7159036E" w14:textId="77777777" w:rsidR="00C96556" w:rsidRDefault="00F61671">
            <w:pPr>
              <w:pStyle w:val="TableParagraph"/>
              <w:ind w:left="119"/>
              <w:rPr>
                <w:sz w:val="24"/>
              </w:rPr>
            </w:pPr>
            <w:r>
              <w:rPr>
                <w:spacing w:val="-4"/>
                <w:sz w:val="24"/>
              </w:rPr>
              <w:t>vote</w:t>
            </w:r>
          </w:p>
        </w:tc>
        <w:tc>
          <w:tcPr>
            <w:tcW w:w="1072" w:type="dxa"/>
            <w:tcBorders>
              <w:bottom w:val="single" w:sz="4" w:space="0" w:color="000000"/>
            </w:tcBorders>
          </w:tcPr>
          <w:p w14:paraId="7EE57A6F" w14:textId="77777777" w:rsidR="00C96556" w:rsidRDefault="00C96556">
            <w:pPr>
              <w:pStyle w:val="TableParagraph"/>
              <w:spacing w:line="240" w:lineRule="auto"/>
              <w:rPr>
                <w:rFonts w:ascii="Times New Roman"/>
                <w:sz w:val="20"/>
              </w:rPr>
            </w:pPr>
          </w:p>
        </w:tc>
        <w:tc>
          <w:tcPr>
            <w:tcW w:w="1072" w:type="dxa"/>
            <w:tcBorders>
              <w:bottom w:val="single" w:sz="4" w:space="0" w:color="000000"/>
            </w:tcBorders>
          </w:tcPr>
          <w:p w14:paraId="4496EEAF" w14:textId="77777777" w:rsidR="00C96556" w:rsidRDefault="00C96556">
            <w:pPr>
              <w:pStyle w:val="TableParagraph"/>
              <w:spacing w:line="240" w:lineRule="auto"/>
              <w:rPr>
                <w:rFonts w:ascii="Times New Roman"/>
                <w:sz w:val="20"/>
              </w:rPr>
            </w:pPr>
          </w:p>
        </w:tc>
        <w:tc>
          <w:tcPr>
            <w:tcW w:w="1072" w:type="dxa"/>
            <w:tcBorders>
              <w:bottom w:val="single" w:sz="4" w:space="0" w:color="000000"/>
            </w:tcBorders>
          </w:tcPr>
          <w:p w14:paraId="6D4F7AE0" w14:textId="77777777" w:rsidR="00C96556" w:rsidRDefault="00C96556">
            <w:pPr>
              <w:pStyle w:val="TableParagraph"/>
              <w:spacing w:line="240" w:lineRule="auto"/>
              <w:rPr>
                <w:rFonts w:ascii="Times New Roman"/>
                <w:sz w:val="20"/>
              </w:rPr>
            </w:pPr>
          </w:p>
        </w:tc>
        <w:tc>
          <w:tcPr>
            <w:tcW w:w="1072" w:type="dxa"/>
            <w:tcBorders>
              <w:bottom w:val="single" w:sz="4" w:space="0" w:color="000000"/>
            </w:tcBorders>
          </w:tcPr>
          <w:p w14:paraId="1D29D245" w14:textId="77777777" w:rsidR="00C96556" w:rsidRDefault="00C96556">
            <w:pPr>
              <w:pStyle w:val="TableParagraph"/>
              <w:spacing w:line="240" w:lineRule="auto"/>
              <w:rPr>
                <w:rFonts w:ascii="Times New Roman"/>
                <w:sz w:val="20"/>
              </w:rPr>
            </w:pPr>
          </w:p>
        </w:tc>
      </w:tr>
      <w:tr w:rsidR="00C96556" w14:paraId="6E785B2E" w14:textId="77777777">
        <w:trPr>
          <w:trHeight w:val="286"/>
        </w:trPr>
        <w:tc>
          <w:tcPr>
            <w:tcW w:w="1373" w:type="dxa"/>
            <w:tcBorders>
              <w:top w:val="single" w:sz="4" w:space="0" w:color="000000"/>
            </w:tcBorders>
          </w:tcPr>
          <w:p w14:paraId="569EF355" w14:textId="77777777" w:rsidR="00C96556" w:rsidRDefault="00F61671">
            <w:pPr>
              <w:pStyle w:val="TableParagraph"/>
              <w:spacing w:line="266" w:lineRule="exact"/>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tcBorders>
          </w:tcPr>
          <w:p w14:paraId="2AE9EEA7" w14:textId="77777777" w:rsidR="00C96556" w:rsidRDefault="00F61671">
            <w:pPr>
              <w:pStyle w:val="TableParagraph"/>
              <w:spacing w:line="266" w:lineRule="exact"/>
              <w:ind w:left="4" w:right="4"/>
              <w:jc w:val="center"/>
              <w:rPr>
                <w:sz w:val="24"/>
              </w:rPr>
            </w:pPr>
            <w:r>
              <w:rPr>
                <w:spacing w:val="-2"/>
                <w:sz w:val="24"/>
              </w:rPr>
              <w:t>2,578</w:t>
            </w:r>
          </w:p>
        </w:tc>
        <w:tc>
          <w:tcPr>
            <w:tcW w:w="1072" w:type="dxa"/>
            <w:tcBorders>
              <w:top w:val="single" w:sz="4" w:space="0" w:color="000000"/>
            </w:tcBorders>
          </w:tcPr>
          <w:p w14:paraId="6B755049" w14:textId="77777777" w:rsidR="00C96556" w:rsidRDefault="00F61671">
            <w:pPr>
              <w:pStyle w:val="TableParagraph"/>
              <w:spacing w:line="266" w:lineRule="exact"/>
              <w:ind w:left="3" w:right="4"/>
              <w:jc w:val="center"/>
              <w:rPr>
                <w:sz w:val="24"/>
              </w:rPr>
            </w:pPr>
            <w:r>
              <w:rPr>
                <w:spacing w:val="-2"/>
                <w:sz w:val="24"/>
              </w:rPr>
              <w:t>9,149</w:t>
            </w:r>
          </w:p>
        </w:tc>
        <w:tc>
          <w:tcPr>
            <w:tcW w:w="1072" w:type="dxa"/>
            <w:tcBorders>
              <w:top w:val="single" w:sz="4" w:space="0" w:color="000000"/>
            </w:tcBorders>
          </w:tcPr>
          <w:p w14:paraId="0E95F5A3" w14:textId="77777777" w:rsidR="00C96556" w:rsidRDefault="00F61671">
            <w:pPr>
              <w:pStyle w:val="TableParagraph"/>
              <w:spacing w:line="266" w:lineRule="exact"/>
              <w:ind w:left="4" w:right="4"/>
              <w:jc w:val="center"/>
              <w:rPr>
                <w:sz w:val="24"/>
              </w:rPr>
            </w:pPr>
            <w:r>
              <w:rPr>
                <w:spacing w:val="-2"/>
                <w:sz w:val="24"/>
              </w:rPr>
              <w:t>9,419</w:t>
            </w:r>
          </w:p>
        </w:tc>
        <w:tc>
          <w:tcPr>
            <w:tcW w:w="1072" w:type="dxa"/>
            <w:tcBorders>
              <w:top w:val="single" w:sz="4" w:space="0" w:color="000000"/>
            </w:tcBorders>
          </w:tcPr>
          <w:p w14:paraId="29FD1E18" w14:textId="77777777" w:rsidR="00C96556" w:rsidRDefault="00F61671">
            <w:pPr>
              <w:pStyle w:val="TableParagraph"/>
              <w:spacing w:line="266" w:lineRule="exact"/>
              <w:ind w:left="3" w:right="4"/>
              <w:jc w:val="center"/>
              <w:rPr>
                <w:sz w:val="24"/>
              </w:rPr>
            </w:pPr>
            <w:r>
              <w:rPr>
                <w:spacing w:val="-2"/>
                <w:sz w:val="24"/>
              </w:rPr>
              <w:t>-12,987</w:t>
            </w:r>
          </w:p>
        </w:tc>
      </w:tr>
      <w:tr w:rsidR="00C96556" w14:paraId="0E49FAFD" w14:textId="77777777">
        <w:trPr>
          <w:trHeight w:val="288"/>
        </w:trPr>
        <w:tc>
          <w:tcPr>
            <w:tcW w:w="1373" w:type="dxa"/>
          </w:tcPr>
          <w:p w14:paraId="1A4ED319" w14:textId="77777777" w:rsidR="00C96556" w:rsidRDefault="00C96556">
            <w:pPr>
              <w:pStyle w:val="TableParagraph"/>
              <w:spacing w:line="240" w:lineRule="auto"/>
              <w:rPr>
                <w:rFonts w:ascii="Times New Roman"/>
                <w:sz w:val="20"/>
              </w:rPr>
            </w:pPr>
          </w:p>
        </w:tc>
        <w:tc>
          <w:tcPr>
            <w:tcW w:w="1072" w:type="dxa"/>
          </w:tcPr>
          <w:p w14:paraId="5D052266" w14:textId="77777777" w:rsidR="00C96556" w:rsidRDefault="00F61671">
            <w:pPr>
              <w:pStyle w:val="TableParagraph"/>
              <w:ind w:left="4" w:right="4"/>
              <w:jc w:val="center"/>
              <w:rPr>
                <w:sz w:val="24"/>
              </w:rPr>
            </w:pPr>
            <w:r>
              <w:rPr>
                <w:spacing w:val="-2"/>
                <w:w w:val="105"/>
                <w:sz w:val="24"/>
              </w:rPr>
              <w:t>(8,209)</w:t>
            </w:r>
          </w:p>
        </w:tc>
        <w:tc>
          <w:tcPr>
            <w:tcW w:w="1072" w:type="dxa"/>
          </w:tcPr>
          <w:p w14:paraId="2905855D" w14:textId="77777777" w:rsidR="00C96556" w:rsidRDefault="00F61671">
            <w:pPr>
              <w:pStyle w:val="TableParagraph"/>
              <w:ind w:left="3" w:right="4"/>
              <w:jc w:val="center"/>
              <w:rPr>
                <w:sz w:val="24"/>
              </w:rPr>
            </w:pPr>
            <w:r>
              <w:rPr>
                <w:spacing w:val="-2"/>
                <w:w w:val="105"/>
                <w:sz w:val="24"/>
              </w:rPr>
              <w:t>(7,284)</w:t>
            </w:r>
          </w:p>
        </w:tc>
        <w:tc>
          <w:tcPr>
            <w:tcW w:w="1072" w:type="dxa"/>
          </w:tcPr>
          <w:p w14:paraId="53DA0040" w14:textId="77777777" w:rsidR="00C96556" w:rsidRDefault="00F61671">
            <w:pPr>
              <w:pStyle w:val="TableParagraph"/>
              <w:ind w:left="3" w:right="4"/>
              <w:jc w:val="center"/>
              <w:rPr>
                <w:sz w:val="24"/>
              </w:rPr>
            </w:pPr>
            <w:r>
              <w:rPr>
                <w:spacing w:val="-2"/>
                <w:sz w:val="24"/>
              </w:rPr>
              <w:t>(11,462)</w:t>
            </w:r>
          </w:p>
        </w:tc>
        <w:tc>
          <w:tcPr>
            <w:tcW w:w="1072" w:type="dxa"/>
          </w:tcPr>
          <w:p w14:paraId="6D486B51" w14:textId="77777777" w:rsidR="00C96556" w:rsidRDefault="00F61671">
            <w:pPr>
              <w:pStyle w:val="TableParagraph"/>
              <w:ind w:left="4" w:right="4"/>
              <w:jc w:val="center"/>
              <w:rPr>
                <w:sz w:val="24"/>
              </w:rPr>
            </w:pPr>
            <w:r>
              <w:rPr>
                <w:spacing w:val="-2"/>
                <w:sz w:val="24"/>
              </w:rPr>
              <w:t>(14,365)</w:t>
            </w:r>
          </w:p>
        </w:tc>
      </w:tr>
      <w:tr w:rsidR="00C96556" w14:paraId="1AF6CD1F" w14:textId="77777777">
        <w:trPr>
          <w:trHeight w:val="288"/>
        </w:trPr>
        <w:tc>
          <w:tcPr>
            <w:tcW w:w="1373" w:type="dxa"/>
          </w:tcPr>
          <w:p w14:paraId="472E796D" w14:textId="77777777" w:rsidR="00C96556" w:rsidRDefault="00F61671">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Pr>
          <w:p w14:paraId="5CF5294E" w14:textId="77777777" w:rsidR="00C96556" w:rsidRDefault="00F61671">
            <w:pPr>
              <w:pStyle w:val="TableParagraph"/>
              <w:ind w:left="4" w:right="4"/>
              <w:jc w:val="center"/>
              <w:rPr>
                <w:sz w:val="24"/>
              </w:rPr>
            </w:pPr>
            <w:r>
              <w:rPr>
                <w:spacing w:val="-2"/>
                <w:sz w:val="24"/>
              </w:rPr>
              <w:t>-6,381</w:t>
            </w:r>
          </w:p>
        </w:tc>
        <w:tc>
          <w:tcPr>
            <w:tcW w:w="1072" w:type="dxa"/>
          </w:tcPr>
          <w:p w14:paraId="443E85F4" w14:textId="77777777" w:rsidR="00C96556" w:rsidRDefault="00F61671">
            <w:pPr>
              <w:pStyle w:val="TableParagraph"/>
              <w:ind w:left="3" w:right="4"/>
              <w:jc w:val="center"/>
              <w:rPr>
                <w:sz w:val="24"/>
              </w:rPr>
            </w:pPr>
            <w:r>
              <w:rPr>
                <w:spacing w:val="-2"/>
                <w:sz w:val="24"/>
              </w:rPr>
              <w:t>-29,077</w:t>
            </w:r>
          </w:p>
        </w:tc>
        <w:tc>
          <w:tcPr>
            <w:tcW w:w="1072" w:type="dxa"/>
          </w:tcPr>
          <w:p w14:paraId="2DA5BBB5" w14:textId="77777777" w:rsidR="00C96556" w:rsidRDefault="00F61671">
            <w:pPr>
              <w:pStyle w:val="TableParagraph"/>
              <w:ind w:left="4" w:right="4"/>
              <w:jc w:val="center"/>
              <w:rPr>
                <w:sz w:val="24"/>
              </w:rPr>
            </w:pPr>
            <w:r>
              <w:rPr>
                <w:spacing w:val="-2"/>
                <w:sz w:val="24"/>
              </w:rPr>
              <w:t>6,383</w:t>
            </w:r>
          </w:p>
        </w:tc>
        <w:tc>
          <w:tcPr>
            <w:tcW w:w="1072" w:type="dxa"/>
          </w:tcPr>
          <w:p w14:paraId="4A1ECEF8" w14:textId="77777777" w:rsidR="00C96556" w:rsidRDefault="00F61671">
            <w:pPr>
              <w:pStyle w:val="TableParagraph"/>
              <w:ind w:left="3" w:right="4"/>
              <w:jc w:val="center"/>
              <w:rPr>
                <w:sz w:val="24"/>
              </w:rPr>
            </w:pPr>
            <w:r>
              <w:rPr>
                <w:spacing w:val="-2"/>
                <w:sz w:val="24"/>
              </w:rPr>
              <w:t>41,683</w:t>
            </w:r>
          </w:p>
        </w:tc>
      </w:tr>
      <w:tr w:rsidR="00C96556" w14:paraId="554F262C" w14:textId="77777777">
        <w:trPr>
          <w:trHeight w:val="288"/>
        </w:trPr>
        <w:tc>
          <w:tcPr>
            <w:tcW w:w="1373" w:type="dxa"/>
          </w:tcPr>
          <w:p w14:paraId="0927ED9D" w14:textId="77777777" w:rsidR="00C96556" w:rsidRDefault="00C96556">
            <w:pPr>
              <w:pStyle w:val="TableParagraph"/>
              <w:spacing w:line="240" w:lineRule="auto"/>
              <w:rPr>
                <w:rFonts w:ascii="Times New Roman"/>
                <w:sz w:val="20"/>
              </w:rPr>
            </w:pPr>
          </w:p>
        </w:tc>
        <w:tc>
          <w:tcPr>
            <w:tcW w:w="1072" w:type="dxa"/>
          </w:tcPr>
          <w:p w14:paraId="5BD36139" w14:textId="77777777" w:rsidR="00C96556" w:rsidRDefault="00F61671">
            <w:pPr>
              <w:pStyle w:val="TableParagraph"/>
              <w:ind w:left="4" w:right="4"/>
              <w:jc w:val="center"/>
              <w:rPr>
                <w:sz w:val="24"/>
              </w:rPr>
            </w:pPr>
            <w:r>
              <w:rPr>
                <w:spacing w:val="-2"/>
                <w:w w:val="105"/>
                <w:sz w:val="24"/>
              </w:rPr>
              <w:t>(9,086)</w:t>
            </w:r>
          </w:p>
        </w:tc>
        <w:tc>
          <w:tcPr>
            <w:tcW w:w="1072" w:type="dxa"/>
          </w:tcPr>
          <w:p w14:paraId="5745A298" w14:textId="77777777" w:rsidR="00C96556" w:rsidRDefault="00F61671">
            <w:pPr>
              <w:pStyle w:val="TableParagraph"/>
              <w:ind w:left="4" w:right="4"/>
              <w:jc w:val="center"/>
              <w:rPr>
                <w:sz w:val="24"/>
              </w:rPr>
            </w:pPr>
            <w:r>
              <w:rPr>
                <w:spacing w:val="-2"/>
                <w:sz w:val="24"/>
              </w:rPr>
              <w:t>(20,680)</w:t>
            </w:r>
          </w:p>
        </w:tc>
        <w:tc>
          <w:tcPr>
            <w:tcW w:w="1072" w:type="dxa"/>
          </w:tcPr>
          <w:p w14:paraId="257B87B9" w14:textId="77777777" w:rsidR="00C96556" w:rsidRDefault="00F61671">
            <w:pPr>
              <w:pStyle w:val="TableParagraph"/>
              <w:ind w:left="3" w:right="4"/>
              <w:jc w:val="center"/>
              <w:rPr>
                <w:sz w:val="24"/>
              </w:rPr>
            </w:pPr>
            <w:r>
              <w:rPr>
                <w:spacing w:val="-2"/>
                <w:sz w:val="24"/>
              </w:rPr>
              <w:t>(10,786)</w:t>
            </w:r>
          </w:p>
        </w:tc>
        <w:tc>
          <w:tcPr>
            <w:tcW w:w="1072" w:type="dxa"/>
          </w:tcPr>
          <w:p w14:paraId="0F128A45" w14:textId="77777777" w:rsidR="00C96556" w:rsidRDefault="00F61671">
            <w:pPr>
              <w:pStyle w:val="TableParagraph"/>
              <w:ind w:left="4" w:right="4"/>
              <w:jc w:val="center"/>
              <w:rPr>
                <w:sz w:val="24"/>
              </w:rPr>
            </w:pPr>
            <w:r>
              <w:rPr>
                <w:spacing w:val="-2"/>
                <w:sz w:val="24"/>
              </w:rPr>
              <w:t>(17,836)</w:t>
            </w:r>
          </w:p>
        </w:tc>
      </w:tr>
      <w:tr w:rsidR="00C96556" w14:paraId="5F18446E" w14:textId="77777777">
        <w:trPr>
          <w:trHeight w:val="288"/>
        </w:trPr>
        <w:tc>
          <w:tcPr>
            <w:tcW w:w="1373" w:type="dxa"/>
          </w:tcPr>
          <w:p w14:paraId="58784D29" w14:textId="77777777" w:rsidR="00C96556" w:rsidRDefault="00F61671">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Pr>
          <w:p w14:paraId="1A34FC4F" w14:textId="77777777" w:rsidR="00C96556" w:rsidRDefault="00F61671">
            <w:pPr>
              <w:pStyle w:val="TableParagraph"/>
              <w:ind w:left="4" w:right="4"/>
              <w:jc w:val="center"/>
              <w:rPr>
                <w:sz w:val="24"/>
              </w:rPr>
            </w:pPr>
            <w:r>
              <w:rPr>
                <w:spacing w:val="-2"/>
                <w:sz w:val="24"/>
              </w:rPr>
              <w:t>7,681</w:t>
            </w:r>
          </w:p>
        </w:tc>
        <w:tc>
          <w:tcPr>
            <w:tcW w:w="1072" w:type="dxa"/>
          </w:tcPr>
          <w:p w14:paraId="7DC01114" w14:textId="77777777" w:rsidR="00C96556" w:rsidRDefault="00F61671">
            <w:pPr>
              <w:pStyle w:val="TableParagraph"/>
              <w:ind w:left="3" w:right="4"/>
              <w:jc w:val="center"/>
              <w:rPr>
                <w:sz w:val="24"/>
              </w:rPr>
            </w:pPr>
            <w:r>
              <w:rPr>
                <w:spacing w:val="-2"/>
                <w:sz w:val="24"/>
              </w:rPr>
              <w:t>5,573</w:t>
            </w:r>
          </w:p>
        </w:tc>
        <w:tc>
          <w:tcPr>
            <w:tcW w:w="1072" w:type="dxa"/>
          </w:tcPr>
          <w:p w14:paraId="4C5C16D0" w14:textId="77777777" w:rsidR="00C96556" w:rsidRDefault="00F61671">
            <w:pPr>
              <w:pStyle w:val="TableParagraph"/>
              <w:ind w:left="4" w:right="4"/>
              <w:jc w:val="center"/>
              <w:rPr>
                <w:sz w:val="24"/>
              </w:rPr>
            </w:pPr>
            <w:r>
              <w:rPr>
                <w:spacing w:val="-2"/>
                <w:sz w:val="24"/>
              </w:rPr>
              <w:t>-1,095</w:t>
            </w:r>
          </w:p>
        </w:tc>
        <w:tc>
          <w:tcPr>
            <w:tcW w:w="1072" w:type="dxa"/>
          </w:tcPr>
          <w:p w14:paraId="03E40ECB" w14:textId="77777777" w:rsidR="00C96556" w:rsidRDefault="00F61671">
            <w:pPr>
              <w:pStyle w:val="TableParagraph"/>
              <w:ind w:left="2" w:right="4"/>
              <w:jc w:val="center"/>
              <w:rPr>
                <w:sz w:val="24"/>
              </w:rPr>
            </w:pPr>
            <w:r>
              <w:rPr>
                <w:spacing w:val="-2"/>
                <w:sz w:val="24"/>
              </w:rPr>
              <w:t>-14,226</w:t>
            </w:r>
          </w:p>
        </w:tc>
      </w:tr>
      <w:tr w:rsidR="00C96556" w14:paraId="4C7FEA2B" w14:textId="77777777">
        <w:trPr>
          <w:trHeight w:val="288"/>
        </w:trPr>
        <w:tc>
          <w:tcPr>
            <w:tcW w:w="1373" w:type="dxa"/>
          </w:tcPr>
          <w:p w14:paraId="41062320" w14:textId="77777777" w:rsidR="00C96556" w:rsidRDefault="00C96556">
            <w:pPr>
              <w:pStyle w:val="TableParagraph"/>
              <w:spacing w:line="240" w:lineRule="auto"/>
              <w:rPr>
                <w:rFonts w:ascii="Times New Roman"/>
                <w:sz w:val="20"/>
              </w:rPr>
            </w:pPr>
          </w:p>
        </w:tc>
        <w:tc>
          <w:tcPr>
            <w:tcW w:w="1072" w:type="dxa"/>
          </w:tcPr>
          <w:p w14:paraId="237E636F" w14:textId="77777777" w:rsidR="00C96556" w:rsidRDefault="00F61671">
            <w:pPr>
              <w:pStyle w:val="TableParagraph"/>
              <w:ind w:left="4" w:right="4"/>
              <w:jc w:val="center"/>
              <w:rPr>
                <w:sz w:val="24"/>
              </w:rPr>
            </w:pPr>
            <w:r>
              <w:rPr>
                <w:spacing w:val="-2"/>
                <w:w w:val="105"/>
                <w:sz w:val="24"/>
              </w:rPr>
              <w:t>(9,616)</w:t>
            </w:r>
          </w:p>
        </w:tc>
        <w:tc>
          <w:tcPr>
            <w:tcW w:w="1072" w:type="dxa"/>
          </w:tcPr>
          <w:p w14:paraId="42B966E0" w14:textId="77777777" w:rsidR="00C96556" w:rsidRDefault="00F61671">
            <w:pPr>
              <w:pStyle w:val="TableParagraph"/>
              <w:ind w:left="3" w:right="4"/>
              <w:jc w:val="center"/>
              <w:rPr>
                <w:sz w:val="24"/>
              </w:rPr>
            </w:pPr>
            <w:r>
              <w:rPr>
                <w:spacing w:val="-2"/>
                <w:w w:val="105"/>
                <w:sz w:val="24"/>
              </w:rPr>
              <w:t>(8,120)</w:t>
            </w:r>
          </w:p>
        </w:tc>
        <w:tc>
          <w:tcPr>
            <w:tcW w:w="1072" w:type="dxa"/>
          </w:tcPr>
          <w:p w14:paraId="5DAC7923" w14:textId="77777777" w:rsidR="00C96556" w:rsidRDefault="00F61671">
            <w:pPr>
              <w:pStyle w:val="TableParagraph"/>
              <w:ind w:left="3" w:right="4"/>
              <w:jc w:val="center"/>
              <w:rPr>
                <w:sz w:val="24"/>
              </w:rPr>
            </w:pPr>
            <w:r>
              <w:rPr>
                <w:spacing w:val="-2"/>
                <w:w w:val="105"/>
                <w:sz w:val="24"/>
              </w:rPr>
              <w:t>(8,612)</w:t>
            </w:r>
          </w:p>
        </w:tc>
        <w:tc>
          <w:tcPr>
            <w:tcW w:w="1072" w:type="dxa"/>
          </w:tcPr>
          <w:p w14:paraId="3CB024C8" w14:textId="77777777" w:rsidR="00C96556" w:rsidRDefault="00F61671">
            <w:pPr>
              <w:pStyle w:val="TableParagraph"/>
              <w:ind w:left="4" w:right="4"/>
              <w:jc w:val="center"/>
              <w:rPr>
                <w:sz w:val="24"/>
              </w:rPr>
            </w:pPr>
            <w:r>
              <w:rPr>
                <w:spacing w:val="-2"/>
                <w:sz w:val="24"/>
              </w:rPr>
              <w:t>(15,733)</w:t>
            </w:r>
          </w:p>
        </w:tc>
      </w:tr>
      <w:tr w:rsidR="00C96556" w14:paraId="128B8238" w14:textId="77777777">
        <w:trPr>
          <w:trHeight w:val="288"/>
        </w:trPr>
        <w:tc>
          <w:tcPr>
            <w:tcW w:w="1373" w:type="dxa"/>
          </w:tcPr>
          <w:p w14:paraId="62474178" w14:textId="77777777" w:rsidR="00C96556" w:rsidRDefault="00F61671">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Pr>
          <w:p w14:paraId="62A78E3B" w14:textId="77777777" w:rsidR="00C96556" w:rsidRDefault="00F61671">
            <w:pPr>
              <w:pStyle w:val="TableParagraph"/>
              <w:ind w:left="4" w:right="4"/>
              <w:jc w:val="center"/>
              <w:rPr>
                <w:sz w:val="24"/>
              </w:rPr>
            </w:pPr>
            <w:r>
              <w:rPr>
                <w:spacing w:val="-2"/>
                <w:sz w:val="24"/>
              </w:rPr>
              <w:t>1,162</w:t>
            </w:r>
          </w:p>
        </w:tc>
        <w:tc>
          <w:tcPr>
            <w:tcW w:w="1072" w:type="dxa"/>
          </w:tcPr>
          <w:p w14:paraId="51084E04" w14:textId="77777777" w:rsidR="00C96556" w:rsidRDefault="00F61671">
            <w:pPr>
              <w:pStyle w:val="TableParagraph"/>
              <w:ind w:left="3" w:right="4"/>
              <w:jc w:val="center"/>
              <w:rPr>
                <w:sz w:val="24"/>
              </w:rPr>
            </w:pPr>
            <w:r>
              <w:rPr>
                <w:spacing w:val="-2"/>
                <w:sz w:val="24"/>
              </w:rPr>
              <w:t>3,982</w:t>
            </w:r>
          </w:p>
        </w:tc>
        <w:tc>
          <w:tcPr>
            <w:tcW w:w="1072" w:type="dxa"/>
          </w:tcPr>
          <w:p w14:paraId="46A5CE76" w14:textId="77777777" w:rsidR="00C96556" w:rsidRDefault="00F61671">
            <w:pPr>
              <w:pStyle w:val="TableParagraph"/>
              <w:ind w:left="4" w:right="4"/>
              <w:jc w:val="center"/>
              <w:rPr>
                <w:sz w:val="24"/>
              </w:rPr>
            </w:pPr>
            <w:r>
              <w:rPr>
                <w:spacing w:val="-2"/>
                <w:sz w:val="24"/>
              </w:rPr>
              <w:t>-12,050</w:t>
            </w:r>
          </w:p>
        </w:tc>
        <w:tc>
          <w:tcPr>
            <w:tcW w:w="1072" w:type="dxa"/>
          </w:tcPr>
          <w:p w14:paraId="61EE6AFE" w14:textId="77777777" w:rsidR="00C96556" w:rsidRDefault="00F61671">
            <w:pPr>
              <w:pStyle w:val="TableParagraph"/>
              <w:ind w:left="3" w:right="4"/>
              <w:jc w:val="center"/>
              <w:rPr>
                <w:sz w:val="24"/>
              </w:rPr>
            </w:pPr>
            <w:r>
              <w:rPr>
                <w:spacing w:val="-2"/>
                <w:sz w:val="24"/>
              </w:rPr>
              <w:t>22,261</w:t>
            </w:r>
          </w:p>
        </w:tc>
      </w:tr>
      <w:tr w:rsidR="00C96556" w14:paraId="5F4294A4" w14:textId="77777777">
        <w:trPr>
          <w:trHeight w:val="288"/>
        </w:trPr>
        <w:tc>
          <w:tcPr>
            <w:tcW w:w="1373" w:type="dxa"/>
          </w:tcPr>
          <w:p w14:paraId="0D0F600F" w14:textId="77777777" w:rsidR="00C96556" w:rsidRDefault="00C96556">
            <w:pPr>
              <w:pStyle w:val="TableParagraph"/>
              <w:spacing w:line="240" w:lineRule="auto"/>
              <w:rPr>
                <w:rFonts w:ascii="Times New Roman"/>
                <w:sz w:val="20"/>
              </w:rPr>
            </w:pPr>
          </w:p>
        </w:tc>
        <w:tc>
          <w:tcPr>
            <w:tcW w:w="1072" w:type="dxa"/>
          </w:tcPr>
          <w:p w14:paraId="21E4DE64" w14:textId="77777777" w:rsidR="00C96556" w:rsidRDefault="00F61671">
            <w:pPr>
              <w:pStyle w:val="TableParagraph"/>
              <w:ind w:left="4" w:right="4"/>
              <w:jc w:val="center"/>
              <w:rPr>
                <w:sz w:val="24"/>
              </w:rPr>
            </w:pPr>
            <w:r>
              <w:rPr>
                <w:spacing w:val="-2"/>
                <w:sz w:val="24"/>
              </w:rPr>
              <w:t>(10,468)</w:t>
            </w:r>
          </w:p>
        </w:tc>
        <w:tc>
          <w:tcPr>
            <w:tcW w:w="1072" w:type="dxa"/>
          </w:tcPr>
          <w:p w14:paraId="64346BFB" w14:textId="77777777" w:rsidR="00C96556" w:rsidRDefault="00F61671">
            <w:pPr>
              <w:pStyle w:val="TableParagraph"/>
              <w:ind w:left="3" w:right="4"/>
              <w:jc w:val="center"/>
              <w:rPr>
                <w:sz w:val="24"/>
              </w:rPr>
            </w:pPr>
            <w:r>
              <w:rPr>
                <w:spacing w:val="-2"/>
                <w:w w:val="105"/>
                <w:sz w:val="24"/>
              </w:rPr>
              <w:t>(8,191)</w:t>
            </w:r>
          </w:p>
        </w:tc>
        <w:tc>
          <w:tcPr>
            <w:tcW w:w="1072" w:type="dxa"/>
          </w:tcPr>
          <w:p w14:paraId="4A1F6B3A" w14:textId="77777777" w:rsidR="00C96556" w:rsidRDefault="00F61671">
            <w:pPr>
              <w:pStyle w:val="TableParagraph"/>
              <w:ind w:left="4" w:right="4"/>
              <w:jc w:val="center"/>
              <w:rPr>
                <w:sz w:val="24"/>
              </w:rPr>
            </w:pPr>
            <w:r>
              <w:rPr>
                <w:spacing w:val="-2"/>
                <w:w w:val="105"/>
                <w:sz w:val="24"/>
              </w:rPr>
              <w:t>(9,396)</w:t>
            </w:r>
          </w:p>
        </w:tc>
        <w:tc>
          <w:tcPr>
            <w:tcW w:w="1072" w:type="dxa"/>
          </w:tcPr>
          <w:p w14:paraId="32617141" w14:textId="77777777" w:rsidR="00C96556" w:rsidRDefault="00F61671">
            <w:pPr>
              <w:pStyle w:val="TableParagraph"/>
              <w:ind w:left="4" w:right="4"/>
              <w:jc w:val="center"/>
              <w:rPr>
                <w:sz w:val="24"/>
              </w:rPr>
            </w:pPr>
            <w:r>
              <w:rPr>
                <w:spacing w:val="-2"/>
                <w:sz w:val="24"/>
              </w:rPr>
              <w:t>(19,765)</w:t>
            </w:r>
          </w:p>
        </w:tc>
      </w:tr>
      <w:tr w:rsidR="00C96556" w14:paraId="0D1CF6FD" w14:textId="77777777">
        <w:trPr>
          <w:trHeight w:val="288"/>
        </w:trPr>
        <w:tc>
          <w:tcPr>
            <w:tcW w:w="1373" w:type="dxa"/>
          </w:tcPr>
          <w:p w14:paraId="184D431A" w14:textId="77777777" w:rsidR="00C96556" w:rsidRDefault="00F61671">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Pr>
          <w:p w14:paraId="67140905" w14:textId="77777777" w:rsidR="00C96556" w:rsidRDefault="00F61671">
            <w:pPr>
              <w:pStyle w:val="TableParagraph"/>
              <w:ind w:left="4" w:right="4"/>
              <w:jc w:val="center"/>
              <w:rPr>
                <w:sz w:val="24"/>
              </w:rPr>
            </w:pPr>
            <w:r>
              <w:rPr>
                <w:spacing w:val="-2"/>
                <w:sz w:val="24"/>
              </w:rPr>
              <w:t>4,334</w:t>
            </w:r>
          </w:p>
        </w:tc>
        <w:tc>
          <w:tcPr>
            <w:tcW w:w="1072" w:type="dxa"/>
          </w:tcPr>
          <w:p w14:paraId="06AAF716" w14:textId="77777777" w:rsidR="00C96556" w:rsidRDefault="00F61671">
            <w:pPr>
              <w:pStyle w:val="TableParagraph"/>
              <w:ind w:left="3" w:right="4"/>
              <w:jc w:val="center"/>
              <w:rPr>
                <w:sz w:val="24"/>
              </w:rPr>
            </w:pPr>
            <w:r>
              <w:rPr>
                <w:spacing w:val="-2"/>
                <w:sz w:val="24"/>
              </w:rPr>
              <w:t>12,881</w:t>
            </w:r>
          </w:p>
        </w:tc>
        <w:tc>
          <w:tcPr>
            <w:tcW w:w="1072" w:type="dxa"/>
          </w:tcPr>
          <w:p w14:paraId="67D5BA8A" w14:textId="77777777" w:rsidR="00C96556" w:rsidRDefault="00F61671">
            <w:pPr>
              <w:pStyle w:val="TableParagraph"/>
              <w:ind w:left="4" w:right="4"/>
              <w:jc w:val="center"/>
              <w:rPr>
                <w:sz w:val="24"/>
              </w:rPr>
            </w:pPr>
            <w:r>
              <w:rPr>
                <w:spacing w:val="-2"/>
                <w:sz w:val="24"/>
              </w:rPr>
              <w:t>3,593</w:t>
            </w:r>
          </w:p>
        </w:tc>
        <w:tc>
          <w:tcPr>
            <w:tcW w:w="1072" w:type="dxa"/>
          </w:tcPr>
          <w:p w14:paraId="0D623F24" w14:textId="77777777" w:rsidR="00C96556" w:rsidRDefault="00F61671">
            <w:pPr>
              <w:pStyle w:val="TableParagraph"/>
              <w:ind w:left="2" w:right="4"/>
              <w:jc w:val="center"/>
              <w:rPr>
                <w:sz w:val="24"/>
              </w:rPr>
            </w:pPr>
            <w:r>
              <w:rPr>
                <w:spacing w:val="-2"/>
                <w:sz w:val="24"/>
              </w:rPr>
              <w:t>31,696</w:t>
            </w:r>
          </w:p>
        </w:tc>
      </w:tr>
      <w:tr w:rsidR="00C96556" w14:paraId="04E4EF83" w14:textId="77777777">
        <w:trPr>
          <w:trHeight w:val="288"/>
        </w:trPr>
        <w:tc>
          <w:tcPr>
            <w:tcW w:w="1373" w:type="dxa"/>
          </w:tcPr>
          <w:p w14:paraId="2B3BF026" w14:textId="77777777" w:rsidR="00C96556" w:rsidRDefault="00C96556">
            <w:pPr>
              <w:pStyle w:val="TableParagraph"/>
              <w:spacing w:line="240" w:lineRule="auto"/>
              <w:rPr>
                <w:rFonts w:ascii="Times New Roman"/>
                <w:sz w:val="20"/>
              </w:rPr>
            </w:pPr>
          </w:p>
        </w:tc>
        <w:tc>
          <w:tcPr>
            <w:tcW w:w="1072" w:type="dxa"/>
          </w:tcPr>
          <w:p w14:paraId="3578AA09" w14:textId="77777777" w:rsidR="00C96556" w:rsidRDefault="00F61671">
            <w:pPr>
              <w:pStyle w:val="TableParagraph"/>
              <w:ind w:left="4" w:right="4"/>
              <w:jc w:val="center"/>
              <w:rPr>
                <w:sz w:val="24"/>
              </w:rPr>
            </w:pPr>
            <w:r>
              <w:rPr>
                <w:spacing w:val="-2"/>
                <w:w w:val="105"/>
                <w:sz w:val="24"/>
              </w:rPr>
              <w:t>(9,670)</w:t>
            </w:r>
          </w:p>
        </w:tc>
        <w:tc>
          <w:tcPr>
            <w:tcW w:w="1072" w:type="dxa"/>
          </w:tcPr>
          <w:p w14:paraId="711FF901" w14:textId="77777777" w:rsidR="00C96556" w:rsidRDefault="00F61671">
            <w:pPr>
              <w:pStyle w:val="TableParagraph"/>
              <w:ind w:left="3" w:right="4"/>
              <w:jc w:val="center"/>
              <w:rPr>
                <w:sz w:val="24"/>
              </w:rPr>
            </w:pPr>
            <w:r>
              <w:rPr>
                <w:spacing w:val="-2"/>
                <w:w w:val="105"/>
                <w:sz w:val="24"/>
              </w:rPr>
              <w:t>(8,625)</w:t>
            </w:r>
          </w:p>
        </w:tc>
        <w:tc>
          <w:tcPr>
            <w:tcW w:w="1072" w:type="dxa"/>
          </w:tcPr>
          <w:p w14:paraId="72A07E1E" w14:textId="77777777" w:rsidR="00C96556" w:rsidRDefault="00F61671">
            <w:pPr>
              <w:pStyle w:val="TableParagraph"/>
              <w:ind w:left="3" w:right="4"/>
              <w:jc w:val="center"/>
              <w:rPr>
                <w:sz w:val="24"/>
              </w:rPr>
            </w:pPr>
            <w:r>
              <w:rPr>
                <w:spacing w:val="-2"/>
                <w:sz w:val="24"/>
              </w:rPr>
              <w:t>(10,061)</w:t>
            </w:r>
          </w:p>
        </w:tc>
        <w:tc>
          <w:tcPr>
            <w:tcW w:w="1072" w:type="dxa"/>
          </w:tcPr>
          <w:p w14:paraId="12132E53" w14:textId="77777777" w:rsidR="00C96556" w:rsidRDefault="00F61671">
            <w:pPr>
              <w:pStyle w:val="TableParagraph"/>
              <w:ind w:left="4" w:right="4"/>
              <w:jc w:val="center"/>
              <w:rPr>
                <w:sz w:val="24"/>
              </w:rPr>
            </w:pPr>
            <w:r>
              <w:rPr>
                <w:spacing w:val="-2"/>
                <w:w w:val="105"/>
                <w:sz w:val="24"/>
              </w:rPr>
              <w:t>(6,902)</w:t>
            </w:r>
          </w:p>
        </w:tc>
      </w:tr>
      <w:tr w:rsidR="00C96556" w14:paraId="574F4612" w14:textId="77777777">
        <w:trPr>
          <w:trHeight w:val="288"/>
        </w:trPr>
        <w:tc>
          <w:tcPr>
            <w:tcW w:w="1373" w:type="dxa"/>
          </w:tcPr>
          <w:p w14:paraId="5DC52165" w14:textId="77777777" w:rsidR="00C96556" w:rsidRDefault="00F61671">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2" w:type="dxa"/>
          </w:tcPr>
          <w:p w14:paraId="6E9F115B" w14:textId="77777777" w:rsidR="00C96556" w:rsidRDefault="00F61671">
            <w:pPr>
              <w:pStyle w:val="TableParagraph"/>
              <w:ind w:left="4" w:right="4"/>
              <w:jc w:val="center"/>
              <w:rPr>
                <w:sz w:val="24"/>
              </w:rPr>
            </w:pPr>
            <w:r>
              <w:rPr>
                <w:spacing w:val="-5"/>
                <w:sz w:val="24"/>
              </w:rPr>
              <w:t>851</w:t>
            </w:r>
          </w:p>
        </w:tc>
        <w:tc>
          <w:tcPr>
            <w:tcW w:w="1072" w:type="dxa"/>
          </w:tcPr>
          <w:p w14:paraId="6769BEF3" w14:textId="77777777" w:rsidR="00C96556" w:rsidRDefault="00F61671">
            <w:pPr>
              <w:pStyle w:val="TableParagraph"/>
              <w:ind w:left="3" w:right="4"/>
              <w:jc w:val="center"/>
              <w:rPr>
                <w:sz w:val="24"/>
              </w:rPr>
            </w:pPr>
            <w:r>
              <w:rPr>
                <w:spacing w:val="-2"/>
                <w:sz w:val="24"/>
              </w:rPr>
              <w:t>7,381</w:t>
            </w:r>
          </w:p>
        </w:tc>
        <w:tc>
          <w:tcPr>
            <w:tcW w:w="1072" w:type="dxa"/>
          </w:tcPr>
          <w:p w14:paraId="5ECF69E2" w14:textId="77777777" w:rsidR="00C96556" w:rsidRDefault="00F61671">
            <w:pPr>
              <w:pStyle w:val="TableParagraph"/>
              <w:ind w:left="4" w:right="4"/>
              <w:jc w:val="center"/>
              <w:rPr>
                <w:sz w:val="24"/>
              </w:rPr>
            </w:pPr>
            <w:r>
              <w:rPr>
                <w:spacing w:val="-2"/>
                <w:sz w:val="24"/>
              </w:rPr>
              <w:t>-6,935</w:t>
            </w:r>
          </w:p>
        </w:tc>
        <w:tc>
          <w:tcPr>
            <w:tcW w:w="1072" w:type="dxa"/>
          </w:tcPr>
          <w:p w14:paraId="561DFBBC" w14:textId="77777777" w:rsidR="00C96556" w:rsidRDefault="00F61671">
            <w:pPr>
              <w:pStyle w:val="TableParagraph"/>
              <w:ind w:left="3" w:right="4"/>
              <w:jc w:val="center"/>
              <w:rPr>
                <w:sz w:val="24"/>
              </w:rPr>
            </w:pPr>
            <w:r>
              <w:rPr>
                <w:spacing w:val="-2"/>
                <w:sz w:val="24"/>
              </w:rPr>
              <w:t>42,790</w:t>
            </w:r>
          </w:p>
        </w:tc>
      </w:tr>
      <w:tr w:rsidR="00C96556" w14:paraId="353C4B92" w14:textId="77777777">
        <w:trPr>
          <w:trHeight w:val="288"/>
        </w:trPr>
        <w:tc>
          <w:tcPr>
            <w:tcW w:w="1373" w:type="dxa"/>
          </w:tcPr>
          <w:p w14:paraId="173FF429" w14:textId="77777777" w:rsidR="00C96556" w:rsidRDefault="00C96556">
            <w:pPr>
              <w:pStyle w:val="TableParagraph"/>
              <w:spacing w:line="240" w:lineRule="auto"/>
              <w:rPr>
                <w:rFonts w:ascii="Times New Roman"/>
                <w:sz w:val="20"/>
              </w:rPr>
            </w:pPr>
          </w:p>
        </w:tc>
        <w:tc>
          <w:tcPr>
            <w:tcW w:w="1072" w:type="dxa"/>
          </w:tcPr>
          <w:p w14:paraId="0B8697A6" w14:textId="77777777" w:rsidR="00C96556" w:rsidRDefault="00F61671">
            <w:pPr>
              <w:pStyle w:val="TableParagraph"/>
              <w:ind w:left="4" w:right="4"/>
              <w:jc w:val="center"/>
              <w:rPr>
                <w:sz w:val="24"/>
              </w:rPr>
            </w:pPr>
            <w:r>
              <w:rPr>
                <w:spacing w:val="-2"/>
                <w:w w:val="105"/>
                <w:sz w:val="24"/>
              </w:rPr>
              <w:t>(5,921)</w:t>
            </w:r>
          </w:p>
        </w:tc>
        <w:tc>
          <w:tcPr>
            <w:tcW w:w="1072" w:type="dxa"/>
          </w:tcPr>
          <w:p w14:paraId="45746B1C" w14:textId="77777777" w:rsidR="00C96556" w:rsidRDefault="00F61671">
            <w:pPr>
              <w:pStyle w:val="TableParagraph"/>
              <w:ind w:left="3" w:right="4"/>
              <w:jc w:val="center"/>
              <w:rPr>
                <w:sz w:val="24"/>
              </w:rPr>
            </w:pPr>
            <w:r>
              <w:rPr>
                <w:spacing w:val="-2"/>
                <w:w w:val="105"/>
                <w:sz w:val="24"/>
              </w:rPr>
              <w:t>(6,333)</w:t>
            </w:r>
          </w:p>
        </w:tc>
        <w:tc>
          <w:tcPr>
            <w:tcW w:w="1072" w:type="dxa"/>
          </w:tcPr>
          <w:p w14:paraId="1E3DE6AB" w14:textId="77777777" w:rsidR="00C96556" w:rsidRDefault="00F61671">
            <w:pPr>
              <w:pStyle w:val="TableParagraph"/>
              <w:ind w:left="3" w:right="4"/>
              <w:jc w:val="center"/>
              <w:rPr>
                <w:sz w:val="24"/>
              </w:rPr>
            </w:pPr>
            <w:r>
              <w:rPr>
                <w:spacing w:val="-2"/>
                <w:w w:val="105"/>
                <w:sz w:val="24"/>
              </w:rPr>
              <w:t>(7,114)</w:t>
            </w:r>
          </w:p>
        </w:tc>
        <w:tc>
          <w:tcPr>
            <w:tcW w:w="1072" w:type="dxa"/>
          </w:tcPr>
          <w:p w14:paraId="47C6EB43" w14:textId="77777777" w:rsidR="00C96556" w:rsidRDefault="00F61671">
            <w:pPr>
              <w:pStyle w:val="TableParagraph"/>
              <w:ind w:left="4" w:right="4"/>
              <w:jc w:val="center"/>
              <w:rPr>
                <w:sz w:val="24"/>
              </w:rPr>
            </w:pPr>
            <w:r>
              <w:rPr>
                <w:spacing w:val="-2"/>
                <w:sz w:val="24"/>
              </w:rPr>
              <w:t>(15,663)</w:t>
            </w:r>
          </w:p>
        </w:tc>
      </w:tr>
      <w:tr w:rsidR="00C96556" w14:paraId="3D47E8E8" w14:textId="77777777">
        <w:trPr>
          <w:trHeight w:val="288"/>
        </w:trPr>
        <w:tc>
          <w:tcPr>
            <w:tcW w:w="1373" w:type="dxa"/>
          </w:tcPr>
          <w:p w14:paraId="652BFEE5" w14:textId="77777777" w:rsidR="00C96556" w:rsidRDefault="00F61671">
            <w:pPr>
              <w:pStyle w:val="TableParagraph"/>
              <w:ind w:left="119"/>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1072" w:type="dxa"/>
          </w:tcPr>
          <w:p w14:paraId="63DE95BE" w14:textId="77777777" w:rsidR="00C96556" w:rsidRDefault="00F61671">
            <w:pPr>
              <w:pStyle w:val="TableParagraph"/>
              <w:ind w:left="4" w:right="4"/>
              <w:jc w:val="center"/>
              <w:rPr>
                <w:sz w:val="24"/>
              </w:rPr>
            </w:pPr>
            <w:r>
              <w:rPr>
                <w:spacing w:val="-2"/>
                <w:sz w:val="24"/>
              </w:rPr>
              <w:t>10,032</w:t>
            </w:r>
          </w:p>
        </w:tc>
        <w:tc>
          <w:tcPr>
            <w:tcW w:w="1072" w:type="dxa"/>
          </w:tcPr>
          <w:p w14:paraId="6D239235" w14:textId="77777777" w:rsidR="00C96556" w:rsidRDefault="00F61671">
            <w:pPr>
              <w:pStyle w:val="TableParagraph"/>
              <w:ind w:left="3" w:right="4"/>
              <w:jc w:val="center"/>
              <w:rPr>
                <w:sz w:val="24"/>
              </w:rPr>
            </w:pPr>
            <w:r>
              <w:rPr>
                <w:spacing w:val="-2"/>
                <w:sz w:val="24"/>
              </w:rPr>
              <w:t>-35,038</w:t>
            </w:r>
          </w:p>
        </w:tc>
        <w:tc>
          <w:tcPr>
            <w:tcW w:w="1072" w:type="dxa"/>
          </w:tcPr>
          <w:p w14:paraId="08ACE295" w14:textId="77777777" w:rsidR="00C96556" w:rsidRDefault="00F61671">
            <w:pPr>
              <w:pStyle w:val="TableParagraph"/>
              <w:ind w:left="4" w:right="4"/>
              <w:jc w:val="center"/>
              <w:rPr>
                <w:sz w:val="24"/>
              </w:rPr>
            </w:pPr>
            <w:r>
              <w:rPr>
                <w:spacing w:val="-5"/>
                <w:sz w:val="24"/>
              </w:rPr>
              <w:t>324</w:t>
            </w:r>
          </w:p>
        </w:tc>
        <w:tc>
          <w:tcPr>
            <w:tcW w:w="1072" w:type="dxa"/>
          </w:tcPr>
          <w:p w14:paraId="6B7D342F" w14:textId="77777777" w:rsidR="00C96556" w:rsidRDefault="00F61671">
            <w:pPr>
              <w:pStyle w:val="TableParagraph"/>
              <w:ind w:left="3" w:right="4"/>
              <w:jc w:val="center"/>
              <w:rPr>
                <w:sz w:val="24"/>
              </w:rPr>
            </w:pPr>
            <w:r>
              <w:rPr>
                <w:spacing w:val="-2"/>
                <w:sz w:val="24"/>
              </w:rPr>
              <w:t>-8,566</w:t>
            </w:r>
          </w:p>
        </w:tc>
      </w:tr>
      <w:tr w:rsidR="00C96556" w14:paraId="310ECEDD" w14:textId="77777777">
        <w:trPr>
          <w:trHeight w:val="289"/>
        </w:trPr>
        <w:tc>
          <w:tcPr>
            <w:tcW w:w="1373" w:type="dxa"/>
            <w:tcBorders>
              <w:bottom w:val="single" w:sz="4" w:space="0" w:color="000000"/>
            </w:tcBorders>
          </w:tcPr>
          <w:p w14:paraId="0ABEF39C" w14:textId="77777777" w:rsidR="00C96556" w:rsidRDefault="00C96556">
            <w:pPr>
              <w:pStyle w:val="TableParagraph"/>
              <w:spacing w:line="240" w:lineRule="auto"/>
              <w:rPr>
                <w:rFonts w:ascii="Times New Roman"/>
                <w:sz w:val="20"/>
              </w:rPr>
            </w:pPr>
          </w:p>
        </w:tc>
        <w:tc>
          <w:tcPr>
            <w:tcW w:w="1072" w:type="dxa"/>
            <w:tcBorders>
              <w:bottom w:val="single" w:sz="4" w:space="0" w:color="000000"/>
            </w:tcBorders>
          </w:tcPr>
          <w:p w14:paraId="5A946DA7" w14:textId="77777777" w:rsidR="00C96556" w:rsidRDefault="00F61671">
            <w:pPr>
              <w:pStyle w:val="TableParagraph"/>
              <w:ind w:left="4" w:right="4"/>
              <w:jc w:val="center"/>
              <w:rPr>
                <w:sz w:val="24"/>
              </w:rPr>
            </w:pPr>
            <w:r>
              <w:rPr>
                <w:spacing w:val="-2"/>
                <w:sz w:val="24"/>
              </w:rPr>
              <w:t>(10,599)</w:t>
            </w:r>
          </w:p>
        </w:tc>
        <w:tc>
          <w:tcPr>
            <w:tcW w:w="1072" w:type="dxa"/>
            <w:tcBorders>
              <w:bottom w:val="single" w:sz="4" w:space="0" w:color="000000"/>
            </w:tcBorders>
          </w:tcPr>
          <w:p w14:paraId="0B3F9289" w14:textId="77777777" w:rsidR="00C96556" w:rsidRDefault="00F61671">
            <w:pPr>
              <w:pStyle w:val="TableParagraph"/>
              <w:ind w:left="4" w:right="4"/>
              <w:jc w:val="center"/>
              <w:rPr>
                <w:sz w:val="24"/>
              </w:rPr>
            </w:pPr>
            <w:r>
              <w:rPr>
                <w:spacing w:val="-2"/>
                <w:sz w:val="24"/>
              </w:rPr>
              <w:t>(35,569)</w:t>
            </w:r>
          </w:p>
        </w:tc>
        <w:tc>
          <w:tcPr>
            <w:tcW w:w="1072" w:type="dxa"/>
            <w:tcBorders>
              <w:bottom w:val="single" w:sz="4" w:space="0" w:color="000000"/>
            </w:tcBorders>
          </w:tcPr>
          <w:p w14:paraId="20E556B5" w14:textId="77777777" w:rsidR="00C96556" w:rsidRDefault="00F61671">
            <w:pPr>
              <w:pStyle w:val="TableParagraph"/>
              <w:ind w:left="3" w:right="4"/>
              <w:jc w:val="center"/>
              <w:rPr>
                <w:sz w:val="24"/>
              </w:rPr>
            </w:pPr>
            <w:r>
              <w:rPr>
                <w:spacing w:val="-2"/>
                <w:w w:val="105"/>
                <w:sz w:val="24"/>
              </w:rPr>
              <w:t>(8,220)</w:t>
            </w:r>
          </w:p>
        </w:tc>
        <w:tc>
          <w:tcPr>
            <w:tcW w:w="1072" w:type="dxa"/>
            <w:tcBorders>
              <w:bottom w:val="single" w:sz="4" w:space="0" w:color="000000"/>
            </w:tcBorders>
          </w:tcPr>
          <w:p w14:paraId="193C156E" w14:textId="77777777" w:rsidR="00C96556" w:rsidRDefault="00F61671">
            <w:pPr>
              <w:pStyle w:val="TableParagraph"/>
              <w:ind w:left="4" w:right="4"/>
              <w:jc w:val="center"/>
              <w:rPr>
                <w:sz w:val="24"/>
              </w:rPr>
            </w:pPr>
            <w:r>
              <w:rPr>
                <w:spacing w:val="-2"/>
                <w:sz w:val="24"/>
              </w:rPr>
              <w:t>(17,281)</w:t>
            </w:r>
          </w:p>
        </w:tc>
      </w:tr>
    </w:tbl>
    <w:p w14:paraId="2022CD14" w14:textId="77777777" w:rsidR="00C96556" w:rsidRDefault="00F61671">
      <w:pPr>
        <w:spacing w:before="68" w:line="242" w:lineRule="auto"/>
        <w:ind w:left="351" w:right="1738"/>
        <w:jc w:val="both"/>
      </w:pPr>
      <w:r>
        <w:rPr>
          <w:rFonts w:ascii="Arial"/>
          <w:i/>
          <w:w w:val="105"/>
        </w:rPr>
        <w:t xml:space="preserve">Notes: </w:t>
      </w:r>
      <w:r>
        <w:rPr>
          <w:w w:val="105"/>
        </w:rPr>
        <w:t xml:space="preserve">Robust treatment effect estimate for placebo cutoffs as per the estimator from </w:t>
      </w:r>
      <w:hyperlink w:anchor="_bookmark35" w:history="1">
        <w:r>
          <w:rPr>
            <w:w w:val="105"/>
          </w:rPr>
          <w:t>Calonico et al.</w:t>
        </w:r>
      </w:hyperlink>
      <w:r>
        <w:rPr>
          <w:w w:val="105"/>
        </w:rPr>
        <w:t xml:space="preserve"> </w:t>
      </w:r>
      <w:hyperlink w:anchor="_bookmark35" w:history="1">
        <w:r>
          <w:rPr>
            <w:w w:val="105"/>
          </w:rPr>
          <w:t>(2017).</w:t>
        </w:r>
      </w:hyperlink>
      <w:r>
        <w:rPr>
          <w:spacing w:val="40"/>
          <w:w w:val="105"/>
        </w:rPr>
        <w:t xml:space="preserve"> </w:t>
      </w:r>
      <w:r>
        <w:rPr>
          <w:w w:val="105"/>
        </w:rPr>
        <w:t>The unit of observation is city-year level.</w:t>
      </w:r>
      <w:r>
        <w:rPr>
          <w:spacing w:val="40"/>
          <w:w w:val="105"/>
        </w:rPr>
        <w:t xml:space="preserve"> </w:t>
      </w:r>
      <w:r>
        <w:rPr>
          <w:w w:val="105"/>
        </w:rPr>
        <w:t>Standard errors are shown in parentheses below each estimate.</w:t>
      </w:r>
    </w:p>
    <w:p w14:paraId="7222351B" w14:textId="77777777" w:rsidR="00C96556" w:rsidRDefault="00C96556">
      <w:pPr>
        <w:pStyle w:val="BodyText"/>
        <w:spacing w:before="172"/>
        <w:rPr>
          <w:sz w:val="22"/>
        </w:rPr>
      </w:pPr>
    </w:p>
    <w:p w14:paraId="255C3988" w14:textId="77777777" w:rsidR="00C96556" w:rsidRDefault="00F61671">
      <w:pPr>
        <w:pStyle w:val="BodyText"/>
        <w:spacing w:line="391" w:lineRule="auto"/>
        <w:ind w:right="1076" w:firstLine="351"/>
        <w:jc w:val="both"/>
      </w:pPr>
      <w:r>
        <w:t xml:space="preserve">Table </w:t>
      </w:r>
      <w:hyperlink w:anchor="_bookmark22" w:history="1">
        <w:r>
          <w:t>7</w:t>
        </w:r>
      </w:hyperlink>
      <w:r>
        <w:t xml:space="preserve"> does not show consistently significant treatment effects for any of the placebo cutoffs</w:t>
      </w:r>
      <w:r>
        <w:rPr>
          <w:spacing w:val="37"/>
        </w:rPr>
        <w:t xml:space="preserve"> </w:t>
      </w:r>
      <w:r>
        <w:t>for</w:t>
      </w:r>
      <w:r>
        <w:rPr>
          <w:spacing w:val="37"/>
        </w:rPr>
        <w:t xml:space="preserve"> </w:t>
      </w:r>
      <w:r>
        <w:t>our</w:t>
      </w:r>
      <w:r>
        <w:rPr>
          <w:spacing w:val="37"/>
        </w:rPr>
        <w:t xml:space="preserve"> </w:t>
      </w:r>
      <w:r>
        <w:t>parameter</w:t>
      </w:r>
      <w:r>
        <w:rPr>
          <w:spacing w:val="37"/>
        </w:rPr>
        <w:t xml:space="preserve"> </w:t>
      </w:r>
      <w:r>
        <w:t>of</w:t>
      </w:r>
      <w:r>
        <w:rPr>
          <w:spacing w:val="37"/>
        </w:rPr>
        <w:t xml:space="preserve"> </w:t>
      </w:r>
      <w:r>
        <w:t>interest.</w:t>
      </w:r>
      <w:r>
        <w:rPr>
          <w:spacing w:val="40"/>
        </w:rPr>
        <w:t xml:space="preserve"> </w:t>
      </w:r>
      <w:r>
        <w:t>This</w:t>
      </w:r>
      <w:r>
        <w:rPr>
          <w:spacing w:val="37"/>
        </w:rPr>
        <w:t xml:space="preserve"> </w:t>
      </w:r>
      <w:r>
        <w:t>absence</w:t>
      </w:r>
      <w:r>
        <w:rPr>
          <w:spacing w:val="37"/>
        </w:rPr>
        <w:t xml:space="preserve"> </w:t>
      </w:r>
      <w:r>
        <w:t>of</w:t>
      </w:r>
      <w:r>
        <w:rPr>
          <w:spacing w:val="37"/>
        </w:rPr>
        <w:t xml:space="preserve"> </w:t>
      </w:r>
      <w:r>
        <w:t>significance</w:t>
      </w:r>
      <w:r>
        <w:rPr>
          <w:spacing w:val="37"/>
        </w:rPr>
        <w:t xml:space="preserve"> </w:t>
      </w:r>
      <w:r>
        <w:t>at</w:t>
      </w:r>
      <w:r>
        <w:rPr>
          <w:spacing w:val="37"/>
        </w:rPr>
        <w:t xml:space="preserve"> </w:t>
      </w:r>
      <w:r>
        <w:t>thresholds</w:t>
      </w:r>
      <w:r>
        <w:rPr>
          <w:spacing w:val="37"/>
        </w:rPr>
        <w:t xml:space="preserve"> </w:t>
      </w:r>
      <w:r>
        <w:t>other</w:t>
      </w:r>
      <w:r>
        <w:rPr>
          <w:spacing w:val="37"/>
        </w:rPr>
        <w:t xml:space="preserve"> </w:t>
      </w:r>
      <w:r>
        <w:t>than the true 50% reinforces the idea that the effects we observe at the 50% mark are not a mere coincidence or a result of random variation in the data, but are indeed attributable to the dynamics</w:t>
      </w:r>
      <w:r>
        <w:rPr>
          <w:spacing w:val="40"/>
        </w:rPr>
        <w:t xml:space="preserve"> </w:t>
      </w:r>
      <w:r>
        <w:t>surrounding</w:t>
      </w:r>
      <w:r>
        <w:rPr>
          <w:spacing w:val="40"/>
        </w:rPr>
        <w:t xml:space="preserve"> </w:t>
      </w:r>
      <w:r>
        <w:t>the</w:t>
      </w:r>
      <w:r>
        <w:rPr>
          <w:spacing w:val="40"/>
        </w:rPr>
        <w:t xml:space="preserve"> </w:t>
      </w:r>
      <w:r>
        <w:t>passing</w:t>
      </w:r>
      <w:r>
        <w:rPr>
          <w:spacing w:val="40"/>
        </w:rPr>
        <w:t xml:space="preserve"> </w:t>
      </w:r>
      <w:r>
        <w:t>or</w:t>
      </w:r>
      <w:r>
        <w:rPr>
          <w:spacing w:val="40"/>
        </w:rPr>
        <w:t xml:space="preserve"> </w:t>
      </w:r>
      <w:r>
        <w:t>failing</w:t>
      </w:r>
      <w:r>
        <w:rPr>
          <w:spacing w:val="40"/>
        </w:rPr>
        <w:t xml:space="preserve"> </w:t>
      </w:r>
      <w:r>
        <w:t>of</w:t>
      </w:r>
      <w:r>
        <w:rPr>
          <w:spacing w:val="40"/>
        </w:rPr>
        <w:t xml:space="preserve"> </w:t>
      </w:r>
      <w:r>
        <w:t>renewal</w:t>
      </w:r>
      <w:r>
        <w:rPr>
          <w:spacing w:val="40"/>
        </w:rPr>
        <w:t xml:space="preserve"> </w:t>
      </w:r>
      <w:r>
        <w:t>tax</w:t>
      </w:r>
      <w:r>
        <w:rPr>
          <w:spacing w:val="40"/>
        </w:rPr>
        <w:t xml:space="preserve"> </w:t>
      </w:r>
      <w:r>
        <w:t>levies.</w:t>
      </w:r>
    </w:p>
    <w:p w14:paraId="5E17DF76" w14:textId="77777777" w:rsidR="00C96556" w:rsidRDefault="00F61671">
      <w:pPr>
        <w:pStyle w:val="BodyText"/>
        <w:spacing w:before="3" w:line="391" w:lineRule="auto"/>
        <w:ind w:left="-1" w:right="1078" w:firstLine="351"/>
        <w:jc w:val="both"/>
      </w:pPr>
      <w:proofErr w:type="spellStart"/>
      <w:r>
        <w:rPr>
          <w:b/>
        </w:rPr>
        <w:t>Winsorization</w:t>
      </w:r>
      <w:proofErr w:type="spellEnd"/>
      <w:r>
        <w:t>:</w:t>
      </w:r>
      <w:r>
        <w:rPr>
          <w:spacing w:val="40"/>
        </w:rPr>
        <w:t xml:space="preserve"> </w:t>
      </w:r>
      <w:r>
        <w:t>The debate over whether to include or exclude outliers continues, with some</w:t>
      </w:r>
      <w:r>
        <w:rPr>
          <w:spacing w:val="20"/>
        </w:rPr>
        <w:t xml:space="preserve"> </w:t>
      </w:r>
      <w:r>
        <w:t>research</w:t>
      </w:r>
      <w:r>
        <w:rPr>
          <w:spacing w:val="20"/>
        </w:rPr>
        <w:t xml:space="preserve"> </w:t>
      </w:r>
      <w:r>
        <w:t>suggesting</w:t>
      </w:r>
      <w:r>
        <w:rPr>
          <w:spacing w:val="21"/>
        </w:rPr>
        <w:t xml:space="preserve"> </w:t>
      </w:r>
      <w:r>
        <w:t>that</w:t>
      </w:r>
      <w:r>
        <w:rPr>
          <w:spacing w:val="20"/>
        </w:rPr>
        <w:t xml:space="preserve"> </w:t>
      </w:r>
      <w:r>
        <w:t>trimming</w:t>
      </w:r>
      <w:r>
        <w:rPr>
          <w:spacing w:val="21"/>
        </w:rPr>
        <w:t xml:space="preserve"> </w:t>
      </w:r>
      <w:r>
        <w:t>outliers</w:t>
      </w:r>
      <w:r>
        <w:rPr>
          <w:spacing w:val="20"/>
        </w:rPr>
        <w:t xml:space="preserve"> </w:t>
      </w:r>
      <w:r>
        <w:t>does</w:t>
      </w:r>
      <w:r>
        <w:rPr>
          <w:spacing w:val="21"/>
        </w:rPr>
        <w:t xml:space="preserve"> </w:t>
      </w:r>
      <w:r>
        <w:t>not</w:t>
      </w:r>
      <w:r>
        <w:rPr>
          <w:spacing w:val="20"/>
        </w:rPr>
        <w:t xml:space="preserve"> </w:t>
      </w:r>
      <w:r>
        <w:t>improve</w:t>
      </w:r>
      <w:r>
        <w:rPr>
          <w:spacing w:val="21"/>
        </w:rPr>
        <w:t xml:space="preserve"> </w:t>
      </w:r>
      <w:r>
        <w:t>mean</w:t>
      </w:r>
      <w:r>
        <w:rPr>
          <w:spacing w:val="20"/>
        </w:rPr>
        <w:t xml:space="preserve"> </w:t>
      </w:r>
      <w:r>
        <w:t>squared</w:t>
      </w:r>
      <w:r>
        <w:rPr>
          <w:spacing w:val="21"/>
        </w:rPr>
        <w:t xml:space="preserve"> </w:t>
      </w:r>
      <w:r>
        <w:t>error</w:t>
      </w:r>
      <w:r>
        <w:rPr>
          <w:spacing w:val="20"/>
        </w:rPr>
        <w:t xml:space="preserve"> </w:t>
      </w:r>
      <w:r>
        <w:rPr>
          <w:spacing w:val="-2"/>
        </w:rPr>
        <w:t>(e.g.,</w:t>
      </w:r>
    </w:p>
    <w:p w14:paraId="54E48F87"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5F6309D4" w14:textId="749F8698" w:rsidR="00C96556" w:rsidRDefault="00F61671">
      <w:pPr>
        <w:pStyle w:val="BodyText"/>
        <w:spacing w:before="30" w:line="376" w:lineRule="auto"/>
        <w:ind w:right="1077"/>
        <w:jc w:val="both"/>
      </w:pPr>
      <w:r>
        <w:rPr>
          <w:w w:val="105"/>
        </w:rPr>
        <w:lastRenderedPageBreak/>
        <w:t>Bollinger and Chandra, 2005).</w:t>
      </w:r>
      <w:r>
        <w:rPr>
          <w:spacing w:val="40"/>
          <w:w w:val="105"/>
        </w:rPr>
        <w:t xml:space="preserve"> </w:t>
      </w:r>
      <w:r>
        <w:rPr>
          <w:w w:val="105"/>
        </w:rPr>
        <w:t>We now drop the 1% tails to help curtail the influence of outliers.</w:t>
      </w:r>
      <w:r>
        <w:rPr>
          <w:spacing w:val="40"/>
          <w:w w:val="105"/>
        </w:rPr>
        <w:t xml:space="preserve"> </w:t>
      </w:r>
      <w:r>
        <w:rPr>
          <w:w w:val="105"/>
        </w:rPr>
        <w:t xml:space="preserve">The overall sample mean after dropping 1% tails is </w:t>
      </w:r>
      <w:r>
        <w:rPr>
          <w:rFonts w:ascii="Sitka Heading"/>
          <w:w w:val="105"/>
          <w:sz w:val="25"/>
        </w:rPr>
        <w:t>$</w:t>
      </w:r>
      <w:r>
        <w:rPr>
          <w:w w:val="105"/>
        </w:rPr>
        <w:t xml:space="preserve">144,268 in constant 2010 dollars with a standard deviation of </w:t>
      </w:r>
      <w:r>
        <w:rPr>
          <w:rFonts w:ascii="Sitka Heading"/>
          <w:w w:val="105"/>
          <w:sz w:val="25"/>
        </w:rPr>
        <w:t>$</w:t>
      </w:r>
      <w:r>
        <w:rPr>
          <w:w w:val="105"/>
        </w:rPr>
        <w:t>109,624</w:t>
      </w:r>
      <w:ins w:id="190" w:author="Brasington, David (brasindd)" w:date="2025-03-02T18:35:00Z">
        <w:r w:rsidR="004E3A12">
          <w:rPr>
            <w:w w:val="105"/>
          </w:rPr>
          <w:t xml:space="preserve"> these are different than the figures given for the </w:t>
        </w:r>
        <w:proofErr w:type="spellStart"/>
        <w:r w:rsidR="004E3A12">
          <w:rPr>
            <w:w w:val="105"/>
          </w:rPr>
          <w:t>winsorized</w:t>
        </w:r>
        <w:proofErr w:type="spellEnd"/>
        <w:r w:rsidR="004E3A12">
          <w:rPr>
            <w:w w:val="105"/>
          </w:rPr>
          <w:t xml:space="preserve"> sample on p. 16</w:t>
        </w:r>
      </w:ins>
      <w:r>
        <w:rPr>
          <w:w w:val="105"/>
        </w:rPr>
        <w:t>.</w:t>
      </w:r>
      <w:r>
        <w:rPr>
          <w:spacing w:val="80"/>
          <w:w w:val="105"/>
        </w:rPr>
        <w:t xml:space="preserve"> </w:t>
      </w:r>
      <w:r>
        <w:rPr>
          <w:w w:val="105"/>
        </w:rPr>
        <w:t xml:space="preserve">After performing this </w:t>
      </w:r>
      <w:proofErr w:type="spellStart"/>
      <w:r>
        <w:rPr>
          <w:w w:val="105"/>
        </w:rPr>
        <w:t>winsorization</w:t>
      </w:r>
      <w:proofErr w:type="spellEnd"/>
      <w:r>
        <w:rPr>
          <w:w w:val="105"/>
        </w:rPr>
        <w:t xml:space="preserve"> step,</w:t>
      </w:r>
      <w:r>
        <w:rPr>
          <w:spacing w:val="80"/>
          <w:w w:val="105"/>
        </w:rPr>
        <w:t xml:space="preserve"> </w:t>
      </w:r>
      <w:r>
        <w:rPr>
          <w:w w:val="105"/>
        </w:rPr>
        <w:t>we</w:t>
      </w:r>
      <w:r>
        <w:rPr>
          <w:spacing w:val="-2"/>
          <w:w w:val="105"/>
        </w:rPr>
        <w:t xml:space="preserve"> </w:t>
      </w:r>
      <w:r>
        <w:rPr>
          <w:w w:val="105"/>
        </w:rPr>
        <w:t>re-estimate</w:t>
      </w:r>
      <w:r>
        <w:rPr>
          <w:spacing w:val="-1"/>
          <w:w w:val="105"/>
        </w:rPr>
        <w:t xml:space="preserve"> </w:t>
      </w:r>
      <w:r>
        <w:rPr>
          <w:w w:val="105"/>
        </w:rPr>
        <w:t>the</w:t>
      </w:r>
      <w:r>
        <w:rPr>
          <w:spacing w:val="-1"/>
          <w:w w:val="105"/>
        </w:rPr>
        <w:t xml:space="preserve"> </w:t>
      </w:r>
      <w:r>
        <w:rPr>
          <w:w w:val="105"/>
        </w:rPr>
        <w:t>treatment</w:t>
      </w:r>
      <w:r>
        <w:rPr>
          <w:spacing w:val="-1"/>
          <w:w w:val="105"/>
        </w:rPr>
        <w:t xml:space="preserve"> </w:t>
      </w:r>
      <w:r>
        <w:rPr>
          <w:w w:val="105"/>
        </w:rPr>
        <w:t>effect</w:t>
      </w:r>
      <w:r>
        <w:rPr>
          <w:spacing w:val="-1"/>
          <w:w w:val="105"/>
        </w:rPr>
        <w:t xml:space="preserve"> </w:t>
      </w:r>
      <w:r>
        <w:rPr>
          <w:w w:val="105"/>
        </w:rPr>
        <w:t>of</w:t>
      </w:r>
      <w:r>
        <w:rPr>
          <w:spacing w:val="-2"/>
          <w:w w:val="105"/>
        </w:rPr>
        <w:t xml:space="preserve"> </w:t>
      </w:r>
      <w:r>
        <w:rPr>
          <w:w w:val="105"/>
        </w:rPr>
        <w:t>failing</w:t>
      </w:r>
      <w:r>
        <w:rPr>
          <w:spacing w:val="-1"/>
          <w:w w:val="105"/>
        </w:rPr>
        <w:t xml:space="preserve"> </w:t>
      </w:r>
      <w:r>
        <w:rPr>
          <w:w w:val="105"/>
        </w:rPr>
        <w:t>to</w:t>
      </w:r>
      <w:r>
        <w:rPr>
          <w:spacing w:val="-1"/>
          <w:w w:val="105"/>
        </w:rPr>
        <w:t xml:space="preserve"> </w:t>
      </w:r>
      <w:r>
        <w:rPr>
          <w:w w:val="105"/>
        </w:rPr>
        <w:t>renew</w:t>
      </w:r>
      <w:r>
        <w:rPr>
          <w:spacing w:val="-1"/>
          <w:w w:val="105"/>
        </w:rPr>
        <w:t xml:space="preserve"> </w:t>
      </w:r>
      <w:r>
        <w:rPr>
          <w:w w:val="105"/>
        </w:rPr>
        <w:t>a</w:t>
      </w:r>
      <w:r>
        <w:rPr>
          <w:spacing w:val="-1"/>
          <w:w w:val="105"/>
        </w:rPr>
        <w:t xml:space="preserve"> </w:t>
      </w:r>
      <w:r>
        <w:rPr>
          <w:w w:val="105"/>
        </w:rPr>
        <w:t>road</w:t>
      </w:r>
      <w:r>
        <w:rPr>
          <w:spacing w:val="-1"/>
          <w:w w:val="105"/>
        </w:rPr>
        <w:t xml:space="preserve"> </w:t>
      </w:r>
      <w:r>
        <w:rPr>
          <w:w w:val="105"/>
        </w:rPr>
        <w:t>tax</w:t>
      </w:r>
      <w:r>
        <w:rPr>
          <w:spacing w:val="-1"/>
          <w:w w:val="105"/>
        </w:rPr>
        <w:t xml:space="preserve"> </w:t>
      </w:r>
      <w:r>
        <w:rPr>
          <w:w w:val="105"/>
        </w:rPr>
        <w:t>levy</w:t>
      </w:r>
      <w:r>
        <w:rPr>
          <w:spacing w:val="-1"/>
          <w:w w:val="105"/>
        </w:rPr>
        <w:t xml:space="preserve"> </w:t>
      </w:r>
      <w:r>
        <w:rPr>
          <w:w w:val="105"/>
        </w:rPr>
        <w:t>on</w:t>
      </w:r>
      <w:r>
        <w:rPr>
          <w:spacing w:val="-1"/>
          <w:w w:val="105"/>
        </w:rPr>
        <w:t xml:space="preserve"> </w:t>
      </w:r>
      <w:r>
        <w:rPr>
          <w:w w:val="105"/>
        </w:rPr>
        <w:t>housing</w:t>
      </w:r>
      <w:r>
        <w:rPr>
          <w:spacing w:val="-1"/>
          <w:w w:val="105"/>
        </w:rPr>
        <w:t xml:space="preserve"> </w:t>
      </w:r>
      <w:r>
        <w:rPr>
          <w:w w:val="105"/>
        </w:rPr>
        <w:t>outcome variables.</w:t>
      </w:r>
      <w:r>
        <w:rPr>
          <w:spacing w:val="40"/>
          <w:w w:val="105"/>
        </w:rPr>
        <w:t xml:space="preserve"> </w:t>
      </w:r>
      <w:r>
        <w:rPr>
          <w:w w:val="105"/>
        </w:rPr>
        <w:t xml:space="preserve">The results from this estimation process are summarized in Figure </w:t>
      </w:r>
      <w:hyperlink w:anchor="_bookmark23" w:history="1">
        <w:r>
          <w:rPr>
            <w:w w:val="105"/>
          </w:rPr>
          <w:t>8</w:t>
        </w:r>
      </w:hyperlink>
      <w:r>
        <w:rPr>
          <w:w w:val="105"/>
        </w:rPr>
        <w:t xml:space="preserve"> below:</w:t>
      </w:r>
    </w:p>
    <w:p w14:paraId="757CF768" w14:textId="77777777" w:rsidR="00C96556" w:rsidRDefault="00F61671">
      <w:pPr>
        <w:pStyle w:val="BodyText"/>
        <w:spacing w:before="8"/>
        <w:rPr>
          <w:sz w:val="14"/>
        </w:rPr>
      </w:pPr>
      <w:r>
        <w:rPr>
          <w:noProof/>
          <w:sz w:val="14"/>
        </w:rPr>
        <w:drawing>
          <wp:anchor distT="0" distB="0" distL="0" distR="0" simplePos="0" relativeHeight="487602176" behindDoc="1" locked="0" layoutInCell="1" allowOverlap="1" wp14:anchorId="3FF64642" wp14:editId="65F22884">
            <wp:simplePos x="0" y="0"/>
            <wp:positionH relativeFrom="page">
              <wp:posOffset>981280</wp:posOffset>
            </wp:positionH>
            <wp:positionV relativeFrom="paragraph">
              <wp:posOffset>129226</wp:posOffset>
            </wp:positionV>
            <wp:extent cx="5825490" cy="363778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5825490" cy="3637788"/>
                    </a:xfrm>
                    <a:prstGeom prst="rect">
                      <a:avLst/>
                    </a:prstGeom>
                  </pic:spPr>
                </pic:pic>
              </a:graphicData>
            </a:graphic>
          </wp:anchor>
        </w:drawing>
      </w:r>
    </w:p>
    <w:p w14:paraId="562C587A" w14:textId="77777777" w:rsidR="00C96556" w:rsidRDefault="00F61671">
      <w:pPr>
        <w:pStyle w:val="BodyText"/>
        <w:spacing w:before="289"/>
        <w:ind w:left="1810"/>
      </w:pPr>
      <w:bookmarkStart w:id="191" w:name="_bookmark23"/>
      <w:bookmarkEnd w:id="191"/>
      <w:r>
        <w:rPr>
          <w:w w:val="105"/>
        </w:rPr>
        <w:t>Figure</w:t>
      </w:r>
      <w:r>
        <w:rPr>
          <w:spacing w:val="14"/>
          <w:w w:val="105"/>
        </w:rPr>
        <w:t xml:space="preserve"> </w:t>
      </w:r>
      <w:r>
        <w:rPr>
          <w:w w:val="105"/>
        </w:rPr>
        <w:t>8:</w:t>
      </w:r>
      <w:r>
        <w:rPr>
          <w:spacing w:val="39"/>
          <w:w w:val="105"/>
        </w:rPr>
        <w:t xml:space="preserve"> </w:t>
      </w:r>
      <w:r>
        <w:rPr>
          <w:w w:val="105"/>
        </w:rPr>
        <w:t>Median</w:t>
      </w:r>
      <w:r>
        <w:rPr>
          <w:spacing w:val="16"/>
          <w:w w:val="105"/>
        </w:rPr>
        <w:t xml:space="preserve"> </w:t>
      </w:r>
      <w:r>
        <w:rPr>
          <w:w w:val="105"/>
        </w:rPr>
        <w:t>Housing</w:t>
      </w:r>
      <w:r>
        <w:rPr>
          <w:spacing w:val="15"/>
          <w:w w:val="105"/>
        </w:rPr>
        <w:t xml:space="preserve"> </w:t>
      </w:r>
      <w:r>
        <w:rPr>
          <w:w w:val="105"/>
        </w:rPr>
        <w:t>Price</w:t>
      </w:r>
      <w:r>
        <w:rPr>
          <w:spacing w:val="14"/>
          <w:w w:val="105"/>
        </w:rPr>
        <w:t xml:space="preserve"> </w:t>
      </w:r>
      <w:r>
        <w:rPr>
          <w:w w:val="105"/>
        </w:rPr>
        <w:t>after</w:t>
      </w:r>
      <w:r>
        <w:rPr>
          <w:spacing w:val="16"/>
          <w:w w:val="105"/>
        </w:rPr>
        <w:t xml:space="preserve"> </w:t>
      </w:r>
      <w:r>
        <w:rPr>
          <w:w w:val="105"/>
        </w:rPr>
        <w:t>1%</w:t>
      </w:r>
      <w:r>
        <w:rPr>
          <w:spacing w:val="15"/>
          <w:w w:val="105"/>
        </w:rPr>
        <w:t xml:space="preserve"> </w:t>
      </w:r>
      <w:proofErr w:type="spellStart"/>
      <w:r>
        <w:rPr>
          <w:spacing w:val="-2"/>
          <w:w w:val="105"/>
        </w:rPr>
        <w:t>Winsorization</w:t>
      </w:r>
      <w:proofErr w:type="spellEnd"/>
    </w:p>
    <w:p w14:paraId="7E4B185C" w14:textId="77777777" w:rsidR="00C96556" w:rsidRDefault="00C96556">
      <w:pPr>
        <w:pStyle w:val="BodyText"/>
        <w:spacing w:before="198"/>
      </w:pPr>
    </w:p>
    <w:p w14:paraId="21F26BAC" w14:textId="77777777" w:rsidR="00C96556" w:rsidRDefault="00F61671">
      <w:pPr>
        <w:pStyle w:val="BodyText"/>
        <w:spacing w:line="391" w:lineRule="auto"/>
        <w:ind w:left="-1" w:right="1078" w:firstLine="351"/>
        <w:jc w:val="both"/>
      </w:pPr>
      <w:r>
        <w:rPr>
          <w:w w:val="105"/>
        </w:rPr>
        <w:t>The</w:t>
      </w:r>
      <w:r>
        <w:rPr>
          <w:spacing w:val="-12"/>
          <w:w w:val="105"/>
        </w:rPr>
        <w:t xml:space="preserve"> </w:t>
      </w:r>
      <w:r>
        <w:rPr>
          <w:w w:val="105"/>
        </w:rPr>
        <w:t>treatment</w:t>
      </w:r>
      <w:r>
        <w:rPr>
          <w:spacing w:val="-12"/>
          <w:w w:val="105"/>
        </w:rPr>
        <w:t xml:space="preserve"> </w:t>
      </w:r>
      <w:r>
        <w:rPr>
          <w:w w:val="105"/>
        </w:rPr>
        <w:t>effect</w:t>
      </w:r>
      <w:r>
        <w:rPr>
          <w:spacing w:val="-12"/>
          <w:w w:val="105"/>
        </w:rPr>
        <w:t xml:space="preserve"> </w:t>
      </w:r>
      <w:r>
        <w:rPr>
          <w:w w:val="105"/>
        </w:rPr>
        <w:t>estimates</w:t>
      </w:r>
      <w:r>
        <w:rPr>
          <w:spacing w:val="-12"/>
          <w:w w:val="105"/>
        </w:rPr>
        <w:t xml:space="preserve"> </w:t>
      </w:r>
      <w:r>
        <w:rPr>
          <w:w w:val="105"/>
        </w:rPr>
        <w:t>with</w:t>
      </w:r>
      <w:r>
        <w:rPr>
          <w:spacing w:val="-12"/>
          <w:w w:val="105"/>
        </w:rPr>
        <w:t xml:space="preserve"> </w:t>
      </w:r>
      <w:proofErr w:type="spellStart"/>
      <w:r>
        <w:rPr>
          <w:w w:val="105"/>
        </w:rPr>
        <w:t>winsorization</w:t>
      </w:r>
      <w:proofErr w:type="spellEnd"/>
      <w:r>
        <w:rPr>
          <w:spacing w:val="-12"/>
          <w:w w:val="105"/>
        </w:rPr>
        <w:t xml:space="preserve"> </w:t>
      </w:r>
      <w:r>
        <w:rPr>
          <w:w w:val="105"/>
        </w:rPr>
        <w:t>mimic</w:t>
      </w:r>
      <w:r>
        <w:rPr>
          <w:spacing w:val="-12"/>
          <w:w w:val="105"/>
        </w:rPr>
        <w:t xml:space="preserve"> </w:t>
      </w:r>
      <w:r>
        <w:rPr>
          <w:w w:val="105"/>
        </w:rPr>
        <w:t>those</w:t>
      </w:r>
      <w:r>
        <w:rPr>
          <w:spacing w:val="-12"/>
          <w:w w:val="105"/>
        </w:rPr>
        <w:t xml:space="preserve"> </w:t>
      </w:r>
      <w:r>
        <w:rPr>
          <w:w w:val="105"/>
        </w:rPr>
        <w:t>from</w:t>
      </w:r>
      <w:r>
        <w:rPr>
          <w:spacing w:val="-12"/>
          <w:w w:val="105"/>
        </w:rPr>
        <w:t xml:space="preserve"> </w:t>
      </w:r>
      <w:r>
        <w:rPr>
          <w:w w:val="105"/>
        </w:rPr>
        <w:t>our</w:t>
      </w:r>
      <w:r>
        <w:rPr>
          <w:spacing w:val="-12"/>
          <w:w w:val="105"/>
        </w:rPr>
        <w:t xml:space="preserve"> </w:t>
      </w:r>
      <w:r>
        <w:rPr>
          <w:w w:val="105"/>
        </w:rPr>
        <w:t>baseline</w:t>
      </w:r>
      <w:r>
        <w:rPr>
          <w:spacing w:val="-12"/>
          <w:w w:val="105"/>
        </w:rPr>
        <w:t xml:space="preserve"> </w:t>
      </w:r>
      <w:proofErr w:type="spellStart"/>
      <w:r>
        <w:rPr>
          <w:w w:val="105"/>
        </w:rPr>
        <w:t>regres</w:t>
      </w:r>
      <w:proofErr w:type="spellEnd"/>
      <w:r>
        <w:rPr>
          <w:w w:val="105"/>
        </w:rPr>
        <w:t xml:space="preserve">- </w:t>
      </w:r>
      <w:proofErr w:type="spellStart"/>
      <w:r>
        <w:rPr>
          <w:w w:val="105"/>
        </w:rPr>
        <w:t>sion</w:t>
      </w:r>
      <w:proofErr w:type="spellEnd"/>
      <w:r>
        <w:rPr>
          <w:w w:val="105"/>
        </w:rPr>
        <w:t xml:space="preserve"> results qualitatively and quantitatively.</w:t>
      </w:r>
    </w:p>
    <w:p w14:paraId="6C196ED6" w14:textId="77777777" w:rsidR="00C96556" w:rsidRDefault="00F61671">
      <w:pPr>
        <w:pStyle w:val="BodyText"/>
        <w:spacing w:before="1" w:line="391" w:lineRule="auto"/>
        <w:ind w:right="1076" w:firstLine="351"/>
        <w:jc w:val="both"/>
      </w:pPr>
      <w:r>
        <w:rPr>
          <w:b/>
          <w:w w:val="105"/>
        </w:rPr>
        <w:t>Covariate Discontinuity</w:t>
      </w:r>
      <w:r>
        <w:rPr>
          <w:w w:val="105"/>
        </w:rPr>
        <w:t>:</w:t>
      </w:r>
      <w:r>
        <w:rPr>
          <w:spacing w:val="40"/>
          <w:w w:val="105"/>
        </w:rPr>
        <w:t xml:space="preserve"> </w:t>
      </w:r>
      <w:r>
        <w:rPr>
          <w:w w:val="105"/>
        </w:rPr>
        <w:t>A fundamental RDD assumption is that observations just above</w:t>
      </w:r>
      <w:r>
        <w:rPr>
          <w:spacing w:val="-15"/>
          <w:w w:val="105"/>
        </w:rPr>
        <w:t xml:space="preserve"> </w:t>
      </w:r>
      <w:r>
        <w:rPr>
          <w:w w:val="105"/>
        </w:rPr>
        <w:t>and</w:t>
      </w:r>
      <w:r>
        <w:rPr>
          <w:spacing w:val="-14"/>
          <w:w w:val="105"/>
        </w:rPr>
        <w:t xml:space="preserve"> </w:t>
      </w:r>
      <w:r>
        <w:rPr>
          <w:w w:val="105"/>
        </w:rPr>
        <w:t>below</w:t>
      </w:r>
      <w:r>
        <w:rPr>
          <w:spacing w:val="-14"/>
          <w:w w:val="105"/>
        </w:rPr>
        <w:t xml:space="preserve"> </w:t>
      </w:r>
      <w:r>
        <w:rPr>
          <w:w w:val="105"/>
        </w:rPr>
        <w:t>the</w:t>
      </w:r>
      <w:r>
        <w:rPr>
          <w:spacing w:val="-14"/>
          <w:w w:val="105"/>
        </w:rPr>
        <w:t xml:space="preserve"> </w:t>
      </w:r>
      <w:r>
        <w:rPr>
          <w:w w:val="105"/>
        </w:rPr>
        <w:t>threshold</w:t>
      </w:r>
      <w:r>
        <w:rPr>
          <w:spacing w:val="-15"/>
          <w:w w:val="105"/>
        </w:rPr>
        <w:t xml:space="preserve"> </w:t>
      </w:r>
      <w:r>
        <w:rPr>
          <w:w w:val="105"/>
        </w:rPr>
        <w:t>are</w:t>
      </w:r>
      <w:r>
        <w:rPr>
          <w:spacing w:val="-14"/>
          <w:w w:val="105"/>
        </w:rPr>
        <w:t xml:space="preserve"> </w:t>
      </w:r>
      <w:r>
        <w:rPr>
          <w:w w:val="105"/>
        </w:rPr>
        <w:t>comparable</w:t>
      </w:r>
      <w:r>
        <w:rPr>
          <w:spacing w:val="-14"/>
          <w:w w:val="105"/>
        </w:rPr>
        <w:t xml:space="preserve"> </w:t>
      </w:r>
      <w:r>
        <w:rPr>
          <w:w w:val="105"/>
        </w:rPr>
        <w:t>in</w:t>
      </w:r>
      <w:r>
        <w:rPr>
          <w:spacing w:val="-14"/>
          <w:w w:val="105"/>
        </w:rPr>
        <w:t xml:space="preserve"> </w:t>
      </w:r>
      <w:r>
        <w:rPr>
          <w:w w:val="105"/>
        </w:rPr>
        <w:t>all</w:t>
      </w:r>
      <w:r>
        <w:rPr>
          <w:spacing w:val="-15"/>
          <w:w w:val="105"/>
        </w:rPr>
        <w:t xml:space="preserve"> </w:t>
      </w:r>
      <w:r>
        <w:rPr>
          <w:w w:val="105"/>
        </w:rPr>
        <w:t>aspects</w:t>
      </w:r>
      <w:r>
        <w:rPr>
          <w:spacing w:val="-14"/>
          <w:w w:val="105"/>
        </w:rPr>
        <w:t xml:space="preserve"> </w:t>
      </w:r>
      <w:r>
        <w:rPr>
          <w:w w:val="105"/>
        </w:rPr>
        <w:t>except</w:t>
      </w:r>
      <w:r>
        <w:rPr>
          <w:spacing w:val="-14"/>
          <w:w w:val="105"/>
        </w:rPr>
        <w:t xml:space="preserve"> </w:t>
      </w:r>
      <w:r>
        <w:rPr>
          <w:w w:val="105"/>
        </w:rPr>
        <w:t>for</w:t>
      </w:r>
      <w:r>
        <w:rPr>
          <w:spacing w:val="-14"/>
          <w:w w:val="105"/>
        </w:rPr>
        <w:t xml:space="preserve"> </w:t>
      </w:r>
      <w:r>
        <w:rPr>
          <w:w w:val="105"/>
        </w:rPr>
        <w:t>treatment</w:t>
      </w:r>
      <w:r>
        <w:rPr>
          <w:spacing w:val="-15"/>
          <w:w w:val="105"/>
        </w:rPr>
        <w:t xml:space="preserve"> </w:t>
      </w:r>
      <w:r>
        <w:rPr>
          <w:w w:val="105"/>
        </w:rPr>
        <w:t>status.</w:t>
      </w:r>
      <w:r>
        <w:rPr>
          <w:spacing w:val="-14"/>
          <w:w w:val="105"/>
        </w:rPr>
        <w:t xml:space="preserve"> </w:t>
      </w:r>
      <w:r>
        <w:rPr>
          <w:w w:val="105"/>
        </w:rPr>
        <w:t xml:space="preserve">Ta- </w:t>
      </w:r>
      <w:proofErr w:type="spellStart"/>
      <w:r>
        <w:t>ble</w:t>
      </w:r>
      <w:proofErr w:type="spellEnd"/>
      <w:r>
        <w:t xml:space="preserve"> </w:t>
      </w:r>
      <w:hyperlink w:anchor="_bookmark66" w:history="1">
        <w:r>
          <w:t>12</w:t>
        </w:r>
      </w:hyperlink>
      <w:r>
        <w:t xml:space="preserve"> presents balance tests across key community characteristics at the voting threshold.</w:t>
      </w:r>
      <w:r>
        <w:rPr>
          <w:spacing w:val="40"/>
        </w:rPr>
        <w:t xml:space="preserve"> </w:t>
      </w:r>
      <w:r>
        <w:t xml:space="preserve">As </w:t>
      </w:r>
      <w:r>
        <w:rPr>
          <w:w w:val="105"/>
        </w:rPr>
        <w:t>shown,</w:t>
      </w:r>
      <w:r>
        <w:rPr>
          <w:spacing w:val="-15"/>
          <w:w w:val="105"/>
        </w:rPr>
        <w:t xml:space="preserve"> </w:t>
      </w:r>
      <w:r>
        <w:rPr>
          <w:w w:val="105"/>
        </w:rPr>
        <w:t>demographic</w:t>
      </w:r>
      <w:r>
        <w:rPr>
          <w:spacing w:val="-14"/>
          <w:w w:val="105"/>
        </w:rPr>
        <w:t xml:space="preserve"> </w:t>
      </w:r>
      <w:r>
        <w:rPr>
          <w:w w:val="105"/>
        </w:rPr>
        <w:t>and</w:t>
      </w:r>
      <w:r>
        <w:rPr>
          <w:spacing w:val="-14"/>
          <w:w w:val="105"/>
        </w:rPr>
        <w:t xml:space="preserve"> </w:t>
      </w:r>
      <w:r>
        <w:rPr>
          <w:w w:val="105"/>
        </w:rPr>
        <w:t>socioeconomic</w:t>
      </w:r>
      <w:r>
        <w:rPr>
          <w:spacing w:val="-14"/>
          <w:w w:val="105"/>
        </w:rPr>
        <w:t xml:space="preserve"> </w:t>
      </w:r>
      <w:r>
        <w:rPr>
          <w:w w:val="105"/>
        </w:rPr>
        <w:t>variables—including</w:t>
      </w:r>
      <w:r>
        <w:rPr>
          <w:spacing w:val="-15"/>
          <w:w w:val="105"/>
        </w:rPr>
        <w:t xml:space="preserve"> </w:t>
      </w:r>
      <w:r>
        <w:rPr>
          <w:w w:val="105"/>
        </w:rPr>
        <w:t>population</w:t>
      </w:r>
      <w:r>
        <w:rPr>
          <w:spacing w:val="-14"/>
          <w:w w:val="105"/>
        </w:rPr>
        <w:t xml:space="preserve"> </w:t>
      </w:r>
      <w:r>
        <w:rPr>
          <w:w w:val="105"/>
        </w:rPr>
        <w:t>size,</w:t>
      </w:r>
      <w:r>
        <w:rPr>
          <w:spacing w:val="-14"/>
          <w:w w:val="105"/>
        </w:rPr>
        <w:t xml:space="preserve"> </w:t>
      </w:r>
      <w:r>
        <w:rPr>
          <w:w w:val="105"/>
        </w:rPr>
        <w:t>poverty</w:t>
      </w:r>
      <w:r>
        <w:rPr>
          <w:spacing w:val="-14"/>
          <w:w w:val="105"/>
        </w:rPr>
        <w:t xml:space="preserve"> </w:t>
      </w:r>
      <w:r>
        <w:rPr>
          <w:w w:val="105"/>
        </w:rPr>
        <w:t>rates, educational</w:t>
      </w:r>
      <w:r>
        <w:rPr>
          <w:spacing w:val="-10"/>
          <w:w w:val="105"/>
        </w:rPr>
        <w:t xml:space="preserve"> </w:t>
      </w:r>
      <w:r>
        <w:rPr>
          <w:w w:val="105"/>
        </w:rPr>
        <w:t>attainment,</w:t>
      </w:r>
      <w:r>
        <w:rPr>
          <w:spacing w:val="-9"/>
          <w:w w:val="105"/>
        </w:rPr>
        <w:t xml:space="preserve"> </w:t>
      </w:r>
      <w:r>
        <w:rPr>
          <w:w w:val="105"/>
        </w:rPr>
        <w:t>employment</w:t>
      </w:r>
      <w:r>
        <w:rPr>
          <w:spacing w:val="-10"/>
          <w:w w:val="105"/>
        </w:rPr>
        <w:t xml:space="preserve"> </w:t>
      </w:r>
      <w:r>
        <w:rPr>
          <w:w w:val="105"/>
        </w:rPr>
        <w:t>status,</w:t>
      </w:r>
      <w:r>
        <w:rPr>
          <w:spacing w:val="-9"/>
          <w:w w:val="105"/>
        </w:rPr>
        <w:t xml:space="preserve"> </w:t>
      </w:r>
      <w:r>
        <w:rPr>
          <w:w w:val="105"/>
        </w:rPr>
        <w:t>and</w:t>
      </w:r>
      <w:r>
        <w:rPr>
          <w:spacing w:val="-10"/>
          <w:w w:val="105"/>
        </w:rPr>
        <w:t xml:space="preserve"> </w:t>
      </w:r>
      <w:r>
        <w:rPr>
          <w:w w:val="105"/>
        </w:rPr>
        <w:t>racial</w:t>
      </w:r>
      <w:r>
        <w:rPr>
          <w:spacing w:val="-10"/>
          <w:w w:val="105"/>
        </w:rPr>
        <w:t xml:space="preserve"> </w:t>
      </w:r>
      <w:r>
        <w:rPr>
          <w:w w:val="105"/>
        </w:rPr>
        <w:t>composition—exhibit</w:t>
      </w:r>
      <w:r>
        <w:rPr>
          <w:spacing w:val="-10"/>
          <w:w w:val="105"/>
        </w:rPr>
        <w:t xml:space="preserve"> </w:t>
      </w:r>
      <w:r>
        <w:rPr>
          <w:w w:val="105"/>
        </w:rPr>
        <w:t>no</w:t>
      </w:r>
      <w:r>
        <w:rPr>
          <w:spacing w:val="-10"/>
          <w:w w:val="105"/>
        </w:rPr>
        <w:t xml:space="preserve"> </w:t>
      </w:r>
      <w:r>
        <w:rPr>
          <w:w w:val="105"/>
        </w:rPr>
        <w:t xml:space="preserve">statistically </w:t>
      </w:r>
      <w:r>
        <w:rPr>
          <w:w w:val="105"/>
        </w:rPr>
        <w:lastRenderedPageBreak/>
        <w:t>significant</w:t>
      </w:r>
      <w:r>
        <w:rPr>
          <w:spacing w:val="6"/>
          <w:w w:val="105"/>
        </w:rPr>
        <w:t xml:space="preserve"> </w:t>
      </w:r>
      <w:r>
        <w:rPr>
          <w:w w:val="105"/>
        </w:rPr>
        <w:t>discontinuities</w:t>
      </w:r>
      <w:r>
        <w:rPr>
          <w:spacing w:val="6"/>
          <w:w w:val="105"/>
        </w:rPr>
        <w:t xml:space="preserve"> </w:t>
      </w:r>
      <w:r>
        <w:rPr>
          <w:w w:val="105"/>
        </w:rPr>
        <w:t>at</w:t>
      </w:r>
      <w:r>
        <w:rPr>
          <w:spacing w:val="7"/>
          <w:w w:val="105"/>
        </w:rPr>
        <w:t xml:space="preserve"> </w:t>
      </w:r>
      <w:r>
        <w:rPr>
          <w:w w:val="105"/>
        </w:rPr>
        <w:t>the</w:t>
      </w:r>
      <w:r>
        <w:rPr>
          <w:spacing w:val="6"/>
          <w:w w:val="105"/>
        </w:rPr>
        <w:t xml:space="preserve"> </w:t>
      </w:r>
      <w:r>
        <w:rPr>
          <w:w w:val="105"/>
        </w:rPr>
        <w:t>cutoff.</w:t>
      </w:r>
      <w:r>
        <w:rPr>
          <w:spacing w:val="35"/>
          <w:w w:val="105"/>
        </w:rPr>
        <w:t xml:space="preserve"> </w:t>
      </w:r>
      <w:r>
        <w:rPr>
          <w:w w:val="105"/>
        </w:rPr>
        <w:t>The</w:t>
      </w:r>
      <w:r>
        <w:rPr>
          <w:spacing w:val="6"/>
          <w:w w:val="105"/>
        </w:rPr>
        <w:t xml:space="preserve"> </w:t>
      </w:r>
      <w:r>
        <w:rPr>
          <w:w w:val="105"/>
        </w:rPr>
        <w:t>absence</w:t>
      </w:r>
      <w:r>
        <w:rPr>
          <w:spacing w:val="7"/>
          <w:w w:val="105"/>
        </w:rPr>
        <w:t xml:space="preserve"> </w:t>
      </w:r>
      <w:r>
        <w:rPr>
          <w:w w:val="105"/>
        </w:rPr>
        <w:t>of</w:t>
      </w:r>
      <w:r>
        <w:rPr>
          <w:spacing w:val="6"/>
          <w:w w:val="105"/>
        </w:rPr>
        <w:t xml:space="preserve"> </w:t>
      </w:r>
      <w:r>
        <w:rPr>
          <w:w w:val="105"/>
        </w:rPr>
        <w:t>any</w:t>
      </w:r>
      <w:r>
        <w:rPr>
          <w:spacing w:val="6"/>
          <w:w w:val="105"/>
        </w:rPr>
        <w:t xml:space="preserve"> </w:t>
      </w:r>
      <w:r>
        <w:rPr>
          <w:w w:val="105"/>
        </w:rPr>
        <w:t>discontinuity</w:t>
      </w:r>
      <w:r>
        <w:rPr>
          <w:spacing w:val="7"/>
          <w:w w:val="105"/>
        </w:rPr>
        <w:t xml:space="preserve"> </w:t>
      </w:r>
      <w:r>
        <w:rPr>
          <w:w w:val="105"/>
        </w:rPr>
        <w:t>suggests</w:t>
      </w:r>
      <w:r>
        <w:rPr>
          <w:spacing w:val="6"/>
          <w:w w:val="105"/>
        </w:rPr>
        <w:t xml:space="preserve"> </w:t>
      </w:r>
      <w:r>
        <w:rPr>
          <w:w w:val="105"/>
        </w:rPr>
        <w:t>that</w:t>
      </w:r>
      <w:r>
        <w:rPr>
          <w:spacing w:val="7"/>
          <w:w w:val="105"/>
        </w:rPr>
        <w:t xml:space="preserve"> </w:t>
      </w:r>
      <w:proofErr w:type="gramStart"/>
      <w:r>
        <w:rPr>
          <w:spacing w:val="-5"/>
          <w:w w:val="105"/>
        </w:rPr>
        <w:t>our</w:t>
      </w:r>
      <w:proofErr w:type="gramEnd"/>
    </w:p>
    <w:p w14:paraId="26BE0147"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6243CC3E" w14:textId="77777777" w:rsidR="00C96556" w:rsidRDefault="00F61671">
      <w:pPr>
        <w:pStyle w:val="BodyText"/>
        <w:spacing w:before="30" w:line="391" w:lineRule="auto"/>
        <w:ind w:right="1076"/>
        <w:jc w:val="both"/>
      </w:pPr>
      <w:r>
        <w:rPr>
          <w:w w:val="105"/>
        </w:rPr>
        <w:lastRenderedPageBreak/>
        <w:t>estimated effects on housing prices represent the impact of failing to renew road tax levies rather than pre-existing community differences.</w:t>
      </w:r>
      <w:r>
        <w:rPr>
          <w:spacing w:val="40"/>
          <w:w w:val="105"/>
        </w:rPr>
        <w:t xml:space="preserve"> </w:t>
      </w:r>
      <w:r>
        <w:rPr>
          <w:w w:val="105"/>
        </w:rPr>
        <w:t>This balance verification via a formal RD test, using covariates as the outcome variable, further strengthens our conclusion that the observed housing price effects stem directly from decisions regarding road tax levies, not from underlying differences in community characteristics.</w:t>
      </w:r>
    </w:p>
    <w:p w14:paraId="5DFF635A" w14:textId="77777777" w:rsidR="00C96556" w:rsidRDefault="00F61671">
      <w:pPr>
        <w:pStyle w:val="BodyText"/>
        <w:spacing w:before="53"/>
        <w:ind w:left="2336"/>
        <w:jc w:val="both"/>
      </w:pPr>
      <w:r>
        <w:rPr>
          <w:w w:val="105"/>
        </w:rPr>
        <w:t>Table</w:t>
      </w:r>
      <w:r>
        <w:rPr>
          <w:spacing w:val="18"/>
          <w:w w:val="105"/>
        </w:rPr>
        <w:t xml:space="preserve"> </w:t>
      </w:r>
      <w:r>
        <w:rPr>
          <w:w w:val="105"/>
        </w:rPr>
        <w:t>8:</w:t>
      </w:r>
      <w:r>
        <w:rPr>
          <w:spacing w:val="44"/>
          <w:w w:val="105"/>
        </w:rPr>
        <w:t xml:space="preserve"> </w:t>
      </w:r>
      <w:r>
        <w:rPr>
          <w:w w:val="105"/>
        </w:rPr>
        <w:t>Covariate</w:t>
      </w:r>
      <w:r>
        <w:rPr>
          <w:spacing w:val="18"/>
          <w:w w:val="105"/>
        </w:rPr>
        <w:t xml:space="preserve"> </w:t>
      </w:r>
      <w:r>
        <w:rPr>
          <w:w w:val="105"/>
        </w:rPr>
        <w:t>Discontinuity</w:t>
      </w:r>
      <w:r>
        <w:rPr>
          <w:spacing w:val="19"/>
          <w:w w:val="105"/>
        </w:rPr>
        <w:t xml:space="preserve"> </w:t>
      </w:r>
      <w:r>
        <w:rPr>
          <w:w w:val="105"/>
        </w:rPr>
        <w:t>Test</w:t>
      </w:r>
      <w:r>
        <w:rPr>
          <w:spacing w:val="19"/>
          <w:w w:val="105"/>
        </w:rPr>
        <w:t xml:space="preserve"> </w:t>
      </w:r>
      <w:r>
        <w:rPr>
          <w:spacing w:val="-2"/>
          <w:w w:val="105"/>
        </w:rPr>
        <w:t>Results</w:t>
      </w:r>
    </w:p>
    <w:p w14:paraId="29936510" w14:textId="77777777" w:rsidR="00C96556" w:rsidRDefault="00C96556">
      <w:pPr>
        <w:pStyle w:val="BodyText"/>
        <w:spacing w:before="5" w:after="1"/>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4136"/>
        <w:gridCol w:w="1228"/>
        <w:gridCol w:w="1316"/>
        <w:gridCol w:w="1204"/>
        <w:gridCol w:w="1471"/>
      </w:tblGrid>
      <w:tr w:rsidR="00C96556" w14:paraId="3F312A5A" w14:textId="77777777">
        <w:trPr>
          <w:trHeight w:val="575"/>
        </w:trPr>
        <w:tc>
          <w:tcPr>
            <w:tcW w:w="4136" w:type="dxa"/>
            <w:tcBorders>
              <w:top w:val="single" w:sz="4" w:space="0" w:color="000000"/>
              <w:bottom w:val="single" w:sz="4" w:space="0" w:color="000000"/>
            </w:tcBorders>
          </w:tcPr>
          <w:p w14:paraId="1698E9D6" w14:textId="77777777" w:rsidR="00C96556" w:rsidRDefault="00F61671">
            <w:pPr>
              <w:pStyle w:val="TableParagraph"/>
              <w:spacing w:line="266" w:lineRule="exact"/>
              <w:ind w:left="119"/>
              <w:rPr>
                <w:sz w:val="24"/>
              </w:rPr>
            </w:pPr>
            <w:r>
              <w:rPr>
                <w:spacing w:val="-2"/>
                <w:w w:val="105"/>
                <w:sz w:val="24"/>
              </w:rPr>
              <w:t>Variable</w:t>
            </w:r>
          </w:p>
        </w:tc>
        <w:tc>
          <w:tcPr>
            <w:tcW w:w="1228" w:type="dxa"/>
            <w:tcBorders>
              <w:top w:val="single" w:sz="4" w:space="0" w:color="000000"/>
              <w:bottom w:val="single" w:sz="4" w:space="0" w:color="000000"/>
            </w:tcBorders>
          </w:tcPr>
          <w:p w14:paraId="034F741D" w14:textId="77777777" w:rsidR="00C96556" w:rsidRDefault="00F61671">
            <w:pPr>
              <w:pStyle w:val="TableParagraph"/>
              <w:spacing w:line="266" w:lineRule="exact"/>
              <w:ind w:left="119"/>
              <w:rPr>
                <w:sz w:val="24"/>
              </w:rPr>
            </w:pPr>
            <w:r>
              <w:rPr>
                <w:spacing w:val="-2"/>
                <w:w w:val="105"/>
                <w:sz w:val="24"/>
              </w:rPr>
              <w:t>Estimate</w:t>
            </w:r>
          </w:p>
        </w:tc>
        <w:tc>
          <w:tcPr>
            <w:tcW w:w="1316" w:type="dxa"/>
            <w:tcBorders>
              <w:top w:val="single" w:sz="4" w:space="0" w:color="000000"/>
              <w:bottom w:val="single" w:sz="4" w:space="0" w:color="000000"/>
            </w:tcBorders>
          </w:tcPr>
          <w:p w14:paraId="1A2626F2" w14:textId="77777777" w:rsidR="00C96556" w:rsidRDefault="00F61671">
            <w:pPr>
              <w:pStyle w:val="TableParagraph"/>
              <w:spacing w:line="264" w:lineRule="exact"/>
              <w:ind w:left="196"/>
              <w:rPr>
                <w:sz w:val="24"/>
              </w:rPr>
            </w:pPr>
            <w:r>
              <w:rPr>
                <w:spacing w:val="-2"/>
                <w:w w:val="105"/>
                <w:sz w:val="24"/>
              </w:rPr>
              <w:t>Standard</w:t>
            </w:r>
          </w:p>
          <w:p w14:paraId="44B0E46A" w14:textId="77777777" w:rsidR="00C96556" w:rsidRDefault="00F61671">
            <w:pPr>
              <w:pStyle w:val="TableParagraph"/>
              <w:spacing w:line="291" w:lineRule="exact"/>
              <w:ind w:left="198"/>
              <w:rPr>
                <w:sz w:val="24"/>
              </w:rPr>
            </w:pPr>
            <w:r>
              <w:rPr>
                <w:spacing w:val="-2"/>
                <w:sz w:val="24"/>
              </w:rPr>
              <w:t>error</w:t>
            </w:r>
          </w:p>
        </w:tc>
        <w:tc>
          <w:tcPr>
            <w:tcW w:w="1204" w:type="dxa"/>
            <w:tcBorders>
              <w:top w:val="single" w:sz="4" w:space="0" w:color="000000"/>
              <w:bottom w:val="single" w:sz="4" w:space="0" w:color="000000"/>
            </w:tcBorders>
          </w:tcPr>
          <w:p w14:paraId="51378076" w14:textId="77777777" w:rsidR="00C96556" w:rsidRDefault="00F61671">
            <w:pPr>
              <w:pStyle w:val="TableParagraph"/>
              <w:spacing w:line="266" w:lineRule="exact"/>
              <w:ind w:left="188"/>
              <w:rPr>
                <w:sz w:val="24"/>
              </w:rPr>
            </w:pPr>
            <w:r>
              <w:rPr>
                <w:sz w:val="24"/>
              </w:rPr>
              <w:t>p-</w:t>
            </w:r>
            <w:r>
              <w:rPr>
                <w:spacing w:val="-2"/>
                <w:sz w:val="24"/>
              </w:rPr>
              <w:t>value</w:t>
            </w:r>
          </w:p>
        </w:tc>
        <w:tc>
          <w:tcPr>
            <w:tcW w:w="1471" w:type="dxa"/>
            <w:tcBorders>
              <w:top w:val="single" w:sz="4" w:space="0" w:color="000000"/>
              <w:bottom w:val="single" w:sz="4" w:space="0" w:color="000000"/>
            </w:tcBorders>
          </w:tcPr>
          <w:p w14:paraId="5948136B" w14:textId="77777777" w:rsidR="00C96556" w:rsidRDefault="00F61671">
            <w:pPr>
              <w:pStyle w:val="TableParagraph"/>
              <w:spacing w:line="264" w:lineRule="exact"/>
              <w:ind w:left="289"/>
              <w:rPr>
                <w:sz w:val="24"/>
              </w:rPr>
            </w:pPr>
            <w:r>
              <w:rPr>
                <w:spacing w:val="-2"/>
                <w:sz w:val="24"/>
              </w:rPr>
              <w:t>Confidence</w:t>
            </w:r>
          </w:p>
          <w:p w14:paraId="3D1DE6EF" w14:textId="77777777" w:rsidR="00C96556" w:rsidRDefault="00F61671">
            <w:pPr>
              <w:pStyle w:val="TableParagraph"/>
              <w:spacing w:line="291" w:lineRule="exact"/>
              <w:ind w:left="289"/>
              <w:rPr>
                <w:sz w:val="24"/>
              </w:rPr>
            </w:pPr>
            <w:r>
              <w:rPr>
                <w:spacing w:val="-2"/>
                <w:w w:val="105"/>
                <w:sz w:val="24"/>
              </w:rPr>
              <w:t>interval</w:t>
            </w:r>
          </w:p>
        </w:tc>
      </w:tr>
      <w:tr w:rsidR="00C96556" w14:paraId="6982536B" w14:textId="77777777">
        <w:trPr>
          <w:trHeight w:val="286"/>
        </w:trPr>
        <w:tc>
          <w:tcPr>
            <w:tcW w:w="4136" w:type="dxa"/>
            <w:tcBorders>
              <w:top w:val="single" w:sz="4" w:space="0" w:color="000000"/>
            </w:tcBorders>
          </w:tcPr>
          <w:p w14:paraId="5C329C21" w14:textId="77777777" w:rsidR="00C96556" w:rsidRDefault="00F61671">
            <w:pPr>
              <w:pStyle w:val="TableParagraph"/>
              <w:spacing w:line="266" w:lineRule="exact"/>
              <w:ind w:left="119"/>
              <w:rPr>
                <w:sz w:val="24"/>
              </w:rPr>
            </w:pPr>
            <w:r>
              <w:rPr>
                <w:spacing w:val="-2"/>
                <w:w w:val="105"/>
                <w:sz w:val="24"/>
              </w:rPr>
              <w:t>Population</w:t>
            </w:r>
          </w:p>
        </w:tc>
        <w:tc>
          <w:tcPr>
            <w:tcW w:w="1228" w:type="dxa"/>
            <w:tcBorders>
              <w:top w:val="single" w:sz="4" w:space="0" w:color="000000"/>
            </w:tcBorders>
          </w:tcPr>
          <w:p w14:paraId="1C9C8B3C" w14:textId="77777777" w:rsidR="00C96556" w:rsidRDefault="00F61671">
            <w:pPr>
              <w:pStyle w:val="TableParagraph"/>
              <w:spacing w:line="266" w:lineRule="exact"/>
              <w:ind w:left="121"/>
              <w:rPr>
                <w:sz w:val="24"/>
              </w:rPr>
            </w:pPr>
            <w:r>
              <w:rPr>
                <w:spacing w:val="-4"/>
                <w:sz w:val="24"/>
              </w:rPr>
              <w:t>-</w:t>
            </w:r>
            <w:r>
              <w:rPr>
                <w:spacing w:val="-5"/>
                <w:sz w:val="24"/>
              </w:rPr>
              <w:t>388</w:t>
            </w:r>
          </w:p>
        </w:tc>
        <w:tc>
          <w:tcPr>
            <w:tcW w:w="1316" w:type="dxa"/>
            <w:tcBorders>
              <w:top w:val="single" w:sz="4" w:space="0" w:color="000000"/>
            </w:tcBorders>
          </w:tcPr>
          <w:p w14:paraId="3C965031" w14:textId="77777777" w:rsidR="00C96556" w:rsidRDefault="00F61671">
            <w:pPr>
              <w:pStyle w:val="TableParagraph"/>
              <w:spacing w:line="266" w:lineRule="exact"/>
              <w:ind w:left="198"/>
              <w:rPr>
                <w:sz w:val="24"/>
              </w:rPr>
            </w:pPr>
            <w:r>
              <w:rPr>
                <w:spacing w:val="-2"/>
                <w:sz w:val="24"/>
              </w:rPr>
              <w:t>1,094</w:t>
            </w:r>
          </w:p>
        </w:tc>
        <w:tc>
          <w:tcPr>
            <w:tcW w:w="1204" w:type="dxa"/>
            <w:tcBorders>
              <w:top w:val="single" w:sz="4" w:space="0" w:color="000000"/>
            </w:tcBorders>
          </w:tcPr>
          <w:p w14:paraId="6D8F4802" w14:textId="77777777" w:rsidR="00C96556" w:rsidRDefault="00F61671">
            <w:pPr>
              <w:pStyle w:val="TableParagraph"/>
              <w:spacing w:line="266" w:lineRule="exact"/>
              <w:ind w:left="188"/>
              <w:rPr>
                <w:sz w:val="24"/>
              </w:rPr>
            </w:pPr>
            <w:r>
              <w:rPr>
                <w:spacing w:val="-2"/>
                <w:sz w:val="24"/>
              </w:rPr>
              <w:t>0.722</w:t>
            </w:r>
          </w:p>
        </w:tc>
        <w:tc>
          <w:tcPr>
            <w:tcW w:w="1471" w:type="dxa"/>
            <w:tcBorders>
              <w:top w:val="single" w:sz="4" w:space="0" w:color="000000"/>
            </w:tcBorders>
          </w:tcPr>
          <w:p w14:paraId="2CCA5742" w14:textId="77777777" w:rsidR="00C96556" w:rsidRDefault="00F61671">
            <w:pPr>
              <w:pStyle w:val="TableParagraph"/>
              <w:spacing w:line="266" w:lineRule="exact"/>
              <w:ind w:left="289"/>
              <w:rPr>
                <w:sz w:val="24"/>
              </w:rPr>
            </w:pPr>
            <w:r>
              <w:rPr>
                <w:spacing w:val="-2"/>
                <w:sz w:val="24"/>
              </w:rPr>
              <w:t>[-2,532,</w:t>
            </w:r>
          </w:p>
        </w:tc>
      </w:tr>
      <w:tr w:rsidR="00C96556" w14:paraId="747679AF" w14:textId="77777777">
        <w:trPr>
          <w:trHeight w:val="288"/>
        </w:trPr>
        <w:tc>
          <w:tcPr>
            <w:tcW w:w="4136" w:type="dxa"/>
          </w:tcPr>
          <w:p w14:paraId="47C724E9" w14:textId="77777777" w:rsidR="00C96556" w:rsidRDefault="00C96556">
            <w:pPr>
              <w:pStyle w:val="TableParagraph"/>
              <w:spacing w:line="240" w:lineRule="auto"/>
              <w:rPr>
                <w:rFonts w:ascii="Times New Roman"/>
                <w:sz w:val="20"/>
              </w:rPr>
            </w:pPr>
          </w:p>
        </w:tc>
        <w:tc>
          <w:tcPr>
            <w:tcW w:w="1228" w:type="dxa"/>
          </w:tcPr>
          <w:p w14:paraId="3DDFCDD8" w14:textId="77777777" w:rsidR="00C96556" w:rsidRDefault="00C96556">
            <w:pPr>
              <w:pStyle w:val="TableParagraph"/>
              <w:spacing w:line="240" w:lineRule="auto"/>
              <w:rPr>
                <w:rFonts w:ascii="Times New Roman"/>
                <w:sz w:val="20"/>
              </w:rPr>
            </w:pPr>
          </w:p>
        </w:tc>
        <w:tc>
          <w:tcPr>
            <w:tcW w:w="1316" w:type="dxa"/>
          </w:tcPr>
          <w:p w14:paraId="4DE8B115" w14:textId="77777777" w:rsidR="00C96556" w:rsidRDefault="00C96556">
            <w:pPr>
              <w:pStyle w:val="TableParagraph"/>
              <w:spacing w:line="240" w:lineRule="auto"/>
              <w:rPr>
                <w:rFonts w:ascii="Times New Roman"/>
                <w:sz w:val="20"/>
              </w:rPr>
            </w:pPr>
          </w:p>
        </w:tc>
        <w:tc>
          <w:tcPr>
            <w:tcW w:w="1204" w:type="dxa"/>
          </w:tcPr>
          <w:p w14:paraId="72DE55C2" w14:textId="77777777" w:rsidR="00C96556" w:rsidRDefault="00C96556">
            <w:pPr>
              <w:pStyle w:val="TableParagraph"/>
              <w:spacing w:line="240" w:lineRule="auto"/>
              <w:rPr>
                <w:rFonts w:ascii="Times New Roman"/>
                <w:sz w:val="20"/>
              </w:rPr>
            </w:pPr>
          </w:p>
        </w:tc>
        <w:tc>
          <w:tcPr>
            <w:tcW w:w="1471" w:type="dxa"/>
          </w:tcPr>
          <w:p w14:paraId="568CD93A" w14:textId="77777777" w:rsidR="00C96556" w:rsidRDefault="00F61671">
            <w:pPr>
              <w:pStyle w:val="TableParagraph"/>
              <w:ind w:left="289"/>
              <w:rPr>
                <w:sz w:val="24"/>
              </w:rPr>
            </w:pPr>
            <w:r>
              <w:rPr>
                <w:spacing w:val="-2"/>
                <w:sz w:val="24"/>
              </w:rPr>
              <w:t>1,755]</w:t>
            </w:r>
          </w:p>
        </w:tc>
      </w:tr>
      <w:tr w:rsidR="00C96556" w14:paraId="5F52E4BF" w14:textId="77777777">
        <w:trPr>
          <w:trHeight w:val="288"/>
        </w:trPr>
        <w:tc>
          <w:tcPr>
            <w:tcW w:w="4136" w:type="dxa"/>
          </w:tcPr>
          <w:p w14:paraId="002712D5" w14:textId="77777777" w:rsidR="00C96556" w:rsidRDefault="00F61671">
            <w:pPr>
              <w:pStyle w:val="TableParagraph"/>
              <w:ind w:left="119"/>
              <w:rPr>
                <w:sz w:val="24"/>
              </w:rPr>
            </w:pPr>
            <w:r>
              <w:rPr>
                <w:w w:val="105"/>
                <w:sz w:val="24"/>
              </w:rPr>
              <w:t>Poverty</w:t>
            </w:r>
            <w:r>
              <w:rPr>
                <w:spacing w:val="7"/>
                <w:w w:val="105"/>
                <w:sz w:val="24"/>
              </w:rPr>
              <w:t xml:space="preserve"> </w:t>
            </w:r>
            <w:r>
              <w:rPr>
                <w:spacing w:val="-4"/>
                <w:w w:val="105"/>
                <w:sz w:val="24"/>
              </w:rPr>
              <w:t>Rate</w:t>
            </w:r>
          </w:p>
        </w:tc>
        <w:tc>
          <w:tcPr>
            <w:tcW w:w="1228" w:type="dxa"/>
          </w:tcPr>
          <w:p w14:paraId="760A2A5A" w14:textId="77777777" w:rsidR="00C96556" w:rsidRDefault="00F61671">
            <w:pPr>
              <w:pStyle w:val="TableParagraph"/>
              <w:ind w:left="120"/>
              <w:rPr>
                <w:sz w:val="24"/>
              </w:rPr>
            </w:pPr>
            <w:r>
              <w:rPr>
                <w:spacing w:val="-2"/>
                <w:sz w:val="24"/>
              </w:rPr>
              <w:t>0.017</w:t>
            </w:r>
          </w:p>
        </w:tc>
        <w:tc>
          <w:tcPr>
            <w:tcW w:w="1316" w:type="dxa"/>
          </w:tcPr>
          <w:p w14:paraId="7F07A8A4" w14:textId="77777777" w:rsidR="00C96556" w:rsidRDefault="00F61671">
            <w:pPr>
              <w:pStyle w:val="TableParagraph"/>
              <w:ind w:left="198"/>
              <w:rPr>
                <w:sz w:val="24"/>
              </w:rPr>
            </w:pPr>
            <w:r>
              <w:rPr>
                <w:spacing w:val="-2"/>
                <w:sz w:val="24"/>
              </w:rPr>
              <w:t>0.014</w:t>
            </w:r>
          </w:p>
        </w:tc>
        <w:tc>
          <w:tcPr>
            <w:tcW w:w="1204" w:type="dxa"/>
          </w:tcPr>
          <w:p w14:paraId="63DDA405" w14:textId="77777777" w:rsidR="00C96556" w:rsidRDefault="00F61671">
            <w:pPr>
              <w:pStyle w:val="TableParagraph"/>
              <w:ind w:left="187"/>
              <w:rPr>
                <w:sz w:val="24"/>
              </w:rPr>
            </w:pPr>
            <w:r>
              <w:rPr>
                <w:spacing w:val="-2"/>
                <w:sz w:val="24"/>
              </w:rPr>
              <w:t>0.234</w:t>
            </w:r>
          </w:p>
        </w:tc>
        <w:tc>
          <w:tcPr>
            <w:tcW w:w="1471" w:type="dxa"/>
          </w:tcPr>
          <w:p w14:paraId="48EA4B2D" w14:textId="77777777" w:rsidR="00C96556" w:rsidRDefault="00F61671">
            <w:pPr>
              <w:pStyle w:val="TableParagraph"/>
              <w:ind w:left="289"/>
              <w:rPr>
                <w:sz w:val="24"/>
              </w:rPr>
            </w:pPr>
            <w:r>
              <w:rPr>
                <w:spacing w:val="-4"/>
                <w:sz w:val="24"/>
              </w:rPr>
              <w:t>[-</w:t>
            </w:r>
            <w:r>
              <w:rPr>
                <w:spacing w:val="-2"/>
                <w:sz w:val="24"/>
              </w:rPr>
              <w:t>0.011,</w:t>
            </w:r>
          </w:p>
        </w:tc>
      </w:tr>
      <w:tr w:rsidR="00C96556" w14:paraId="5B5CE7F7" w14:textId="77777777">
        <w:trPr>
          <w:trHeight w:val="288"/>
        </w:trPr>
        <w:tc>
          <w:tcPr>
            <w:tcW w:w="4136" w:type="dxa"/>
          </w:tcPr>
          <w:p w14:paraId="0A1E66B4" w14:textId="77777777" w:rsidR="00C96556" w:rsidRDefault="00C96556">
            <w:pPr>
              <w:pStyle w:val="TableParagraph"/>
              <w:spacing w:line="240" w:lineRule="auto"/>
              <w:rPr>
                <w:rFonts w:ascii="Times New Roman"/>
                <w:sz w:val="20"/>
              </w:rPr>
            </w:pPr>
          </w:p>
        </w:tc>
        <w:tc>
          <w:tcPr>
            <w:tcW w:w="1228" w:type="dxa"/>
          </w:tcPr>
          <w:p w14:paraId="4B56CFC5" w14:textId="77777777" w:rsidR="00C96556" w:rsidRDefault="00C96556">
            <w:pPr>
              <w:pStyle w:val="TableParagraph"/>
              <w:spacing w:line="240" w:lineRule="auto"/>
              <w:rPr>
                <w:rFonts w:ascii="Times New Roman"/>
                <w:sz w:val="20"/>
              </w:rPr>
            </w:pPr>
          </w:p>
        </w:tc>
        <w:tc>
          <w:tcPr>
            <w:tcW w:w="1316" w:type="dxa"/>
          </w:tcPr>
          <w:p w14:paraId="5C6DA43D" w14:textId="77777777" w:rsidR="00C96556" w:rsidRDefault="00C96556">
            <w:pPr>
              <w:pStyle w:val="TableParagraph"/>
              <w:spacing w:line="240" w:lineRule="auto"/>
              <w:rPr>
                <w:rFonts w:ascii="Times New Roman"/>
                <w:sz w:val="20"/>
              </w:rPr>
            </w:pPr>
          </w:p>
        </w:tc>
        <w:tc>
          <w:tcPr>
            <w:tcW w:w="1204" w:type="dxa"/>
          </w:tcPr>
          <w:p w14:paraId="754292AC" w14:textId="77777777" w:rsidR="00C96556" w:rsidRDefault="00C96556">
            <w:pPr>
              <w:pStyle w:val="TableParagraph"/>
              <w:spacing w:line="240" w:lineRule="auto"/>
              <w:rPr>
                <w:rFonts w:ascii="Times New Roman"/>
                <w:sz w:val="20"/>
              </w:rPr>
            </w:pPr>
          </w:p>
        </w:tc>
        <w:tc>
          <w:tcPr>
            <w:tcW w:w="1471" w:type="dxa"/>
          </w:tcPr>
          <w:p w14:paraId="1601BA83" w14:textId="77777777" w:rsidR="00C96556" w:rsidRDefault="00F61671">
            <w:pPr>
              <w:pStyle w:val="TableParagraph"/>
              <w:ind w:left="289"/>
              <w:rPr>
                <w:sz w:val="24"/>
              </w:rPr>
            </w:pPr>
            <w:r>
              <w:rPr>
                <w:spacing w:val="-2"/>
                <w:sz w:val="24"/>
              </w:rPr>
              <w:t>0.045]</w:t>
            </w:r>
          </w:p>
        </w:tc>
      </w:tr>
      <w:tr w:rsidR="00C96556" w14:paraId="70716AC2" w14:textId="77777777">
        <w:trPr>
          <w:trHeight w:val="288"/>
        </w:trPr>
        <w:tc>
          <w:tcPr>
            <w:tcW w:w="4136" w:type="dxa"/>
          </w:tcPr>
          <w:p w14:paraId="163BC74C" w14:textId="77777777" w:rsidR="00C96556" w:rsidRDefault="00F61671">
            <w:pPr>
              <w:pStyle w:val="TableParagraph"/>
              <w:ind w:left="119"/>
              <w:rPr>
                <w:sz w:val="24"/>
              </w:rPr>
            </w:pPr>
            <w:r>
              <w:rPr>
                <w:w w:val="110"/>
                <w:sz w:val="24"/>
              </w:rPr>
              <w:t>%</w:t>
            </w:r>
            <w:r>
              <w:rPr>
                <w:spacing w:val="7"/>
                <w:w w:val="110"/>
                <w:sz w:val="24"/>
              </w:rPr>
              <w:t xml:space="preserve"> </w:t>
            </w:r>
            <w:proofErr w:type="gramStart"/>
            <w:r>
              <w:rPr>
                <w:w w:val="110"/>
                <w:sz w:val="24"/>
              </w:rPr>
              <w:t>with</w:t>
            </w:r>
            <w:proofErr w:type="gramEnd"/>
            <w:r>
              <w:rPr>
                <w:spacing w:val="8"/>
                <w:w w:val="110"/>
                <w:sz w:val="24"/>
              </w:rPr>
              <w:t xml:space="preserve"> </w:t>
            </w:r>
            <w:r>
              <w:rPr>
                <w:spacing w:val="-4"/>
                <w:w w:val="110"/>
                <w:sz w:val="24"/>
              </w:rPr>
              <w:t>Kids</w:t>
            </w:r>
          </w:p>
        </w:tc>
        <w:tc>
          <w:tcPr>
            <w:tcW w:w="1228" w:type="dxa"/>
          </w:tcPr>
          <w:p w14:paraId="0E597CEA" w14:textId="77777777" w:rsidR="00C96556" w:rsidRDefault="00F61671">
            <w:pPr>
              <w:pStyle w:val="TableParagraph"/>
              <w:ind w:left="120"/>
              <w:rPr>
                <w:sz w:val="24"/>
              </w:rPr>
            </w:pPr>
            <w:r>
              <w:rPr>
                <w:spacing w:val="-2"/>
                <w:sz w:val="24"/>
              </w:rPr>
              <w:t>-0.007</w:t>
            </w:r>
          </w:p>
        </w:tc>
        <w:tc>
          <w:tcPr>
            <w:tcW w:w="1316" w:type="dxa"/>
          </w:tcPr>
          <w:p w14:paraId="1A19C95E" w14:textId="77777777" w:rsidR="00C96556" w:rsidRDefault="00F61671">
            <w:pPr>
              <w:pStyle w:val="TableParagraph"/>
              <w:ind w:left="198"/>
              <w:rPr>
                <w:sz w:val="24"/>
              </w:rPr>
            </w:pPr>
            <w:r>
              <w:rPr>
                <w:spacing w:val="-2"/>
                <w:sz w:val="24"/>
              </w:rPr>
              <w:t>0.012</w:t>
            </w:r>
          </w:p>
        </w:tc>
        <w:tc>
          <w:tcPr>
            <w:tcW w:w="1204" w:type="dxa"/>
          </w:tcPr>
          <w:p w14:paraId="6A4EE301" w14:textId="77777777" w:rsidR="00C96556" w:rsidRDefault="00F61671">
            <w:pPr>
              <w:pStyle w:val="TableParagraph"/>
              <w:ind w:left="187"/>
              <w:rPr>
                <w:sz w:val="24"/>
              </w:rPr>
            </w:pPr>
            <w:r>
              <w:rPr>
                <w:spacing w:val="-2"/>
                <w:sz w:val="24"/>
              </w:rPr>
              <w:t>0.539</w:t>
            </w:r>
          </w:p>
        </w:tc>
        <w:tc>
          <w:tcPr>
            <w:tcW w:w="1471" w:type="dxa"/>
          </w:tcPr>
          <w:p w14:paraId="6F677E9E" w14:textId="77777777" w:rsidR="00C96556" w:rsidRDefault="00F61671">
            <w:pPr>
              <w:pStyle w:val="TableParagraph"/>
              <w:ind w:left="289"/>
              <w:rPr>
                <w:sz w:val="24"/>
              </w:rPr>
            </w:pPr>
            <w:r>
              <w:rPr>
                <w:spacing w:val="-2"/>
                <w:sz w:val="24"/>
              </w:rPr>
              <w:t>[-0.030,</w:t>
            </w:r>
          </w:p>
        </w:tc>
      </w:tr>
      <w:tr w:rsidR="00C96556" w14:paraId="2F4CFA56" w14:textId="77777777">
        <w:trPr>
          <w:trHeight w:val="288"/>
        </w:trPr>
        <w:tc>
          <w:tcPr>
            <w:tcW w:w="4136" w:type="dxa"/>
          </w:tcPr>
          <w:p w14:paraId="4A197BF4" w14:textId="77777777" w:rsidR="00C96556" w:rsidRDefault="00C96556">
            <w:pPr>
              <w:pStyle w:val="TableParagraph"/>
              <w:spacing w:line="240" w:lineRule="auto"/>
              <w:rPr>
                <w:rFonts w:ascii="Times New Roman"/>
                <w:sz w:val="20"/>
              </w:rPr>
            </w:pPr>
          </w:p>
        </w:tc>
        <w:tc>
          <w:tcPr>
            <w:tcW w:w="1228" w:type="dxa"/>
          </w:tcPr>
          <w:p w14:paraId="4EB513A2" w14:textId="77777777" w:rsidR="00C96556" w:rsidRDefault="00C96556">
            <w:pPr>
              <w:pStyle w:val="TableParagraph"/>
              <w:spacing w:line="240" w:lineRule="auto"/>
              <w:rPr>
                <w:rFonts w:ascii="Times New Roman"/>
                <w:sz w:val="20"/>
              </w:rPr>
            </w:pPr>
          </w:p>
        </w:tc>
        <w:tc>
          <w:tcPr>
            <w:tcW w:w="1316" w:type="dxa"/>
          </w:tcPr>
          <w:p w14:paraId="13BF1F72" w14:textId="77777777" w:rsidR="00C96556" w:rsidRDefault="00C96556">
            <w:pPr>
              <w:pStyle w:val="TableParagraph"/>
              <w:spacing w:line="240" w:lineRule="auto"/>
              <w:rPr>
                <w:rFonts w:ascii="Times New Roman"/>
                <w:sz w:val="20"/>
              </w:rPr>
            </w:pPr>
          </w:p>
        </w:tc>
        <w:tc>
          <w:tcPr>
            <w:tcW w:w="1204" w:type="dxa"/>
          </w:tcPr>
          <w:p w14:paraId="262619FA" w14:textId="77777777" w:rsidR="00C96556" w:rsidRDefault="00C96556">
            <w:pPr>
              <w:pStyle w:val="TableParagraph"/>
              <w:spacing w:line="240" w:lineRule="auto"/>
              <w:rPr>
                <w:rFonts w:ascii="Times New Roman"/>
                <w:sz w:val="20"/>
              </w:rPr>
            </w:pPr>
          </w:p>
        </w:tc>
        <w:tc>
          <w:tcPr>
            <w:tcW w:w="1471" w:type="dxa"/>
          </w:tcPr>
          <w:p w14:paraId="1EBF6330" w14:textId="77777777" w:rsidR="00C96556" w:rsidRDefault="00F61671">
            <w:pPr>
              <w:pStyle w:val="TableParagraph"/>
              <w:ind w:left="289"/>
              <w:rPr>
                <w:sz w:val="24"/>
              </w:rPr>
            </w:pPr>
            <w:r>
              <w:rPr>
                <w:spacing w:val="-2"/>
                <w:sz w:val="24"/>
              </w:rPr>
              <w:t>0.015]</w:t>
            </w:r>
          </w:p>
        </w:tc>
      </w:tr>
      <w:tr w:rsidR="00C96556" w14:paraId="287D60CF" w14:textId="77777777">
        <w:trPr>
          <w:trHeight w:val="288"/>
        </w:trPr>
        <w:tc>
          <w:tcPr>
            <w:tcW w:w="4136" w:type="dxa"/>
          </w:tcPr>
          <w:p w14:paraId="372C7D2D" w14:textId="77777777" w:rsidR="00C96556" w:rsidRDefault="00F61671">
            <w:pPr>
              <w:pStyle w:val="TableParagraph"/>
              <w:ind w:left="119"/>
              <w:rPr>
                <w:sz w:val="24"/>
              </w:rPr>
            </w:pPr>
            <w:r>
              <w:rPr>
                <w:sz w:val="24"/>
              </w:rPr>
              <w:t>%</w:t>
            </w:r>
            <w:r>
              <w:rPr>
                <w:spacing w:val="40"/>
                <w:sz w:val="24"/>
              </w:rPr>
              <w:t xml:space="preserve"> </w:t>
            </w:r>
            <w:r>
              <w:rPr>
                <w:sz w:val="24"/>
              </w:rPr>
              <w:t>Households</w:t>
            </w:r>
            <w:r>
              <w:rPr>
                <w:spacing w:val="42"/>
                <w:sz w:val="24"/>
              </w:rPr>
              <w:t xml:space="preserve"> </w:t>
            </w:r>
            <w:r>
              <w:rPr>
                <w:sz w:val="24"/>
              </w:rPr>
              <w:t>with</w:t>
            </w:r>
            <w:r>
              <w:rPr>
                <w:spacing w:val="43"/>
                <w:sz w:val="24"/>
              </w:rPr>
              <w:t xml:space="preserve"> </w:t>
            </w:r>
            <w:r>
              <w:rPr>
                <w:sz w:val="24"/>
              </w:rPr>
              <w:t>Children</w:t>
            </w:r>
            <w:r>
              <w:rPr>
                <w:spacing w:val="42"/>
                <w:sz w:val="24"/>
              </w:rPr>
              <w:t xml:space="preserve"> </w:t>
            </w:r>
            <w:r>
              <w:rPr>
                <w:sz w:val="24"/>
              </w:rPr>
              <w:t>under</w:t>
            </w:r>
            <w:r>
              <w:rPr>
                <w:spacing w:val="43"/>
                <w:sz w:val="24"/>
              </w:rPr>
              <w:t xml:space="preserve"> </w:t>
            </w:r>
            <w:r>
              <w:rPr>
                <w:spacing w:val="-5"/>
                <w:sz w:val="24"/>
              </w:rPr>
              <w:t>18</w:t>
            </w:r>
          </w:p>
        </w:tc>
        <w:tc>
          <w:tcPr>
            <w:tcW w:w="1228" w:type="dxa"/>
          </w:tcPr>
          <w:p w14:paraId="40CAE936" w14:textId="77777777" w:rsidR="00C96556" w:rsidRDefault="00F61671">
            <w:pPr>
              <w:pStyle w:val="TableParagraph"/>
              <w:ind w:left="120"/>
              <w:rPr>
                <w:sz w:val="24"/>
              </w:rPr>
            </w:pPr>
            <w:r>
              <w:rPr>
                <w:spacing w:val="-2"/>
                <w:sz w:val="24"/>
              </w:rPr>
              <w:t>0.0001</w:t>
            </w:r>
          </w:p>
        </w:tc>
        <w:tc>
          <w:tcPr>
            <w:tcW w:w="1316" w:type="dxa"/>
          </w:tcPr>
          <w:p w14:paraId="4361897E" w14:textId="77777777" w:rsidR="00C96556" w:rsidRDefault="00F61671">
            <w:pPr>
              <w:pStyle w:val="TableParagraph"/>
              <w:ind w:left="197"/>
              <w:rPr>
                <w:sz w:val="24"/>
              </w:rPr>
            </w:pPr>
            <w:r>
              <w:rPr>
                <w:spacing w:val="-2"/>
                <w:sz w:val="24"/>
              </w:rPr>
              <w:t>0.007</w:t>
            </w:r>
          </w:p>
        </w:tc>
        <w:tc>
          <w:tcPr>
            <w:tcW w:w="1204" w:type="dxa"/>
          </w:tcPr>
          <w:p w14:paraId="0FE48E8D" w14:textId="77777777" w:rsidR="00C96556" w:rsidRDefault="00F61671">
            <w:pPr>
              <w:pStyle w:val="TableParagraph"/>
              <w:ind w:left="187"/>
              <w:rPr>
                <w:sz w:val="24"/>
              </w:rPr>
            </w:pPr>
            <w:r>
              <w:rPr>
                <w:spacing w:val="-2"/>
                <w:sz w:val="24"/>
              </w:rPr>
              <w:t>0.981</w:t>
            </w:r>
          </w:p>
        </w:tc>
        <w:tc>
          <w:tcPr>
            <w:tcW w:w="1471" w:type="dxa"/>
          </w:tcPr>
          <w:p w14:paraId="4E3D80A7" w14:textId="77777777" w:rsidR="00C96556" w:rsidRDefault="00F61671">
            <w:pPr>
              <w:pStyle w:val="TableParagraph"/>
              <w:ind w:left="289"/>
              <w:rPr>
                <w:sz w:val="24"/>
              </w:rPr>
            </w:pPr>
            <w:r>
              <w:rPr>
                <w:spacing w:val="-2"/>
                <w:sz w:val="24"/>
              </w:rPr>
              <w:t>[-0.014,</w:t>
            </w:r>
          </w:p>
        </w:tc>
      </w:tr>
      <w:tr w:rsidR="00C96556" w14:paraId="17EACFA8" w14:textId="77777777">
        <w:trPr>
          <w:trHeight w:val="288"/>
        </w:trPr>
        <w:tc>
          <w:tcPr>
            <w:tcW w:w="4136" w:type="dxa"/>
          </w:tcPr>
          <w:p w14:paraId="6CF7AC61" w14:textId="77777777" w:rsidR="00C96556" w:rsidRDefault="00C96556">
            <w:pPr>
              <w:pStyle w:val="TableParagraph"/>
              <w:spacing w:line="240" w:lineRule="auto"/>
              <w:rPr>
                <w:rFonts w:ascii="Times New Roman"/>
                <w:sz w:val="20"/>
              </w:rPr>
            </w:pPr>
          </w:p>
        </w:tc>
        <w:tc>
          <w:tcPr>
            <w:tcW w:w="1228" w:type="dxa"/>
          </w:tcPr>
          <w:p w14:paraId="749CF481" w14:textId="77777777" w:rsidR="00C96556" w:rsidRDefault="00C96556">
            <w:pPr>
              <w:pStyle w:val="TableParagraph"/>
              <w:spacing w:line="240" w:lineRule="auto"/>
              <w:rPr>
                <w:rFonts w:ascii="Times New Roman"/>
                <w:sz w:val="20"/>
              </w:rPr>
            </w:pPr>
          </w:p>
        </w:tc>
        <w:tc>
          <w:tcPr>
            <w:tcW w:w="1316" w:type="dxa"/>
          </w:tcPr>
          <w:p w14:paraId="445CEF06" w14:textId="77777777" w:rsidR="00C96556" w:rsidRDefault="00C96556">
            <w:pPr>
              <w:pStyle w:val="TableParagraph"/>
              <w:spacing w:line="240" w:lineRule="auto"/>
              <w:rPr>
                <w:rFonts w:ascii="Times New Roman"/>
                <w:sz w:val="20"/>
              </w:rPr>
            </w:pPr>
          </w:p>
        </w:tc>
        <w:tc>
          <w:tcPr>
            <w:tcW w:w="1204" w:type="dxa"/>
          </w:tcPr>
          <w:p w14:paraId="3C4AA441" w14:textId="77777777" w:rsidR="00C96556" w:rsidRDefault="00C96556">
            <w:pPr>
              <w:pStyle w:val="TableParagraph"/>
              <w:spacing w:line="240" w:lineRule="auto"/>
              <w:rPr>
                <w:rFonts w:ascii="Times New Roman"/>
                <w:sz w:val="20"/>
              </w:rPr>
            </w:pPr>
          </w:p>
        </w:tc>
        <w:tc>
          <w:tcPr>
            <w:tcW w:w="1471" w:type="dxa"/>
          </w:tcPr>
          <w:p w14:paraId="168C1ABF" w14:textId="77777777" w:rsidR="00C96556" w:rsidRDefault="00F61671">
            <w:pPr>
              <w:pStyle w:val="TableParagraph"/>
              <w:ind w:left="289"/>
              <w:rPr>
                <w:sz w:val="24"/>
              </w:rPr>
            </w:pPr>
            <w:r>
              <w:rPr>
                <w:spacing w:val="-2"/>
                <w:sz w:val="24"/>
              </w:rPr>
              <w:t>0.014]</w:t>
            </w:r>
          </w:p>
        </w:tc>
      </w:tr>
      <w:tr w:rsidR="00C96556" w14:paraId="6030E811" w14:textId="77777777">
        <w:trPr>
          <w:trHeight w:val="288"/>
        </w:trPr>
        <w:tc>
          <w:tcPr>
            <w:tcW w:w="4136" w:type="dxa"/>
          </w:tcPr>
          <w:p w14:paraId="262D1156" w14:textId="77777777" w:rsidR="00C96556" w:rsidRDefault="00F61671">
            <w:pPr>
              <w:pStyle w:val="TableParagraph"/>
              <w:ind w:left="119"/>
              <w:rPr>
                <w:sz w:val="24"/>
              </w:rPr>
            </w:pPr>
            <w:r>
              <w:rPr>
                <w:w w:val="105"/>
                <w:sz w:val="24"/>
              </w:rPr>
              <w:t>%</w:t>
            </w:r>
            <w:r>
              <w:rPr>
                <w:spacing w:val="22"/>
                <w:w w:val="105"/>
                <w:sz w:val="24"/>
              </w:rPr>
              <w:t xml:space="preserve"> </w:t>
            </w:r>
            <w:r>
              <w:rPr>
                <w:w w:val="105"/>
                <w:sz w:val="24"/>
              </w:rPr>
              <w:t>Less</w:t>
            </w:r>
            <w:r>
              <w:rPr>
                <w:spacing w:val="23"/>
                <w:w w:val="105"/>
                <w:sz w:val="24"/>
              </w:rPr>
              <w:t xml:space="preserve"> </w:t>
            </w:r>
            <w:r>
              <w:rPr>
                <w:w w:val="105"/>
                <w:sz w:val="24"/>
              </w:rPr>
              <w:t>than</w:t>
            </w:r>
            <w:r>
              <w:rPr>
                <w:spacing w:val="22"/>
                <w:w w:val="105"/>
                <w:sz w:val="24"/>
              </w:rPr>
              <w:t xml:space="preserve"> </w:t>
            </w:r>
            <w:r>
              <w:rPr>
                <w:w w:val="105"/>
                <w:sz w:val="24"/>
              </w:rPr>
              <w:t>High</w:t>
            </w:r>
            <w:r>
              <w:rPr>
                <w:spacing w:val="23"/>
                <w:w w:val="105"/>
                <w:sz w:val="24"/>
              </w:rPr>
              <w:t xml:space="preserve"> </w:t>
            </w:r>
            <w:r>
              <w:rPr>
                <w:w w:val="105"/>
                <w:sz w:val="24"/>
              </w:rPr>
              <w:t>School</w:t>
            </w:r>
            <w:r>
              <w:rPr>
                <w:spacing w:val="23"/>
                <w:w w:val="105"/>
                <w:sz w:val="24"/>
              </w:rPr>
              <w:t xml:space="preserve"> </w:t>
            </w:r>
            <w:r>
              <w:rPr>
                <w:spacing w:val="-2"/>
                <w:w w:val="105"/>
                <w:sz w:val="24"/>
              </w:rPr>
              <w:t>Education</w:t>
            </w:r>
          </w:p>
        </w:tc>
        <w:tc>
          <w:tcPr>
            <w:tcW w:w="1228" w:type="dxa"/>
          </w:tcPr>
          <w:p w14:paraId="29FED7A7" w14:textId="77777777" w:rsidR="00C96556" w:rsidRDefault="00F61671">
            <w:pPr>
              <w:pStyle w:val="TableParagraph"/>
              <w:ind w:left="121"/>
              <w:rPr>
                <w:sz w:val="24"/>
              </w:rPr>
            </w:pPr>
            <w:r>
              <w:rPr>
                <w:spacing w:val="-2"/>
                <w:sz w:val="24"/>
              </w:rPr>
              <w:t>-0.004</w:t>
            </w:r>
          </w:p>
        </w:tc>
        <w:tc>
          <w:tcPr>
            <w:tcW w:w="1316" w:type="dxa"/>
          </w:tcPr>
          <w:p w14:paraId="30A3D91E" w14:textId="77777777" w:rsidR="00C96556" w:rsidRDefault="00F61671">
            <w:pPr>
              <w:pStyle w:val="TableParagraph"/>
              <w:ind w:left="198"/>
              <w:rPr>
                <w:sz w:val="24"/>
              </w:rPr>
            </w:pPr>
            <w:r>
              <w:rPr>
                <w:spacing w:val="-2"/>
                <w:sz w:val="24"/>
              </w:rPr>
              <w:t>0.020</w:t>
            </w:r>
          </w:p>
        </w:tc>
        <w:tc>
          <w:tcPr>
            <w:tcW w:w="1204" w:type="dxa"/>
          </w:tcPr>
          <w:p w14:paraId="18CD1743" w14:textId="77777777" w:rsidR="00C96556" w:rsidRDefault="00F61671">
            <w:pPr>
              <w:pStyle w:val="TableParagraph"/>
              <w:ind w:left="188"/>
              <w:rPr>
                <w:sz w:val="24"/>
              </w:rPr>
            </w:pPr>
            <w:r>
              <w:rPr>
                <w:spacing w:val="-2"/>
                <w:sz w:val="24"/>
              </w:rPr>
              <w:t>0.834</w:t>
            </w:r>
          </w:p>
        </w:tc>
        <w:tc>
          <w:tcPr>
            <w:tcW w:w="1471" w:type="dxa"/>
          </w:tcPr>
          <w:p w14:paraId="0F022422" w14:textId="77777777" w:rsidR="00C96556" w:rsidRDefault="00F61671">
            <w:pPr>
              <w:pStyle w:val="TableParagraph"/>
              <w:ind w:left="289"/>
              <w:rPr>
                <w:sz w:val="24"/>
              </w:rPr>
            </w:pPr>
            <w:r>
              <w:rPr>
                <w:spacing w:val="-2"/>
                <w:sz w:val="24"/>
              </w:rPr>
              <w:t>[-0.043,</w:t>
            </w:r>
          </w:p>
        </w:tc>
      </w:tr>
      <w:tr w:rsidR="00C96556" w14:paraId="3F1088DF" w14:textId="77777777">
        <w:trPr>
          <w:trHeight w:val="288"/>
        </w:trPr>
        <w:tc>
          <w:tcPr>
            <w:tcW w:w="4136" w:type="dxa"/>
          </w:tcPr>
          <w:p w14:paraId="4F43CB76" w14:textId="77777777" w:rsidR="00C96556" w:rsidRDefault="00C96556">
            <w:pPr>
              <w:pStyle w:val="TableParagraph"/>
              <w:spacing w:line="240" w:lineRule="auto"/>
              <w:rPr>
                <w:rFonts w:ascii="Times New Roman"/>
                <w:sz w:val="20"/>
              </w:rPr>
            </w:pPr>
          </w:p>
        </w:tc>
        <w:tc>
          <w:tcPr>
            <w:tcW w:w="1228" w:type="dxa"/>
          </w:tcPr>
          <w:p w14:paraId="76E14E4C" w14:textId="77777777" w:rsidR="00C96556" w:rsidRDefault="00C96556">
            <w:pPr>
              <w:pStyle w:val="TableParagraph"/>
              <w:spacing w:line="240" w:lineRule="auto"/>
              <w:rPr>
                <w:rFonts w:ascii="Times New Roman"/>
                <w:sz w:val="20"/>
              </w:rPr>
            </w:pPr>
          </w:p>
        </w:tc>
        <w:tc>
          <w:tcPr>
            <w:tcW w:w="1316" w:type="dxa"/>
          </w:tcPr>
          <w:p w14:paraId="3C85B10C" w14:textId="77777777" w:rsidR="00C96556" w:rsidRDefault="00C96556">
            <w:pPr>
              <w:pStyle w:val="TableParagraph"/>
              <w:spacing w:line="240" w:lineRule="auto"/>
              <w:rPr>
                <w:rFonts w:ascii="Times New Roman"/>
                <w:sz w:val="20"/>
              </w:rPr>
            </w:pPr>
          </w:p>
        </w:tc>
        <w:tc>
          <w:tcPr>
            <w:tcW w:w="1204" w:type="dxa"/>
          </w:tcPr>
          <w:p w14:paraId="6FE5E183" w14:textId="77777777" w:rsidR="00C96556" w:rsidRDefault="00C96556">
            <w:pPr>
              <w:pStyle w:val="TableParagraph"/>
              <w:spacing w:line="240" w:lineRule="auto"/>
              <w:rPr>
                <w:rFonts w:ascii="Times New Roman"/>
                <w:sz w:val="20"/>
              </w:rPr>
            </w:pPr>
          </w:p>
        </w:tc>
        <w:tc>
          <w:tcPr>
            <w:tcW w:w="1471" w:type="dxa"/>
          </w:tcPr>
          <w:p w14:paraId="61095BB8" w14:textId="77777777" w:rsidR="00C96556" w:rsidRDefault="00F61671">
            <w:pPr>
              <w:pStyle w:val="TableParagraph"/>
              <w:ind w:left="289"/>
              <w:rPr>
                <w:sz w:val="24"/>
              </w:rPr>
            </w:pPr>
            <w:r>
              <w:rPr>
                <w:spacing w:val="-2"/>
                <w:sz w:val="24"/>
              </w:rPr>
              <w:t>0.035]</w:t>
            </w:r>
          </w:p>
        </w:tc>
      </w:tr>
      <w:tr w:rsidR="00C96556" w14:paraId="1068B7BA" w14:textId="77777777">
        <w:trPr>
          <w:trHeight w:val="288"/>
        </w:trPr>
        <w:tc>
          <w:tcPr>
            <w:tcW w:w="4136" w:type="dxa"/>
          </w:tcPr>
          <w:p w14:paraId="785FA37B" w14:textId="77777777" w:rsidR="00C96556" w:rsidRDefault="00F61671">
            <w:pPr>
              <w:pStyle w:val="TableParagraph"/>
              <w:ind w:left="119"/>
              <w:rPr>
                <w:sz w:val="24"/>
              </w:rPr>
            </w:pPr>
            <w:r>
              <w:rPr>
                <w:w w:val="105"/>
                <w:sz w:val="24"/>
              </w:rPr>
              <w:t>%</w:t>
            </w:r>
            <w:r>
              <w:rPr>
                <w:spacing w:val="9"/>
                <w:w w:val="105"/>
                <w:sz w:val="24"/>
              </w:rPr>
              <w:t xml:space="preserve"> </w:t>
            </w:r>
            <w:r>
              <w:rPr>
                <w:w w:val="105"/>
                <w:sz w:val="24"/>
              </w:rPr>
              <w:t>Some</w:t>
            </w:r>
            <w:r>
              <w:rPr>
                <w:spacing w:val="9"/>
                <w:w w:val="105"/>
                <w:sz w:val="24"/>
              </w:rPr>
              <w:t xml:space="preserve"> </w:t>
            </w:r>
            <w:r>
              <w:rPr>
                <w:w w:val="105"/>
                <w:sz w:val="24"/>
              </w:rPr>
              <w:t>College</w:t>
            </w:r>
            <w:r>
              <w:rPr>
                <w:spacing w:val="9"/>
                <w:w w:val="105"/>
                <w:sz w:val="24"/>
              </w:rPr>
              <w:t xml:space="preserve"> </w:t>
            </w:r>
            <w:r>
              <w:rPr>
                <w:spacing w:val="-2"/>
                <w:w w:val="105"/>
                <w:sz w:val="24"/>
              </w:rPr>
              <w:t>Education</w:t>
            </w:r>
          </w:p>
        </w:tc>
        <w:tc>
          <w:tcPr>
            <w:tcW w:w="1228" w:type="dxa"/>
          </w:tcPr>
          <w:p w14:paraId="080FA909" w14:textId="77777777" w:rsidR="00C96556" w:rsidRDefault="00F61671">
            <w:pPr>
              <w:pStyle w:val="TableParagraph"/>
              <w:ind w:left="120"/>
              <w:rPr>
                <w:sz w:val="24"/>
              </w:rPr>
            </w:pPr>
            <w:r>
              <w:rPr>
                <w:spacing w:val="-2"/>
                <w:sz w:val="24"/>
              </w:rPr>
              <w:t>-0.012</w:t>
            </w:r>
          </w:p>
        </w:tc>
        <w:tc>
          <w:tcPr>
            <w:tcW w:w="1316" w:type="dxa"/>
          </w:tcPr>
          <w:p w14:paraId="5BD481C7" w14:textId="77777777" w:rsidR="00C96556" w:rsidRDefault="00F61671">
            <w:pPr>
              <w:pStyle w:val="TableParagraph"/>
              <w:ind w:left="197"/>
              <w:rPr>
                <w:sz w:val="24"/>
              </w:rPr>
            </w:pPr>
            <w:r>
              <w:rPr>
                <w:spacing w:val="-2"/>
                <w:sz w:val="24"/>
              </w:rPr>
              <w:t>0.011</w:t>
            </w:r>
          </w:p>
        </w:tc>
        <w:tc>
          <w:tcPr>
            <w:tcW w:w="1204" w:type="dxa"/>
          </w:tcPr>
          <w:p w14:paraId="0283A263" w14:textId="77777777" w:rsidR="00C96556" w:rsidRDefault="00F61671">
            <w:pPr>
              <w:pStyle w:val="TableParagraph"/>
              <w:ind w:left="187"/>
              <w:rPr>
                <w:sz w:val="24"/>
              </w:rPr>
            </w:pPr>
            <w:r>
              <w:rPr>
                <w:spacing w:val="-2"/>
                <w:sz w:val="24"/>
              </w:rPr>
              <w:t>0.274</w:t>
            </w:r>
          </w:p>
        </w:tc>
        <w:tc>
          <w:tcPr>
            <w:tcW w:w="1471" w:type="dxa"/>
          </w:tcPr>
          <w:p w14:paraId="0EF96372" w14:textId="77777777" w:rsidR="00C96556" w:rsidRDefault="00F61671">
            <w:pPr>
              <w:pStyle w:val="TableParagraph"/>
              <w:ind w:left="289"/>
              <w:rPr>
                <w:sz w:val="24"/>
              </w:rPr>
            </w:pPr>
            <w:r>
              <w:rPr>
                <w:spacing w:val="-4"/>
                <w:sz w:val="24"/>
              </w:rPr>
              <w:t>[-</w:t>
            </w:r>
            <w:r>
              <w:rPr>
                <w:spacing w:val="-2"/>
                <w:sz w:val="24"/>
              </w:rPr>
              <w:t>0.034,</w:t>
            </w:r>
          </w:p>
        </w:tc>
      </w:tr>
      <w:tr w:rsidR="00C96556" w14:paraId="2E3770F4" w14:textId="77777777">
        <w:trPr>
          <w:trHeight w:val="288"/>
        </w:trPr>
        <w:tc>
          <w:tcPr>
            <w:tcW w:w="4136" w:type="dxa"/>
          </w:tcPr>
          <w:p w14:paraId="1C5D249A" w14:textId="77777777" w:rsidR="00C96556" w:rsidRDefault="00C96556">
            <w:pPr>
              <w:pStyle w:val="TableParagraph"/>
              <w:spacing w:line="240" w:lineRule="auto"/>
              <w:rPr>
                <w:rFonts w:ascii="Times New Roman"/>
                <w:sz w:val="20"/>
              </w:rPr>
            </w:pPr>
          </w:p>
        </w:tc>
        <w:tc>
          <w:tcPr>
            <w:tcW w:w="1228" w:type="dxa"/>
          </w:tcPr>
          <w:p w14:paraId="3C51ED1B" w14:textId="77777777" w:rsidR="00C96556" w:rsidRDefault="00C96556">
            <w:pPr>
              <w:pStyle w:val="TableParagraph"/>
              <w:spacing w:line="240" w:lineRule="auto"/>
              <w:rPr>
                <w:rFonts w:ascii="Times New Roman"/>
                <w:sz w:val="20"/>
              </w:rPr>
            </w:pPr>
          </w:p>
        </w:tc>
        <w:tc>
          <w:tcPr>
            <w:tcW w:w="1316" w:type="dxa"/>
          </w:tcPr>
          <w:p w14:paraId="2E01F163" w14:textId="77777777" w:rsidR="00C96556" w:rsidRDefault="00C96556">
            <w:pPr>
              <w:pStyle w:val="TableParagraph"/>
              <w:spacing w:line="240" w:lineRule="auto"/>
              <w:rPr>
                <w:rFonts w:ascii="Times New Roman"/>
                <w:sz w:val="20"/>
              </w:rPr>
            </w:pPr>
          </w:p>
        </w:tc>
        <w:tc>
          <w:tcPr>
            <w:tcW w:w="1204" w:type="dxa"/>
          </w:tcPr>
          <w:p w14:paraId="1B962EDF" w14:textId="77777777" w:rsidR="00C96556" w:rsidRDefault="00C96556">
            <w:pPr>
              <w:pStyle w:val="TableParagraph"/>
              <w:spacing w:line="240" w:lineRule="auto"/>
              <w:rPr>
                <w:rFonts w:ascii="Times New Roman"/>
                <w:sz w:val="20"/>
              </w:rPr>
            </w:pPr>
          </w:p>
        </w:tc>
        <w:tc>
          <w:tcPr>
            <w:tcW w:w="1471" w:type="dxa"/>
          </w:tcPr>
          <w:p w14:paraId="6B90D48F" w14:textId="77777777" w:rsidR="00C96556" w:rsidRDefault="00F61671">
            <w:pPr>
              <w:pStyle w:val="TableParagraph"/>
              <w:ind w:left="289"/>
              <w:rPr>
                <w:sz w:val="24"/>
              </w:rPr>
            </w:pPr>
            <w:r>
              <w:rPr>
                <w:spacing w:val="-2"/>
                <w:sz w:val="24"/>
              </w:rPr>
              <w:t>0.009]</w:t>
            </w:r>
          </w:p>
        </w:tc>
      </w:tr>
      <w:tr w:rsidR="00C96556" w14:paraId="355A1E7E" w14:textId="77777777">
        <w:trPr>
          <w:trHeight w:val="288"/>
        </w:trPr>
        <w:tc>
          <w:tcPr>
            <w:tcW w:w="4136" w:type="dxa"/>
          </w:tcPr>
          <w:p w14:paraId="1FF515FC" w14:textId="77777777" w:rsidR="00C96556" w:rsidRDefault="00F61671">
            <w:pPr>
              <w:pStyle w:val="TableParagraph"/>
              <w:ind w:left="119"/>
              <w:rPr>
                <w:sz w:val="24"/>
              </w:rPr>
            </w:pPr>
            <w:r>
              <w:rPr>
                <w:w w:val="105"/>
                <w:sz w:val="24"/>
              </w:rPr>
              <w:t>%</w:t>
            </w:r>
            <w:r>
              <w:rPr>
                <w:spacing w:val="-6"/>
                <w:w w:val="105"/>
                <w:sz w:val="24"/>
              </w:rPr>
              <w:t xml:space="preserve"> </w:t>
            </w:r>
            <w:r>
              <w:rPr>
                <w:w w:val="105"/>
                <w:sz w:val="24"/>
              </w:rPr>
              <w:t>Unemployment</w:t>
            </w:r>
            <w:r>
              <w:rPr>
                <w:spacing w:val="-6"/>
                <w:w w:val="105"/>
                <w:sz w:val="24"/>
              </w:rPr>
              <w:t xml:space="preserve"> </w:t>
            </w:r>
            <w:r>
              <w:rPr>
                <w:spacing w:val="-4"/>
                <w:w w:val="105"/>
                <w:sz w:val="24"/>
              </w:rPr>
              <w:t>Rate</w:t>
            </w:r>
          </w:p>
        </w:tc>
        <w:tc>
          <w:tcPr>
            <w:tcW w:w="1228" w:type="dxa"/>
          </w:tcPr>
          <w:p w14:paraId="18593A1E" w14:textId="77777777" w:rsidR="00C96556" w:rsidRDefault="00F61671">
            <w:pPr>
              <w:pStyle w:val="TableParagraph"/>
              <w:ind w:left="120"/>
              <w:rPr>
                <w:sz w:val="24"/>
              </w:rPr>
            </w:pPr>
            <w:r>
              <w:rPr>
                <w:spacing w:val="-2"/>
                <w:sz w:val="24"/>
              </w:rPr>
              <w:t>-0.002</w:t>
            </w:r>
          </w:p>
        </w:tc>
        <w:tc>
          <w:tcPr>
            <w:tcW w:w="1316" w:type="dxa"/>
          </w:tcPr>
          <w:p w14:paraId="32175502" w14:textId="77777777" w:rsidR="00C96556" w:rsidRDefault="00F61671">
            <w:pPr>
              <w:pStyle w:val="TableParagraph"/>
              <w:ind w:left="198"/>
              <w:rPr>
                <w:sz w:val="24"/>
              </w:rPr>
            </w:pPr>
            <w:r>
              <w:rPr>
                <w:spacing w:val="-2"/>
                <w:sz w:val="24"/>
              </w:rPr>
              <w:t>0.006</w:t>
            </w:r>
          </w:p>
        </w:tc>
        <w:tc>
          <w:tcPr>
            <w:tcW w:w="1204" w:type="dxa"/>
          </w:tcPr>
          <w:p w14:paraId="44250BD6" w14:textId="77777777" w:rsidR="00C96556" w:rsidRDefault="00F61671">
            <w:pPr>
              <w:pStyle w:val="TableParagraph"/>
              <w:ind w:left="187"/>
              <w:rPr>
                <w:sz w:val="24"/>
              </w:rPr>
            </w:pPr>
            <w:r>
              <w:rPr>
                <w:spacing w:val="-2"/>
                <w:sz w:val="24"/>
              </w:rPr>
              <w:t>0.733</w:t>
            </w:r>
          </w:p>
        </w:tc>
        <w:tc>
          <w:tcPr>
            <w:tcW w:w="1471" w:type="dxa"/>
          </w:tcPr>
          <w:p w14:paraId="5C43EFFA" w14:textId="77777777" w:rsidR="00C96556" w:rsidRDefault="00F61671">
            <w:pPr>
              <w:pStyle w:val="TableParagraph"/>
              <w:ind w:left="289"/>
              <w:rPr>
                <w:sz w:val="24"/>
              </w:rPr>
            </w:pPr>
            <w:r>
              <w:rPr>
                <w:spacing w:val="-2"/>
                <w:sz w:val="24"/>
              </w:rPr>
              <w:t>[-0.013,</w:t>
            </w:r>
          </w:p>
        </w:tc>
      </w:tr>
      <w:tr w:rsidR="00C96556" w14:paraId="131572FC" w14:textId="77777777">
        <w:trPr>
          <w:trHeight w:val="288"/>
        </w:trPr>
        <w:tc>
          <w:tcPr>
            <w:tcW w:w="4136" w:type="dxa"/>
          </w:tcPr>
          <w:p w14:paraId="5D5084FD" w14:textId="77777777" w:rsidR="00C96556" w:rsidRDefault="00C96556">
            <w:pPr>
              <w:pStyle w:val="TableParagraph"/>
              <w:spacing w:line="240" w:lineRule="auto"/>
              <w:rPr>
                <w:rFonts w:ascii="Times New Roman"/>
                <w:sz w:val="20"/>
              </w:rPr>
            </w:pPr>
          </w:p>
        </w:tc>
        <w:tc>
          <w:tcPr>
            <w:tcW w:w="1228" w:type="dxa"/>
          </w:tcPr>
          <w:p w14:paraId="750AC71B" w14:textId="77777777" w:rsidR="00C96556" w:rsidRDefault="00C96556">
            <w:pPr>
              <w:pStyle w:val="TableParagraph"/>
              <w:spacing w:line="240" w:lineRule="auto"/>
              <w:rPr>
                <w:rFonts w:ascii="Times New Roman"/>
                <w:sz w:val="20"/>
              </w:rPr>
            </w:pPr>
          </w:p>
        </w:tc>
        <w:tc>
          <w:tcPr>
            <w:tcW w:w="1316" w:type="dxa"/>
          </w:tcPr>
          <w:p w14:paraId="398557E9" w14:textId="77777777" w:rsidR="00C96556" w:rsidRDefault="00C96556">
            <w:pPr>
              <w:pStyle w:val="TableParagraph"/>
              <w:spacing w:line="240" w:lineRule="auto"/>
              <w:rPr>
                <w:rFonts w:ascii="Times New Roman"/>
                <w:sz w:val="20"/>
              </w:rPr>
            </w:pPr>
          </w:p>
        </w:tc>
        <w:tc>
          <w:tcPr>
            <w:tcW w:w="1204" w:type="dxa"/>
          </w:tcPr>
          <w:p w14:paraId="4B8A5E49" w14:textId="77777777" w:rsidR="00C96556" w:rsidRDefault="00C96556">
            <w:pPr>
              <w:pStyle w:val="TableParagraph"/>
              <w:spacing w:line="240" w:lineRule="auto"/>
              <w:rPr>
                <w:rFonts w:ascii="Times New Roman"/>
                <w:sz w:val="20"/>
              </w:rPr>
            </w:pPr>
          </w:p>
        </w:tc>
        <w:tc>
          <w:tcPr>
            <w:tcW w:w="1471" w:type="dxa"/>
          </w:tcPr>
          <w:p w14:paraId="164FEBCA" w14:textId="77777777" w:rsidR="00C96556" w:rsidRDefault="00F61671">
            <w:pPr>
              <w:pStyle w:val="TableParagraph"/>
              <w:ind w:left="289"/>
              <w:rPr>
                <w:sz w:val="24"/>
              </w:rPr>
            </w:pPr>
            <w:r>
              <w:rPr>
                <w:spacing w:val="-2"/>
                <w:sz w:val="24"/>
              </w:rPr>
              <w:t>0.009]</w:t>
            </w:r>
          </w:p>
        </w:tc>
      </w:tr>
      <w:tr w:rsidR="00C96556" w14:paraId="60EF14A4" w14:textId="77777777">
        <w:trPr>
          <w:trHeight w:val="288"/>
        </w:trPr>
        <w:tc>
          <w:tcPr>
            <w:tcW w:w="4136" w:type="dxa"/>
          </w:tcPr>
          <w:p w14:paraId="38E8F5C7" w14:textId="77777777" w:rsidR="00C96556" w:rsidRDefault="00F61671">
            <w:pPr>
              <w:pStyle w:val="TableParagraph"/>
              <w:ind w:left="119"/>
              <w:rPr>
                <w:sz w:val="24"/>
              </w:rPr>
            </w:pPr>
            <w:r>
              <w:rPr>
                <w:w w:val="105"/>
                <w:sz w:val="24"/>
              </w:rPr>
              <w:t>%</w:t>
            </w:r>
            <w:r>
              <w:rPr>
                <w:spacing w:val="34"/>
                <w:w w:val="105"/>
                <w:sz w:val="24"/>
              </w:rPr>
              <w:t xml:space="preserve"> </w:t>
            </w:r>
            <w:r>
              <w:rPr>
                <w:spacing w:val="-2"/>
                <w:w w:val="105"/>
                <w:sz w:val="24"/>
              </w:rPr>
              <w:t>Renters</w:t>
            </w:r>
          </w:p>
        </w:tc>
        <w:tc>
          <w:tcPr>
            <w:tcW w:w="1228" w:type="dxa"/>
          </w:tcPr>
          <w:p w14:paraId="5C29B107" w14:textId="77777777" w:rsidR="00C96556" w:rsidRDefault="00F61671">
            <w:pPr>
              <w:pStyle w:val="TableParagraph"/>
              <w:ind w:left="120"/>
              <w:rPr>
                <w:sz w:val="24"/>
              </w:rPr>
            </w:pPr>
            <w:r>
              <w:rPr>
                <w:spacing w:val="-2"/>
                <w:sz w:val="24"/>
              </w:rPr>
              <w:t>-0.005</w:t>
            </w:r>
          </w:p>
        </w:tc>
        <w:tc>
          <w:tcPr>
            <w:tcW w:w="1316" w:type="dxa"/>
          </w:tcPr>
          <w:p w14:paraId="46793C4C" w14:textId="77777777" w:rsidR="00C96556" w:rsidRDefault="00F61671">
            <w:pPr>
              <w:pStyle w:val="TableParagraph"/>
              <w:ind w:left="198"/>
              <w:rPr>
                <w:sz w:val="24"/>
              </w:rPr>
            </w:pPr>
            <w:r>
              <w:rPr>
                <w:spacing w:val="-2"/>
                <w:sz w:val="24"/>
              </w:rPr>
              <w:t>0.015</w:t>
            </w:r>
          </w:p>
        </w:tc>
        <w:tc>
          <w:tcPr>
            <w:tcW w:w="1204" w:type="dxa"/>
          </w:tcPr>
          <w:p w14:paraId="340B18E2" w14:textId="77777777" w:rsidR="00C96556" w:rsidRDefault="00F61671">
            <w:pPr>
              <w:pStyle w:val="TableParagraph"/>
              <w:ind w:left="187"/>
              <w:rPr>
                <w:sz w:val="24"/>
              </w:rPr>
            </w:pPr>
            <w:r>
              <w:rPr>
                <w:spacing w:val="-2"/>
                <w:sz w:val="24"/>
              </w:rPr>
              <w:t>0.754</w:t>
            </w:r>
          </w:p>
        </w:tc>
        <w:tc>
          <w:tcPr>
            <w:tcW w:w="1471" w:type="dxa"/>
          </w:tcPr>
          <w:p w14:paraId="28C677CF" w14:textId="77777777" w:rsidR="00C96556" w:rsidRDefault="00F61671">
            <w:pPr>
              <w:pStyle w:val="TableParagraph"/>
              <w:ind w:left="289"/>
              <w:rPr>
                <w:sz w:val="24"/>
              </w:rPr>
            </w:pPr>
            <w:r>
              <w:rPr>
                <w:spacing w:val="-2"/>
                <w:sz w:val="24"/>
              </w:rPr>
              <w:t>[-0.035,</w:t>
            </w:r>
          </w:p>
        </w:tc>
      </w:tr>
      <w:tr w:rsidR="00C96556" w14:paraId="49B0A81A" w14:textId="77777777">
        <w:trPr>
          <w:trHeight w:val="288"/>
        </w:trPr>
        <w:tc>
          <w:tcPr>
            <w:tcW w:w="4136" w:type="dxa"/>
          </w:tcPr>
          <w:p w14:paraId="4EF7CC9E" w14:textId="77777777" w:rsidR="00C96556" w:rsidRDefault="00C96556">
            <w:pPr>
              <w:pStyle w:val="TableParagraph"/>
              <w:spacing w:line="240" w:lineRule="auto"/>
              <w:rPr>
                <w:rFonts w:ascii="Times New Roman"/>
                <w:sz w:val="20"/>
              </w:rPr>
            </w:pPr>
          </w:p>
        </w:tc>
        <w:tc>
          <w:tcPr>
            <w:tcW w:w="1228" w:type="dxa"/>
          </w:tcPr>
          <w:p w14:paraId="1371989A" w14:textId="77777777" w:rsidR="00C96556" w:rsidRDefault="00C96556">
            <w:pPr>
              <w:pStyle w:val="TableParagraph"/>
              <w:spacing w:line="240" w:lineRule="auto"/>
              <w:rPr>
                <w:rFonts w:ascii="Times New Roman"/>
                <w:sz w:val="20"/>
              </w:rPr>
            </w:pPr>
          </w:p>
        </w:tc>
        <w:tc>
          <w:tcPr>
            <w:tcW w:w="1316" w:type="dxa"/>
          </w:tcPr>
          <w:p w14:paraId="07F7FF33" w14:textId="77777777" w:rsidR="00C96556" w:rsidRDefault="00C96556">
            <w:pPr>
              <w:pStyle w:val="TableParagraph"/>
              <w:spacing w:line="240" w:lineRule="auto"/>
              <w:rPr>
                <w:rFonts w:ascii="Times New Roman"/>
                <w:sz w:val="20"/>
              </w:rPr>
            </w:pPr>
          </w:p>
        </w:tc>
        <w:tc>
          <w:tcPr>
            <w:tcW w:w="1204" w:type="dxa"/>
          </w:tcPr>
          <w:p w14:paraId="5006044B" w14:textId="77777777" w:rsidR="00C96556" w:rsidRDefault="00C96556">
            <w:pPr>
              <w:pStyle w:val="TableParagraph"/>
              <w:spacing w:line="240" w:lineRule="auto"/>
              <w:rPr>
                <w:rFonts w:ascii="Times New Roman"/>
                <w:sz w:val="20"/>
              </w:rPr>
            </w:pPr>
          </w:p>
        </w:tc>
        <w:tc>
          <w:tcPr>
            <w:tcW w:w="1471" w:type="dxa"/>
          </w:tcPr>
          <w:p w14:paraId="11DF9700" w14:textId="77777777" w:rsidR="00C96556" w:rsidRDefault="00F61671">
            <w:pPr>
              <w:pStyle w:val="TableParagraph"/>
              <w:ind w:left="289"/>
              <w:rPr>
                <w:sz w:val="24"/>
              </w:rPr>
            </w:pPr>
            <w:r>
              <w:rPr>
                <w:spacing w:val="-2"/>
                <w:sz w:val="24"/>
              </w:rPr>
              <w:t>0.025]</w:t>
            </w:r>
          </w:p>
        </w:tc>
      </w:tr>
      <w:tr w:rsidR="00C96556" w14:paraId="7CEEC6FB" w14:textId="77777777">
        <w:trPr>
          <w:trHeight w:val="288"/>
        </w:trPr>
        <w:tc>
          <w:tcPr>
            <w:tcW w:w="4136" w:type="dxa"/>
          </w:tcPr>
          <w:p w14:paraId="192DC3C4" w14:textId="77777777" w:rsidR="00C96556" w:rsidRDefault="00F61671">
            <w:pPr>
              <w:pStyle w:val="TableParagraph"/>
              <w:ind w:left="119"/>
              <w:rPr>
                <w:sz w:val="24"/>
              </w:rPr>
            </w:pPr>
            <w:r>
              <w:rPr>
                <w:w w:val="110"/>
                <w:sz w:val="24"/>
              </w:rPr>
              <w:t>%</w:t>
            </w:r>
            <w:r>
              <w:rPr>
                <w:spacing w:val="22"/>
                <w:w w:val="110"/>
                <w:sz w:val="24"/>
              </w:rPr>
              <w:t xml:space="preserve"> </w:t>
            </w:r>
            <w:r>
              <w:rPr>
                <w:spacing w:val="-2"/>
                <w:w w:val="110"/>
                <w:sz w:val="24"/>
              </w:rPr>
              <w:t>White</w:t>
            </w:r>
          </w:p>
        </w:tc>
        <w:tc>
          <w:tcPr>
            <w:tcW w:w="1228" w:type="dxa"/>
          </w:tcPr>
          <w:p w14:paraId="0BBBF346" w14:textId="77777777" w:rsidR="00C96556" w:rsidRDefault="00F61671">
            <w:pPr>
              <w:pStyle w:val="TableParagraph"/>
              <w:ind w:left="120"/>
              <w:rPr>
                <w:sz w:val="24"/>
              </w:rPr>
            </w:pPr>
            <w:r>
              <w:rPr>
                <w:spacing w:val="-2"/>
                <w:sz w:val="24"/>
              </w:rPr>
              <w:t>-0.007</w:t>
            </w:r>
          </w:p>
        </w:tc>
        <w:tc>
          <w:tcPr>
            <w:tcW w:w="1316" w:type="dxa"/>
          </w:tcPr>
          <w:p w14:paraId="44707954" w14:textId="77777777" w:rsidR="00C96556" w:rsidRDefault="00F61671">
            <w:pPr>
              <w:pStyle w:val="TableParagraph"/>
              <w:ind w:left="197"/>
              <w:rPr>
                <w:sz w:val="24"/>
              </w:rPr>
            </w:pPr>
            <w:r>
              <w:rPr>
                <w:spacing w:val="-2"/>
                <w:sz w:val="24"/>
              </w:rPr>
              <w:t>0.011</w:t>
            </w:r>
          </w:p>
        </w:tc>
        <w:tc>
          <w:tcPr>
            <w:tcW w:w="1204" w:type="dxa"/>
          </w:tcPr>
          <w:p w14:paraId="29EB6E7F" w14:textId="77777777" w:rsidR="00C96556" w:rsidRDefault="00F61671">
            <w:pPr>
              <w:pStyle w:val="TableParagraph"/>
              <w:ind w:left="187"/>
              <w:rPr>
                <w:sz w:val="24"/>
              </w:rPr>
            </w:pPr>
            <w:r>
              <w:rPr>
                <w:spacing w:val="-2"/>
                <w:sz w:val="24"/>
              </w:rPr>
              <w:t>0.499</w:t>
            </w:r>
          </w:p>
        </w:tc>
        <w:tc>
          <w:tcPr>
            <w:tcW w:w="1471" w:type="dxa"/>
          </w:tcPr>
          <w:p w14:paraId="47FAD5F4" w14:textId="77777777" w:rsidR="00C96556" w:rsidRDefault="00F61671">
            <w:pPr>
              <w:pStyle w:val="TableParagraph"/>
              <w:ind w:left="289"/>
              <w:rPr>
                <w:sz w:val="24"/>
              </w:rPr>
            </w:pPr>
            <w:r>
              <w:rPr>
                <w:spacing w:val="-4"/>
                <w:sz w:val="24"/>
              </w:rPr>
              <w:t>[-</w:t>
            </w:r>
            <w:r>
              <w:rPr>
                <w:spacing w:val="-2"/>
                <w:sz w:val="24"/>
              </w:rPr>
              <w:t>0.028,</w:t>
            </w:r>
          </w:p>
        </w:tc>
      </w:tr>
      <w:tr w:rsidR="00C96556" w14:paraId="5710CCEE" w14:textId="77777777">
        <w:trPr>
          <w:trHeight w:val="288"/>
        </w:trPr>
        <w:tc>
          <w:tcPr>
            <w:tcW w:w="4136" w:type="dxa"/>
          </w:tcPr>
          <w:p w14:paraId="6F54871D" w14:textId="77777777" w:rsidR="00C96556" w:rsidRDefault="00C96556">
            <w:pPr>
              <w:pStyle w:val="TableParagraph"/>
              <w:spacing w:line="240" w:lineRule="auto"/>
              <w:rPr>
                <w:rFonts w:ascii="Times New Roman"/>
                <w:sz w:val="20"/>
              </w:rPr>
            </w:pPr>
          </w:p>
        </w:tc>
        <w:tc>
          <w:tcPr>
            <w:tcW w:w="1228" w:type="dxa"/>
          </w:tcPr>
          <w:p w14:paraId="18D04E29" w14:textId="77777777" w:rsidR="00C96556" w:rsidRDefault="00C96556">
            <w:pPr>
              <w:pStyle w:val="TableParagraph"/>
              <w:spacing w:line="240" w:lineRule="auto"/>
              <w:rPr>
                <w:rFonts w:ascii="Times New Roman"/>
                <w:sz w:val="20"/>
              </w:rPr>
            </w:pPr>
          </w:p>
        </w:tc>
        <w:tc>
          <w:tcPr>
            <w:tcW w:w="1316" w:type="dxa"/>
          </w:tcPr>
          <w:p w14:paraId="0A5340A8" w14:textId="77777777" w:rsidR="00C96556" w:rsidRDefault="00C96556">
            <w:pPr>
              <w:pStyle w:val="TableParagraph"/>
              <w:spacing w:line="240" w:lineRule="auto"/>
              <w:rPr>
                <w:rFonts w:ascii="Times New Roman"/>
                <w:sz w:val="20"/>
              </w:rPr>
            </w:pPr>
          </w:p>
        </w:tc>
        <w:tc>
          <w:tcPr>
            <w:tcW w:w="1204" w:type="dxa"/>
          </w:tcPr>
          <w:p w14:paraId="36E424A1" w14:textId="77777777" w:rsidR="00C96556" w:rsidRDefault="00C96556">
            <w:pPr>
              <w:pStyle w:val="TableParagraph"/>
              <w:spacing w:line="240" w:lineRule="auto"/>
              <w:rPr>
                <w:rFonts w:ascii="Times New Roman"/>
                <w:sz w:val="20"/>
              </w:rPr>
            </w:pPr>
          </w:p>
        </w:tc>
        <w:tc>
          <w:tcPr>
            <w:tcW w:w="1471" w:type="dxa"/>
          </w:tcPr>
          <w:p w14:paraId="695E05C9" w14:textId="77777777" w:rsidR="00C96556" w:rsidRDefault="00F61671">
            <w:pPr>
              <w:pStyle w:val="TableParagraph"/>
              <w:ind w:left="289"/>
              <w:rPr>
                <w:sz w:val="24"/>
              </w:rPr>
            </w:pPr>
            <w:r>
              <w:rPr>
                <w:spacing w:val="-2"/>
                <w:sz w:val="24"/>
              </w:rPr>
              <w:t>0.014]</w:t>
            </w:r>
          </w:p>
        </w:tc>
      </w:tr>
      <w:tr w:rsidR="00C96556" w14:paraId="36184510" w14:textId="77777777">
        <w:trPr>
          <w:trHeight w:val="288"/>
        </w:trPr>
        <w:tc>
          <w:tcPr>
            <w:tcW w:w="4136" w:type="dxa"/>
          </w:tcPr>
          <w:p w14:paraId="3A92A94B" w14:textId="77777777" w:rsidR="00C96556" w:rsidRDefault="00F61671">
            <w:pPr>
              <w:pStyle w:val="TableParagraph"/>
              <w:ind w:left="119"/>
              <w:rPr>
                <w:sz w:val="24"/>
              </w:rPr>
            </w:pPr>
            <w:r>
              <w:rPr>
                <w:w w:val="115"/>
                <w:sz w:val="24"/>
              </w:rPr>
              <w:t>%</w:t>
            </w:r>
            <w:r>
              <w:rPr>
                <w:spacing w:val="11"/>
                <w:w w:val="115"/>
                <w:sz w:val="24"/>
              </w:rPr>
              <w:t xml:space="preserve"> </w:t>
            </w:r>
            <w:r>
              <w:rPr>
                <w:spacing w:val="-2"/>
                <w:w w:val="115"/>
                <w:sz w:val="24"/>
              </w:rPr>
              <w:t>Black</w:t>
            </w:r>
          </w:p>
        </w:tc>
        <w:tc>
          <w:tcPr>
            <w:tcW w:w="1228" w:type="dxa"/>
          </w:tcPr>
          <w:p w14:paraId="27756C21" w14:textId="77777777" w:rsidR="00C96556" w:rsidRDefault="00F61671">
            <w:pPr>
              <w:pStyle w:val="TableParagraph"/>
              <w:ind w:left="120"/>
              <w:rPr>
                <w:sz w:val="24"/>
              </w:rPr>
            </w:pPr>
            <w:r>
              <w:rPr>
                <w:spacing w:val="-2"/>
                <w:sz w:val="24"/>
              </w:rPr>
              <w:t>-0.004</w:t>
            </w:r>
          </w:p>
        </w:tc>
        <w:tc>
          <w:tcPr>
            <w:tcW w:w="1316" w:type="dxa"/>
          </w:tcPr>
          <w:p w14:paraId="5EC1E535" w14:textId="77777777" w:rsidR="00C96556" w:rsidRDefault="00F61671">
            <w:pPr>
              <w:pStyle w:val="TableParagraph"/>
              <w:ind w:left="198"/>
              <w:rPr>
                <w:sz w:val="24"/>
              </w:rPr>
            </w:pPr>
            <w:r>
              <w:rPr>
                <w:spacing w:val="-2"/>
                <w:sz w:val="24"/>
              </w:rPr>
              <w:t>0.009</w:t>
            </w:r>
          </w:p>
        </w:tc>
        <w:tc>
          <w:tcPr>
            <w:tcW w:w="1204" w:type="dxa"/>
          </w:tcPr>
          <w:p w14:paraId="4F831D6F" w14:textId="77777777" w:rsidR="00C96556" w:rsidRDefault="00F61671">
            <w:pPr>
              <w:pStyle w:val="TableParagraph"/>
              <w:ind w:left="187"/>
              <w:rPr>
                <w:sz w:val="24"/>
              </w:rPr>
            </w:pPr>
            <w:r>
              <w:rPr>
                <w:spacing w:val="-2"/>
                <w:sz w:val="24"/>
              </w:rPr>
              <w:t>0.685</w:t>
            </w:r>
          </w:p>
        </w:tc>
        <w:tc>
          <w:tcPr>
            <w:tcW w:w="1471" w:type="dxa"/>
          </w:tcPr>
          <w:p w14:paraId="740D1CD6" w14:textId="77777777" w:rsidR="00C96556" w:rsidRDefault="00F61671">
            <w:pPr>
              <w:pStyle w:val="TableParagraph"/>
              <w:ind w:left="289"/>
              <w:rPr>
                <w:sz w:val="24"/>
              </w:rPr>
            </w:pPr>
            <w:r>
              <w:rPr>
                <w:spacing w:val="-4"/>
                <w:sz w:val="24"/>
              </w:rPr>
              <w:t>[-</w:t>
            </w:r>
            <w:r>
              <w:rPr>
                <w:spacing w:val="-2"/>
                <w:sz w:val="24"/>
              </w:rPr>
              <w:t>0.021,</w:t>
            </w:r>
          </w:p>
        </w:tc>
      </w:tr>
      <w:tr w:rsidR="00C96556" w14:paraId="6ABF8970" w14:textId="77777777">
        <w:trPr>
          <w:trHeight w:val="288"/>
        </w:trPr>
        <w:tc>
          <w:tcPr>
            <w:tcW w:w="4136" w:type="dxa"/>
          </w:tcPr>
          <w:p w14:paraId="5C1E5273" w14:textId="77777777" w:rsidR="00C96556" w:rsidRDefault="00C96556">
            <w:pPr>
              <w:pStyle w:val="TableParagraph"/>
              <w:spacing w:line="240" w:lineRule="auto"/>
              <w:rPr>
                <w:rFonts w:ascii="Times New Roman"/>
                <w:sz w:val="20"/>
              </w:rPr>
            </w:pPr>
          </w:p>
        </w:tc>
        <w:tc>
          <w:tcPr>
            <w:tcW w:w="1228" w:type="dxa"/>
          </w:tcPr>
          <w:p w14:paraId="124DE53D" w14:textId="77777777" w:rsidR="00C96556" w:rsidRDefault="00C96556">
            <w:pPr>
              <w:pStyle w:val="TableParagraph"/>
              <w:spacing w:line="240" w:lineRule="auto"/>
              <w:rPr>
                <w:rFonts w:ascii="Times New Roman"/>
                <w:sz w:val="20"/>
              </w:rPr>
            </w:pPr>
          </w:p>
        </w:tc>
        <w:tc>
          <w:tcPr>
            <w:tcW w:w="1316" w:type="dxa"/>
          </w:tcPr>
          <w:p w14:paraId="5160185F" w14:textId="77777777" w:rsidR="00C96556" w:rsidRDefault="00C96556">
            <w:pPr>
              <w:pStyle w:val="TableParagraph"/>
              <w:spacing w:line="240" w:lineRule="auto"/>
              <w:rPr>
                <w:rFonts w:ascii="Times New Roman"/>
                <w:sz w:val="20"/>
              </w:rPr>
            </w:pPr>
          </w:p>
        </w:tc>
        <w:tc>
          <w:tcPr>
            <w:tcW w:w="1204" w:type="dxa"/>
          </w:tcPr>
          <w:p w14:paraId="6E93CBBA" w14:textId="77777777" w:rsidR="00C96556" w:rsidRDefault="00C96556">
            <w:pPr>
              <w:pStyle w:val="TableParagraph"/>
              <w:spacing w:line="240" w:lineRule="auto"/>
              <w:rPr>
                <w:rFonts w:ascii="Times New Roman"/>
                <w:sz w:val="20"/>
              </w:rPr>
            </w:pPr>
          </w:p>
        </w:tc>
        <w:tc>
          <w:tcPr>
            <w:tcW w:w="1471" w:type="dxa"/>
          </w:tcPr>
          <w:p w14:paraId="36FB88E5" w14:textId="77777777" w:rsidR="00C96556" w:rsidRDefault="00F61671">
            <w:pPr>
              <w:pStyle w:val="TableParagraph"/>
              <w:ind w:left="289"/>
              <w:rPr>
                <w:sz w:val="24"/>
              </w:rPr>
            </w:pPr>
            <w:r>
              <w:rPr>
                <w:spacing w:val="-2"/>
                <w:sz w:val="24"/>
              </w:rPr>
              <w:t>0.014]</w:t>
            </w:r>
          </w:p>
        </w:tc>
      </w:tr>
      <w:tr w:rsidR="00C96556" w14:paraId="78C6DEA4" w14:textId="77777777">
        <w:trPr>
          <w:trHeight w:val="288"/>
        </w:trPr>
        <w:tc>
          <w:tcPr>
            <w:tcW w:w="4136" w:type="dxa"/>
          </w:tcPr>
          <w:p w14:paraId="51087C22" w14:textId="77777777" w:rsidR="00C96556" w:rsidRDefault="00F61671">
            <w:pPr>
              <w:pStyle w:val="TableParagraph"/>
              <w:ind w:left="119"/>
              <w:rPr>
                <w:sz w:val="24"/>
              </w:rPr>
            </w:pPr>
            <w:r>
              <w:rPr>
                <w:w w:val="105"/>
                <w:sz w:val="24"/>
              </w:rPr>
              <w:t>%</w:t>
            </w:r>
            <w:r>
              <w:rPr>
                <w:spacing w:val="34"/>
                <w:w w:val="105"/>
                <w:sz w:val="24"/>
              </w:rPr>
              <w:t xml:space="preserve"> </w:t>
            </w:r>
            <w:r>
              <w:rPr>
                <w:spacing w:val="-2"/>
                <w:w w:val="105"/>
                <w:sz w:val="24"/>
              </w:rPr>
              <w:t>Married</w:t>
            </w:r>
          </w:p>
        </w:tc>
        <w:tc>
          <w:tcPr>
            <w:tcW w:w="1228" w:type="dxa"/>
          </w:tcPr>
          <w:p w14:paraId="4D8EF426" w14:textId="77777777" w:rsidR="00C96556" w:rsidRDefault="00F61671">
            <w:pPr>
              <w:pStyle w:val="TableParagraph"/>
              <w:ind w:left="121"/>
              <w:rPr>
                <w:sz w:val="24"/>
              </w:rPr>
            </w:pPr>
            <w:r>
              <w:rPr>
                <w:spacing w:val="-2"/>
                <w:sz w:val="24"/>
              </w:rPr>
              <w:t>-0.013</w:t>
            </w:r>
          </w:p>
        </w:tc>
        <w:tc>
          <w:tcPr>
            <w:tcW w:w="1316" w:type="dxa"/>
          </w:tcPr>
          <w:p w14:paraId="003940CE" w14:textId="77777777" w:rsidR="00C96556" w:rsidRDefault="00F61671">
            <w:pPr>
              <w:pStyle w:val="TableParagraph"/>
              <w:ind w:left="198"/>
              <w:rPr>
                <w:sz w:val="24"/>
              </w:rPr>
            </w:pPr>
            <w:r>
              <w:rPr>
                <w:spacing w:val="-2"/>
                <w:sz w:val="24"/>
              </w:rPr>
              <w:t>0.015</w:t>
            </w:r>
          </w:p>
        </w:tc>
        <w:tc>
          <w:tcPr>
            <w:tcW w:w="1204" w:type="dxa"/>
          </w:tcPr>
          <w:p w14:paraId="2F77E100" w14:textId="77777777" w:rsidR="00C96556" w:rsidRDefault="00F61671">
            <w:pPr>
              <w:pStyle w:val="TableParagraph"/>
              <w:ind w:left="188"/>
              <w:rPr>
                <w:sz w:val="24"/>
              </w:rPr>
            </w:pPr>
            <w:r>
              <w:rPr>
                <w:spacing w:val="-4"/>
                <w:sz w:val="24"/>
              </w:rPr>
              <w:t>0.374</w:t>
            </w:r>
          </w:p>
        </w:tc>
        <w:tc>
          <w:tcPr>
            <w:tcW w:w="1471" w:type="dxa"/>
          </w:tcPr>
          <w:p w14:paraId="24FF7F64" w14:textId="77777777" w:rsidR="00C96556" w:rsidRDefault="00F61671">
            <w:pPr>
              <w:pStyle w:val="TableParagraph"/>
              <w:ind w:left="290"/>
              <w:rPr>
                <w:sz w:val="24"/>
              </w:rPr>
            </w:pPr>
            <w:r>
              <w:rPr>
                <w:spacing w:val="-2"/>
                <w:sz w:val="24"/>
              </w:rPr>
              <w:t>[-0.042,</w:t>
            </w:r>
          </w:p>
        </w:tc>
      </w:tr>
      <w:tr w:rsidR="00C96556" w14:paraId="5B2BE1A5" w14:textId="77777777">
        <w:trPr>
          <w:trHeight w:val="288"/>
        </w:trPr>
        <w:tc>
          <w:tcPr>
            <w:tcW w:w="4136" w:type="dxa"/>
          </w:tcPr>
          <w:p w14:paraId="00582614" w14:textId="77777777" w:rsidR="00C96556" w:rsidRDefault="00C96556">
            <w:pPr>
              <w:pStyle w:val="TableParagraph"/>
              <w:spacing w:line="240" w:lineRule="auto"/>
              <w:rPr>
                <w:rFonts w:ascii="Times New Roman"/>
                <w:sz w:val="20"/>
              </w:rPr>
            </w:pPr>
          </w:p>
        </w:tc>
        <w:tc>
          <w:tcPr>
            <w:tcW w:w="1228" w:type="dxa"/>
          </w:tcPr>
          <w:p w14:paraId="50B98157" w14:textId="77777777" w:rsidR="00C96556" w:rsidRDefault="00C96556">
            <w:pPr>
              <w:pStyle w:val="TableParagraph"/>
              <w:spacing w:line="240" w:lineRule="auto"/>
              <w:rPr>
                <w:rFonts w:ascii="Times New Roman"/>
                <w:sz w:val="20"/>
              </w:rPr>
            </w:pPr>
          </w:p>
        </w:tc>
        <w:tc>
          <w:tcPr>
            <w:tcW w:w="1316" w:type="dxa"/>
          </w:tcPr>
          <w:p w14:paraId="77A3C9A9" w14:textId="77777777" w:rsidR="00C96556" w:rsidRDefault="00C96556">
            <w:pPr>
              <w:pStyle w:val="TableParagraph"/>
              <w:spacing w:line="240" w:lineRule="auto"/>
              <w:rPr>
                <w:rFonts w:ascii="Times New Roman"/>
                <w:sz w:val="20"/>
              </w:rPr>
            </w:pPr>
          </w:p>
        </w:tc>
        <w:tc>
          <w:tcPr>
            <w:tcW w:w="1204" w:type="dxa"/>
          </w:tcPr>
          <w:p w14:paraId="617C4590" w14:textId="77777777" w:rsidR="00C96556" w:rsidRDefault="00C96556">
            <w:pPr>
              <w:pStyle w:val="TableParagraph"/>
              <w:spacing w:line="240" w:lineRule="auto"/>
              <w:rPr>
                <w:rFonts w:ascii="Times New Roman"/>
                <w:sz w:val="20"/>
              </w:rPr>
            </w:pPr>
          </w:p>
        </w:tc>
        <w:tc>
          <w:tcPr>
            <w:tcW w:w="1471" w:type="dxa"/>
          </w:tcPr>
          <w:p w14:paraId="7785982D" w14:textId="77777777" w:rsidR="00C96556" w:rsidRDefault="00F61671">
            <w:pPr>
              <w:pStyle w:val="TableParagraph"/>
              <w:ind w:left="289"/>
              <w:rPr>
                <w:sz w:val="24"/>
              </w:rPr>
            </w:pPr>
            <w:r>
              <w:rPr>
                <w:spacing w:val="-2"/>
                <w:sz w:val="24"/>
              </w:rPr>
              <w:t>0.016]</w:t>
            </w:r>
          </w:p>
        </w:tc>
      </w:tr>
      <w:tr w:rsidR="00C96556" w14:paraId="1B1440ED" w14:textId="77777777">
        <w:trPr>
          <w:trHeight w:val="288"/>
        </w:trPr>
        <w:tc>
          <w:tcPr>
            <w:tcW w:w="4136" w:type="dxa"/>
          </w:tcPr>
          <w:p w14:paraId="3D7C54FA" w14:textId="77777777" w:rsidR="00C96556" w:rsidRDefault="00F61671">
            <w:pPr>
              <w:pStyle w:val="TableParagraph"/>
              <w:ind w:left="119"/>
              <w:rPr>
                <w:sz w:val="24"/>
              </w:rPr>
            </w:pPr>
            <w:r>
              <w:rPr>
                <w:w w:val="105"/>
                <w:sz w:val="24"/>
              </w:rPr>
              <w:t>%</w:t>
            </w:r>
            <w:r>
              <w:rPr>
                <w:spacing w:val="34"/>
                <w:w w:val="105"/>
                <w:sz w:val="24"/>
              </w:rPr>
              <w:t xml:space="preserve"> </w:t>
            </w:r>
            <w:r>
              <w:rPr>
                <w:spacing w:val="-2"/>
                <w:w w:val="105"/>
                <w:sz w:val="24"/>
              </w:rPr>
              <w:t>Separated</w:t>
            </w:r>
          </w:p>
        </w:tc>
        <w:tc>
          <w:tcPr>
            <w:tcW w:w="1228" w:type="dxa"/>
          </w:tcPr>
          <w:p w14:paraId="65D4D315" w14:textId="77777777" w:rsidR="00C96556" w:rsidRDefault="00F61671">
            <w:pPr>
              <w:pStyle w:val="TableParagraph"/>
              <w:ind w:left="121"/>
              <w:rPr>
                <w:sz w:val="24"/>
              </w:rPr>
            </w:pPr>
            <w:r>
              <w:rPr>
                <w:spacing w:val="-2"/>
                <w:sz w:val="24"/>
              </w:rPr>
              <w:t>0.001</w:t>
            </w:r>
          </w:p>
        </w:tc>
        <w:tc>
          <w:tcPr>
            <w:tcW w:w="1316" w:type="dxa"/>
          </w:tcPr>
          <w:p w14:paraId="30B2CBC9" w14:textId="77777777" w:rsidR="00C96556" w:rsidRDefault="00F61671">
            <w:pPr>
              <w:pStyle w:val="TableParagraph"/>
              <w:ind w:left="199"/>
              <w:rPr>
                <w:sz w:val="24"/>
              </w:rPr>
            </w:pPr>
            <w:r>
              <w:rPr>
                <w:spacing w:val="-2"/>
                <w:sz w:val="24"/>
              </w:rPr>
              <w:t>0.002</w:t>
            </w:r>
          </w:p>
        </w:tc>
        <w:tc>
          <w:tcPr>
            <w:tcW w:w="1204" w:type="dxa"/>
          </w:tcPr>
          <w:p w14:paraId="56409ADC" w14:textId="77777777" w:rsidR="00C96556" w:rsidRDefault="00F61671">
            <w:pPr>
              <w:pStyle w:val="TableParagraph"/>
              <w:ind w:left="188"/>
              <w:rPr>
                <w:sz w:val="24"/>
              </w:rPr>
            </w:pPr>
            <w:r>
              <w:rPr>
                <w:spacing w:val="-2"/>
                <w:sz w:val="24"/>
              </w:rPr>
              <w:t>0.485</w:t>
            </w:r>
          </w:p>
        </w:tc>
        <w:tc>
          <w:tcPr>
            <w:tcW w:w="1471" w:type="dxa"/>
          </w:tcPr>
          <w:p w14:paraId="0781D6A6" w14:textId="77777777" w:rsidR="00C96556" w:rsidRDefault="00F61671">
            <w:pPr>
              <w:pStyle w:val="TableParagraph"/>
              <w:ind w:left="290"/>
              <w:rPr>
                <w:sz w:val="24"/>
              </w:rPr>
            </w:pPr>
            <w:r>
              <w:rPr>
                <w:spacing w:val="-2"/>
                <w:sz w:val="24"/>
              </w:rPr>
              <w:t>[-0.002,</w:t>
            </w:r>
          </w:p>
        </w:tc>
      </w:tr>
      <w:tr w:rsidR="00C96556" w14:paraId="02ECA21A" w14:textId="77777777">
        <w:trPr>
          <w:trHeight w:val="289"/>
        </w:trPr>
        <w:tc>
          <w:tcPr>
            <w:tcW w:w="4136" w:type="dxa"/>
            <w:tcBorders>
              <w:bottom w:val="single" w:sz="4" w:space="0" w:color="000000"/>
            </w:tcBorders>
          </w:tcPr>
          <w:p w14:paraId="730B746C" w14:textId="77777777" w:rsidR="00C96556" w:rsidRDefault="00C96556">
            <w:pPr>
              <w:pStyle w:val="TableParagraph"/>
              <w:spacing w:line="240" w:lineRule="auto"/>
              <w:rPr>
                <w:rFonts w:ascii="Times New Roman"/>
                <w:sz w:val="20"/>
              </w:rPr>
            </w:pPr>
          </w:p>
        </w:tc>
        <w:tc>
          <w:tcPr>
            <w:tcW w:w="1228" w:type="dxa"/>
            <w:tcBorders>
              <w:bottom w:val="single" w:sz="4" w:space="0" w:color="000000"/>
            </w:tcBorders>
          </w:tcPr>
          <w:p w14:paraId="197E5982" w14:textId="77777777" w:rsidR="00C96556" w:rsidRDefault="00C96556">
            <w:pPr>
              <w:pStyle w:val="TableParagraph"/>
              <w:spacing w:line="240" w:lineRule="auto"/>
              <w:rPr>
                <w:rFonts w:ascii="Times New Roman"/>
                <w:sz w:val="20"/>
              </w:rPr>
            </w:pPr>
          </w:p>
        </w:tc>
        <w:tc>
          <w:tcPr>
            <w:tcW w:w="1316" w:type="dxa"/>
            <w:tcBorders>
              <w:bottom w:val="single" w:sz="4" w:space="0" w:color="000000"/>
            </w:tcBorders>
          </w:tcPr>
          <w:p w14:paraId="1F3C96E3" w14:textId="77777777" w:rsidR="00C96556" w:rsidRDefault="00C96556">
            <w:pPr>
              <w:pStyle w:val="TableParagraph"/>
              <w:spacing w:line="240" w:lineRule="auto"/>
              <w:rPr>
                <w:rFonts w:ascii="Times New Roman"/>
                <w:sz w:val="20"/>
              </w:rPr>
            </w:pPr>
          </w:p>
        </w:tc>
        <w:tc>
          <w:tcPr>
            <w:tcW w:w="1204" w:type="dxa"/>
            <w:tcBorders>
              <w:bottom w:val="single" w:sz="4" w:space="0" w:color="000000"/>
            </w:tcBorders>
          </w:tcPr>
          <w:p w14:paraId="727540F4" w14:textId="77777777" w:rsidR="00C96556" w:rsidRDefault="00C96556">
            <w:pPr>
              <w:pStyle w:val="TableParagraph"/>
              <w:spacing w:line="240" w:lineRule="auto"/>
              <w:rPr>
                <w:rFonts w:ascii="Times New Roman"/>
                <w:sz w:val="20"/>
              </w:rPr>
            </w:pPr>
          </w:p>
        </w:tc>
        <w:tc>
          <w:tcPr>
            <w:tcW w:w="1471" w:type="dxa"/>
            <w:tcBorders>
              <w:bottom w:val="single" w:sz="4" w:space="0" w:color="000000"/>
            </w:tcBorders>
          </w:tcPr>
          <w:p w14:paraId="1749BD37" w14:textId="77777777" w:rsidR="00C96556" w:rsidRDefault="00F61671">
            <w:pPr>
              <w:pStyle w:val="TableParagraph"/>
              <w:ind w:left="289"/>
              <w:rPr>
                <w:sz w:val="24"/>
              </w:rPr>
            </w:pPr>
            <w:r>
              <w:rPr>
                <w:spacing w:val="-2"/>
                <w:sz w:val="24"/>
              </w:rPr>
              <w:t>0.004]</w:t>
            </w:r>
          </w:p>
        </w:tc>
      </w:tr>
    </w:tbl>
    <w:p w14:paraId="4B137EFC" w14:textId="77777777" w:rsidR="00C96556" w:rsidRDefault="00F61671">
      <w:pPr>
        <w:spacing w:before="77" w:line="242" w:lineRule="auto"/>
        <w:ind w:left="351" w:right="1740"/>
        <w:jc w:val="both"/>
      </w:pPr>
      <w:r>
        <w:rPr>
          <w:rFonts w:ascii="Arial"/>
          <w:i/>
        </w:rPr>
        <w:t>Notes:</w:t>
      </w:r>
      <w:r>
        <w:rPr>
          <w:rFonts w:ascii="Arial"/>
          <w:i/>
          <w:spacing w:val="40"/>
        </w:rPr>
        <w:t xml:space="preserve"> </w:t>
      </w:r>
      <w:r>
        <w:t>Estimates indicate the treatment effect of failing to renew a road maintenance tax levy</w:t>
      </w:r>
      <w:r>
        <w:rPr>
          <w:spacing w:val="40"/>
        </w:rPr>
        <w:t xml:space="preserve"> </w:t>
      </w:r>
      <w:r>
        <w:t>on</w:t>
      </w:r>
      <w:r>
        <w:rPr>
          <w:spacing w:val="40"/>
        </w:rPr>
        <w:t xml:space="preserve"> </w:t>
      </w:r>
      <w:r>
        <w:t>each</w:t>
      </w:r>
      <w:r>
        <w:rPr>
          <w:spacing w:val="40"/>
        </w:rPr>
        <w:t xml:space="preserve"> </w:t>
      </w:r>
      <w:r>
        <w:t>covariate</w:t>
      </w:r>
      <w:r>
        <w:rPr>
          <w:spacing w:val="40"/>
        </w:rPr>
        <w:t xml:space="preserve"> </w:t>
      </w:r>
      <w:r>
        <w:t>considered</w:t>
      </w:r>
      <w:r>
        <w:rPr>
          <w:spacing w:val="40"/>
        </w:rPr>
        <w:t xml:space="preserve"> </w:t>
      </w:r>
      <w:r>
        <w:t>during</w:t>
      </w:r>
      <w:r>
        <w:rPr>
          <w:spacing w:val="40"/>
        </w:rPr>
        <w:t xml:space="preserve"> </w:t>
      </w:r>
      <w:r>
        <w:t>our</w:t>
      </w:r>
      <w:r>
        <w:rPr>
          <w:spacing w:val="40"/>
        </w:rPr>
        <w:t xml:space="preserve"> </w:t>
      </w:r>
      <w:r>
        <w:t>study.</w:t>
      </w:r>
      <w:r>
        <w:rPr>
          <w:spacing w:val="80"/>
        </w:rPr>
        <w:t xml:space="preserve"> </w:t>
      </w:r>
      <w:r>
        <w:t>Confidence</w:t>
      </w:r>
      <w:r>
        <w:rPr>
          <w:spacing w:val="40"/>
        </w:rPr>
        <w:t xml:space="preserve"> </w:t>
      </w:r>
      <w:r>
        <w:t>intervals</w:t>
      </w:r>
      <w:r>
        <w:rPr>
          <w:spacing w:val="40"/>
        </w:rPr>
        <w:t xml:space="preserve"> </w:t>
      </w:r>
      <w:r>
        <w:t>are</w:t>
      </w:r>
      <w:r>
        <w:rPr>
          <w:spacing w:val="40"/>
        </w:rPr>
        <w:t xml:space="preserve"> </w:t>
      </w:r>
      <w:r>
        <w:t>presented in square brackets.</w:t>
      </w:r>
    </w:p>
    <w:p w14:paraId="45FB6496" w14:textId="77777777" w:rsidR="00C96556" w:rsidRDefault="00C96556">
      <w:pPr>
        <w:spacing w:line="242" w:lineRule="auto"/>
        <w:jc w:val="both"/>
        <w:sectPr w:rsidR="00C96556">
          <w:pgSz w:w="12240" w:h="15840"/>
          <w:pgMar w:top="1420" w:right="360" w:bottom="1020" w:left="1440" w:header="0" w:footer="749" w:gutter="0"/>
          <w:cols w:space="720"/>
        </w:sectPr>
      </w:pPr>
    </w:p>
    <w:p w14:paraId="584EB392" w14:textId="77777777" w:rsidR="00C96556" w:rsidRDefault="00F61671">
      <w:pPr>
        <w:pStyle w:val="Heading1"/>
        <w:numPr>
          <w:ilvl w:val="0"/>
          <w:numId w:val="3"/>
        </w:numPr>
        <w:tabs>
          <w:tab w:val="left" w:pos="580"/>
        </w:tabs>
        <w:ind w:left="580" w:hanging="580"/>
      </w:pPr>
      <w:bookmarkStart w:id="192" w:name="Mechanisms"/>
      <w:bookmarkStart w:id="193" w:name="_bookmark24"/>
      <w:bookmarkEnd w:id="192"/>
      <w:bookmarkEnd w:id="193"/>
      <w:r>
        <w:rPr>
          <w:spacing w:val="-2"/>
          <w:w w:val="115"/>
        </w:rPr>
        <w:lastRenderedPageBreak/>
        <w:t>Mechanisms</w:t>
      </w:r>
    </w:p>
    <w:p w14:paraId="5E4BC326" w14:textId="77777777" w:rsidR="00C96556" w:rsidRDefault="00F61671">
      <w:pPr>
        <w:pStyle w:val="BodyText"/>
        <w:spacing w:before="395" w:line="391" w:lineRule="auto"/>
        <w:ind w:left="-1" w:right="1075"/>
        <w:jc w:val="both"/>
      </w:pPr>
      <w:r>
        <w:t xml:space="preserve">A key question surrounding our findings is </w:t>
      </w:r>
      <w:r>
        <w:rPr>
          <w:i/>
        </w:rPr>
        <w:t xml:space="preserve">why </w:t>
      </w:r>
      <w:r>
        <w:t xml:space="preserve">cutting road taxes would lead to a sustained decline in local house prices. In this section, we argue that these results are consistent with classical insights from the literature on local public finance, especially the work of </w:t>
      </w:r>
      <w:hyperlink w:anchor="_bookmark59" w:history="1">
        <w:proofErr w:type="spellStart"/>
        <w:r>
          <w:t>Tiebout</w:t>
        </w:r>
        <w:proofErr w:type="spellEnd"/>
      </w:hyperlink>
      <w:r>
        <w:t xml:space="preserve"> </w:t>
      </w:r>
      <w:hyperlink w:anchor="_bookmark59" w:history="1">
        <w:r>
          <w:t>(1956)</w:t>
        </w:r>
      </w:hyperlink>
      <w:r>
        <w:t xml:space="preserve"> and </w:t>
      </w:r>
      <w:hyperlink w:anchor="_bookmark53" w:history="1">
        <w:r>
          <w:t>Oates</w:t>
        </w:r>
      </w:hyperlink>
      <w:r>
        <w:t xml:space="preserve"> </w:t>
      </w:r>
      <w:hyperlink w:anchor="_bookmark53" w:history="1">
        <w:r>
          <w:t>(1972).</w:t>
        </w:r>
      </w:hyperlink>
      <w:r>
        <w:rPr>
          <w:spacing w:val="40"/>
        </w:rPr>
        <w:t xml:space="preserve"> </w:t>
      </w:r>
      <w:r>
        <w:t>Specifically, cutting road-maintenance tax levies reduces local government funds, which in turn constrains the government’s ability to provide road-upkeep services.</w:t>
      </w:r>
      <w:r>
        <w:rPr>
          <w:spacing w:val="40"/>
        </w:rPr>
        <w:t xml:space="preserve"> </w:t>
      </w:r>
      <w:r>
        <w:t>This deterioration in road quality then directly and indirectly lowers housing values. Three</w:t>
      </w:r>
      <w:r>
        <w:rPr>
          <w:spacing w:val="40"/>
        </w:rPr>
        <w:t xml:space="preserve"> </w:t>
      </w:r>
      <w:r>
        <w:t>interconnected</w:t>
      </w:r>
      <w:r>
        <w:rPr>
          <w:spacing w:val="40"/>
        </w:rPr>
        <w:t xml:space="preserve"> </w:t>
      </w:r>
      <w:r>
        <w:t>channels</w:t>
      </w:r>
      <w:r>
        <w:rPr>
          <w:spacing w:val="40"/>
        </w:rPr>
        <w:t xml:space="preserve"> </w:t>
      </w:r>
      <w:r>
        <w:t>explain</w:t>
      </w:r>
      <w:r>
        <w:rPr>
          <w:spacing w:val="40"/>
        </w:rPr>
        <w:t xml:space="preserve"> </w:t>
      </w:r>
      <w:r>
        <w:t>this</w:t>
      </w:r>
      <w:r>
        <w:rPr>
          <w:spacing w:val="40"/>
        </w:rPr>
        <w:t xml:space="preserve"> </w:t>
      </w:r>
      <w:r>
        <w:t>relationship.</w:t>
      </w:r>
    </w:p>
    <w:p w14:paraId="1B8A8437" w14:textId="5F4EA9E2" w:rsidR="00C96556" w:rsidRDefault="00F61671">
      <w:pPr>
        <w:pStyle w:val="BodyText"/>
        <w:spacing w:before="5" w:line="391" w:lineRule="auto"/>
        <w:ind w:left="-1" w:right="1075" w:firstLine="351"/>
        <w:jc w:val="both"/>
      </w:pPr>
      <w:r>
        <w:rPr>
          <w:b/>
          <w:w w:val="110"/>
        </w:rPr>
        <w:t>Road</w:t>
      </w:r>
      <w:r>
        <w:rPr>
          <w:b/>
          <w:spacing w:val="40"/>
          <w:w w:val="110"/>
        </w:rPr>
        <w:t xml:space="preserve"> </w:t>
      </w:r>
      <w:r>
        <w:rPr>
          <w:b/>
          <w:w w:val="110"/>
        </w:rPr>
        <w:t>Tax</w:t>
      </w:r>
      <w:r>
        <w:rPr>
          <w:b/>
          <w:spacing w:val="40"/>
          <w:w w:val="110"/>
        </w:rPr>
        <w:t xml:space="preserve"> </w:t>
      </w:r>
      <w:r>
        <w:rPr>
          <w:b/>
          <w:w w:val="110"/>
        </w:rPr>
        <w:t>Cuts</w:t>
      </w:r>
      <w:r>
        <w:rPr>
          <w:b/>
          <w:spacing w:val="40"/>
          <w:w w:val="110"/>
        </w:rPr>
        <w:t xml:space="preserve"> </w:t>
      </w:r>
      <w:r>
        <w:rPr>
          <w:b/>
          <w:w w:val="110"/>
        </w:rPr>
        <w:t>and</w:t>
      </w:r>
      <w:r>
        <w:rPr>
          <w:b/>
          <w:spacing w:val="40"/>
          <w:w w:val="110"/>
        </w:rPr>
        <w:t xml:space="preserve"> </w:t>
      </w:r>
      <w:r>
        <w:rPr>
          <w:b/>
          <w:w w:val="110"/>
        </w:rPr>
        <w:t>Reduced</w:t>
      </w:r>
      <w:r>
        <w:rPr>
          <w:b/>
          <w:spacing w:val="40"/>
          <w:w w:val="110"/>
        </w:rPr>
        <w:t xml:space="preserve"> </w:t>
      </w:r>
      <w:r>
        <w:rPr>
          <w:b/>
          <w:w w:val="110"/>
        </w:rPr>
        <w:t>Road</w:t>
      </w:r>
      <w:r>
        <w:rPr>
          <w:b/>
          <w:spacing w:val="40"/>
          <w:w w:val="110"/>
        </w:rPr>
        <w:t xml:space="preserve"> </w:t>
      </w:r>
      <w:r>
        <w:rPr>
          <w:b/>
          <w:w w:val="110"/>
        </w:rPr>
        <w:t>Maintenance</w:t>
      </w:r>
      <w:r>
        <w:rPr>
          <w:b/>
          <w:spacing w:val="40"/>
          <w:w w:val="110"/>
        </w:rPr>
        <w:t xml:space="preserve"> </w:t>
      </w:r>
      <w:r>
        <w:rPr>
          <w:b/>
          <w:w w:val="110"/>
        </w:rPr>
        <w:t>Funds.</w:t>
      </w:r>
      <w:r>
        <w:rPr>
          <w:b/>
          <w:spacing w:val="40"/>
          <w:w w:val="110"/>
        </w:rPr>
        <w:t xml:space="preserve"> </w:t>
      </w:r>
      <w:r>
        <w:rPr>
          <w:w w:val="110"/>
        </w:rPr>
        <w:t xml:space="preserve">Local governments in </w:t>
      </w:r>
      <w:r>
        <w:t>Ohio,</w:t>
      </w:r>
      <w:r>
        <w:rPr>
          <w:spacing w:val="33"/>
        </w:rPr>
        <w:t xml:space="preserve"> </w:t>
      </w:r>
      <w:r>
        <w:t>like</w:t>
      </w:r>
      <w:r>
        <w:rPr>
          <w:spacing w:val="32"/>
        </w:rPr>
        <w:t xml:space="preserve"> </w:t>
      </w:r>
      <w:r>
        <w:t>those</w:t>
      </w:r>
      <w:r>
        <w:rPr>
          <w:spacing w:val="32"/>
        </w:rPr>
        <w:t xml:space="preserve"> </w:t>
      </w:r>
      <w:r>
        <w:t>in</w:t>
      </w:r>
      <w:r>
        <w:rPr>
          <w:spacing w:val="33"/>
        </w:rPr>
        <w:t xml:space="preserve"> </w:t>
      </w:r>
      <w:r>
        <w:t>many</w:t>
      </w:r>
      <w:r>
        <w:rPr>
          <w:spacing w:val="32"/>
        </w:rPr>
        <w:t xml:space="preserve"> </w:t>
      </w:r>
      <w:r>
        <w:t>other</w:t>
      </w:r>
      <w:r>
        <w:rPr>
          <w:spacing w:val="32"/>
        </w:rPr>
        <w:t xml:space="preserve"> </w:t>
      </w:r>
      <w:r>
        <w:t>U.S.</w:t>
      </w:r>
      <w:r>
        <w:rPr>
          <w:spacing w:val="33"/>
        </w:rPr>
        <w:t xml:space="preserve"> </w:t>
      </w:r>
      <w:r>
        <w:t>states,</w:t>
      </w:r>
      <w:r>
        <w:rPr>
          <w:spacing w:val="33"/>
        </w:rPr>
        <w:t xml:space="preserve"> </w:t>
      </w:r>
      <w:r>
        <w:t>rely</w:t>
      </w:r>
      <w:r>
        <w:rPr>
          <w:spacing w:val="32"/>
        </w:rPr>
        <w:t xml:space="preserve"> </w:t>
      </w:r>
      <w:r>
        <w:t>on</w:t>
      </w:r>
      <w:r>
        <w:rPr>
          <w:spacing w:val="32"/>
        </w:rPr>
        <w:t xml:space="preserve"> </w:t>
      </w:r>
      <w:r>
        <w:t>property</w:t>
      </w:r>
      <w:r>
        <w:rPr>
          <w:spacing w:val="32"/>
        </w:rPr>
        <w:t xml:space="preserve"> </w:t>
      </w:r>
      <w:r>
        <w:t>taxes</w:t>
      </w:r>
      <w:r>
        <w:rPr>
          <w:spacing w:val="32"/>
        </w:rPr>
        <w:t xml:space="preserve"> </w:t>
      </w:r>
      <w:r>
        <w:t>and</w:t>
      </w:r>
      <w:r>
        <w:rPr>
          <w:spacing w:val="33"/>
        </w:rPr>
        <w:t xml:space="preserve"> </w:t>
      </w:r>
      <w:r>
        <w:t>dedicated</w:t>
      </w:r>
      <w:r>
        <w:rPr>
          <w:spacing w:val="32"/>
        </w:rPr>
        <w:t xml:space="preserve"> </w:t>
      </w:r>
      <w:r>
        <w:t>road</w:t>
      </w:r>
      <w:r>
        <w:rPr>
          <w:spacing w:val="33"/>
        </w:rPr>
        <w:t xml:space="preserve"> </w:t>
      </w:r>
      <w:r>
        <w:t xml:space="preserve">levies to fund local public goods. The </w:t>
      </w:r>
      <w:hyperlink w:anchor="_bookmark53" w:history="1">
        <w:r>
          <w:t>Oates</w:t>
        </w:r>
      </w:hyperlink>
      <w:r>
        <w:t xml:space="preserve"> </w:t>
      </w:r>
      <w:hyperlink w:anchor="_bookmark53" w:history="1">
        <w:r>
          <w:t>(1972)</w:t>
        </w:r>
      </w:hyperlink>
      <w:r>
        <w:t xml:space="preserve"> decentralization theorem highlights </w:t>
      </w:r>
      <w:proofErr w:type="gramStart"/>
      <w:r>
        <w:t xml:space="preserve">that local </w:t>
      </w:r>
      <w:r>
        <w:rPr>
          <w:spacing w:val="-2"/>
          <w:w w:val="110"/>
        </w:rPr>
        <w:t>authorities</w:t>
      </w:r>
      <w:proofErr w:type="gramEnd"/>
      <w:r>
        <w:rPr>
          <w:spacing w:val="-6"/>
          <w:w w:val="110"/>
        </w:rPr>
        <w:t xml:space="preserve"> </w:t>
      </w:r>
      <w:r>
        <w:rPr>
          <w:spacing w:val="-2"/>
          <w:w w:val="110"/>
        </w:rPr>
        <w:t>can</w:t>
      </w:r>
      <w:r>
        <w:rPr>
          <w:spacing w:val="-6"/>
          <w:w w:val="110"/>
        </w:rPr>
        <w:t xml:space="preserve"> </w:t>
      </w:r>
      <w:r>
        <w:rPr>
          <w:spacing w:val="-2"/>
          <w:w w:val="110"/>
        </w:rPr>
        <w:t>generally</w:t>
      </w:r>
      <w:r>
        <w:rPr>
          <w:spacing w:val="-6"/>
          <w:w w:val="110"/>
        </w:rPr>
        <w:t xml:space="preserve"> </w:t>
      </w:r>
      <w:r>
        <w:rPr>
          <w:spacing w:val="-2"/>
          <w:w w:val="110"/>
        </w:rPr>
        <w:t>provide</w:t>
      </w:r>
      <w:r>
        <w:rPr>
          <w:spacing w:val="-6"/>
          <w:w w:val="110"/>
        </w:rPr>
        <w:t xml:space="preserve"> </w:t>
      </w:r>
      <w:r>
        <w:rPr>
          <w:spacing w:val="-2"/>
          <w:w w:val="110"/>
        </w:rPr>
        <w:t>public</w:t>
      </w:r>
      <w:r>
        <w:rPr>
          <w:spacing w:val="-6"/>
          <w:w w:val="110"/>
        </w:rPr>
        <w:t xml:space="preserve"> </w:t>
      </w:r>
      <w:r>
        <w:rPr>
          <w:spacing w:val="-2"/>
          <w:w w:val="110"/>
        </w:rPr>
        <w:t>services</w:t>
      </w:r>
      <w:r>
        <w:rPr>
          <w:spacing w:val="-6"/>
          <w:w w:val="110"/>
        </w:rPr>
        <w:t xml:space="preserve"> </w:t>
      </w:r>
      <w:r>
        <w:rPr>
          <w:spacing w:val="-2"/>
          <w:w w:val="110"/>
        </w:rPr>
        <w:t>in</w:t>
      </w:r>
      <w:r>
        <w:rPr>
          <w:spacing w:val="-6"/>
          <w:w w:val="110"/>
        </w:rPr>
        <w:t xml:space="preserve"> </w:t>
      </w:r>
      <w:r>
        <w:rPr>
          <w:spacing w:val="-2"/>
          <w:w w:val="110"/>
        </w:rPr>
        <w:t>a</w:t>
      </w:r>
      <w:r>
        <w:rPr>
          <w:spacing w:val="-6"/>
          <w:w w:val="110"/>
        </w:rPr>
        <w:t xml:space="preserve"> </w:t>
      </w:r>
      <w:r>
        <w:rPr>
          <w:spacing w:val="-2"/>
          <w:w w:val="110"/>
        </w:rPr>
        <w:t>manner</w:t>
      </w:r>
      <w:r>
        <w:rPr>
          <w:spacing w:val="-6"/>
          <w:w w:val="110"/>
        </w:rPr>
        <w:t xml:space="preserve"> </w:t>
      </w:r>
      <w:r>
        <w:rPr>
          <w:spacing w:val="-2"/>
          <w:w w:val="110"/>
        </w:rPr>
        <w:t>better</w:t>
      </w:r>
      <w:r>
        <w:rPr>
          <w:spacing w:val="-6"/>
          <w:w w:val="110"/>
        </w:rPr>
        <w:t xml:space="preserve"> </w:t>
      </w:r>
      <w:r>
        <w:rPr>
          <w:spacing w:val="-2"/>
          <w:w w:val="110"/>
        </w:rPr>
        <w:t>aligned</w:t>
      </w:r>
      <w:r>
        <w:rPr>
          <w:spacing w:val="-6"/>
          <w:w w:val="110"/>
        </w:rPr>
        <w:t xml:space="preserve"> </w:t>
      </w:r>
      <w:r>
        <w:rPr>
          <w:spacing w:val="-2"/>
          <w:w w:val="110"/>
        </w:rPr>
        <w:t>with</w:t>
      </w:r>
      <w:r>
        <w:rPr>
          <w:spacing w:val="-6"/>
          <w:w w:val="110"/>
        </w:rPr>
        <w:t xml:space="preserve"> </w:t>
      </w:r>
      <w:r>
        <w:rPr>
          <w:spacing w:val="-2"/>
          <w:w w:val="110"/>
        </w:rPr>
        <w:t xml:space="preserve">resident </w:t>
      </w:r>
      <w:r>
        <w:t xml:space="preserve">preferences than would a higher-level government, provided they have adequate revenue </w:t>
      </w:r>
      <w:r>
        <w:rPr>
          <w:w w:val="110"/>
        </w:rPr>
        <w:t>sources.</w:t>
      </w:r>
      <w:r>
        <w:rPr>
          <w:spacing w:val="-15"/>
          <w:w w:val="110"/>
        </w:rPr>
        <w:t xml:space="preserve"> </w:t>
      </w:r>
      <w:r>
        <w:rPr>
          <w:w w:val="110"/>
        </w:rPr>
        <w:t>When</w:t>
      </w:r>
      <w:r>
        <w:rPr>
          <w:spacing w:val="-15"/>
          <w:w w:val="110"/>
        </w:rPr>
        <w:t xml:space="preserve"> </w:t>
      </w:r>
      <w:r>
        <w:rPr>
          <w:w w:val="110"/>
        </w:rPr>
        <w:t>a</w:t>
      </w:r>
      <w:r>
        <w:rPr>
          <w:spacing w:val="-15"/>
          <w:w w:val="110"/>
        </w:rPr>
        <w:t xml:space="preserve"> </w:t>
      </w:r>
      <w:r>
        <w:rPr>
          <w:w w:val="110"/>
        </w:rPr>
        <w:t>renewal</w:t>
      </w:r>
      <w:r>
        <w:rPr>
          <w:spacing w:val="-15"/>
          <w:w w:val="110"/>
        </w:rPr>
        <w:t xml:space="preserve"> </w:t>
      </w:r>
      <w:r>
        <w:rPr>
          <w:w w:val="110"/>
        </w:rPr>
        <w:t>levy</w:t>
      </w:r>
      <w:r>
        <w:rPr>
          <w:spacing w:val="-15"/>
          <w:w w:val="110"/>
        </w:rPr>
        <w:t xml:space="preserve"> </w:t>
      </w:r>
      <w:r>
        <w:rPr>
          <w:w w:val="110"/>
        </w:rPr>
        <w:t>fails</w:t>
      </w:r>
      <w:r>
        <w:rPr>
          <w:spacing w:val="-15"/>
          <w:w w:val="110"/>
        </w:rPr>
        <w:t xml:space="preserve"> </w:t>
      </w:r>
      <w:r>
        <w:rPr>
          <w:w w:val="110"/>
        </w:rPr>
        <w:t>at</w:t>
      </w:r>
      <w:r>
        <w:rPr>
          <w:spacing w:val="-15"/>
          <w:w w:val="110"/>
        </w:rPr>
        <w:t xml:space="preserve"> </w:t>
      </w:r>
      <w:r>
        <w:rPr>
          <w:w w:val="110"/>
        </w:rPr>
        <w:t>the</w:t>
      </w:r>
      <w:r>
        <w:rPr>
          <w:spacing w:val="-15"/>
          <w:w w:val="110"/>
        </w:rPr>
        <w:t xml:space="preserve"> </w:t>
      </w:r>
      <w:r>
        <w:rPr>
          <w:w w:val="110"/>
        </w:rPr>
        <w:t>ballot</w:t>
      </w:r>
      <w:r>
        <w:rPr>
          <w:spacing w:val="-15"/>
          <w:w w:val="110"/>
        </w:rPr>
        <w:t xml:space="preserve"> </w:t>
      </w:r>
      <w:r>
        <w:rPr>
          <w:w w:val="110"/>
        </w:rPr>
        <w:t>box,</w:t>
      </w:r>
      <w:r>
        <w:rPr>
          <w:spacing w:val="-15"/>
          <w:w w:val="110"/>
        </w:rPr>
        <w:t xml:space="preserve"> </w:t>
      </w:r>
      <w:r>
        <w:rPr>
          <w:w w:val="110"/>
        </w:rPr>
        <w:t>one</w:t>
      </w:r>
      <w:r>
        <w:rPr>
          <w:spacing w:val="-15"/>
          <w:w w:val="110"/>
        </w:rPr>
        <w:t xml:space="preserve"> </w:t>
      </w:r>
      <w:r>
        <w:rPr>
          <w:w w:val="110"/>
        </w:rPr>
        <w:t>of</w:t>
      </w:r>
      <w:r>
        <w:rPr>
          <w:spacing w:val="-15"/>
          <w:w w:val="110"/>
        </w:rPr>
        <w:t xml:space="preserve"> </w:t>
      </w:r>
      <w:r>
        <w:rPr>
          <w:w w:val="110"/>
        </w:rPr>
        <w:t>these</w:t>
      </w:r>
      <w:r>
        <w:rPr>
          <w:spacing w:val="-14"/>
          <w:w w:val="110"/>
        </w:rPr>
        <w:t xml:space="preserve"> </w:t>
      </w:r>
      <w:r>
        <w:rPr>
          <w:w w:val="110"/>
        </w:rPr>
        <w:t>critical</w:t>
      </w:r>
      <w:r>
        <w:rPr>
          <w:spacing w:val="-15"/>
          <w:w w:val="110"/>
        </w:rPr>
        <w:t xml:space="preserve"> </w:t>
      </w:r>
      <w:r>
        <w:rPr>
          <w:w w:val="110"/>
        </w:rPr>
        <w:t>revenue</w:t>
      </w:r>
      <w:r>
        <w:rPr>
          <w:spacing w:val="-15"/>
          <w:w w:val="110"/>
        </w:rPr>
        <w:t xml:space="preserve"> </w:t>
      </w:r>
      <w:r>
        <w:rPr>
          <w:w w:val="110"/>
        </w:rPr>
        <w:t xml:space="preserve">sources </w:t>
      </w:r>
      <w:r>
        <w:t>vanishes.</w:t>
      </w:r>
      <w:r>
        <w:rPr>
          <w:spacing w:val="72"/>
        </w:rPr>
        <w:t xml:space="preserve"> </w:t>
      </w:r>
      <w:r>
        <w:t>Consistent</w:t>
      </w:r>
      <w:r>
        <w:rPr>
          <w:spacing w:val="31"/>
        </w:rPr>
        <w:t xml:space="preserve"> </w:t>
      </w:r>
      <w:r>
        <w:t>with</w:t>
      </w:r>
      <w:r>
        <w:rPr>
          <w:spacing w:val="31"/>
        </w:rPr>
        <w:t xml:space="preserve"> </w:t>
      </w:r>
      <w:r>
        <w:t>the</w:t>
      </w:r>
      <w:r>
        <w:rPr>
          <w:spacing w:val="31"/>
        </w:rPr>
        <w:t xml:space="preserve"> </w:t>
      </w:r>
      <w:r>
        <w:t>premise</w:t>
      </w:r>
      <w:r>
        <w:rPr>
          <w:spacing w:val="31"/>
        </w:rPr>
        <w:t xml:space="preserve"> </w:t>
      </w:r>
      <w:r>
        <w:t>that</w:t>
      </w:r>
      <w:r>
        <w:rPr>
          <w:spacing w:val="31"/>
        </w:rPr>
        <w:t xml:space="preserve"> </w:t>
      </w:r>
      <w:r>
        <w:t>local</w:t>
      </w:r>
      <w:r>
        <w:rPr>
          <w:spacing w:val="31"/>
        </w:rPr>
        <w:t xml:space="preserve"> </w:t>
      </w:r>
      <w:r>
        <w:t>road</w:t>
      </w:r>
      <w:r>
        <w:rPr>
          <w:spacing w:val="31"/>
        </w:rPr>
        <w:t xml:space="preserve"> </w:t>
      </w:r>
      <w:r>
        <w:t>quality</w:t>
      </w:r>
      <w:r>
        <w:rPr>
          <w:spacing w:val="31"/>
        </w:rPr>
        <w:t xml:space="preserve"> </w:t>
      </w:r>
      <w:r>
        <w:t>is</w:t>
      </w:r>
      <w:r>
        <w:rPr>
          <w:spacing w:val="31"/>
        </w:rPr>
        <w:t xml:space="preserve"> </w:t>
      </w:r>
      <w:r>
        <w:t>a</w:t>
      </w:r>
      <w:r>
        <w:rPr>
          <w:spacing w:val="31"/>
        </w:rPr>
        <w:t xml:space="preserve"> </w:t>
      </w:r>
      <w:r>
        <w:t>“local</w:t>
      </w:r>
      <w:r>
        <w:rPr>
          <w:spacing w:val="31"/>
        </w:rPr>
        <w:t xml:space="preserve"> </w:t>
      </w:r>
      <w:r>
        <w:t>public</w:t>
      </w:r>
      <w:r>
        <w:rPr>
          <w:spacing w:val="31"/>
        </w:rPr>
        <w:t xml:space="preserve"> </w:t>
      </w:r>
      <w:r>
        <w:t>good,”</w:t>
      </w:r>
      <w:r>
        <w:rPr>
          <w:spacing w:val="31"/>
        </w:rPr>
        <w:t xml:space="preserve"> </w:t>
      </w:r>
      <w:r>
        <w:t xml:space="preserve">losing </w:t>
      </w:r>
      <w:r>
        <w:rPr>
          <w:w w:val="110"/>
        </w:rPr>
        <w:t>a</w:t>
      </w:r>
      <w:r>
        <w:rPr>
          <w:spacing w:val="-12"/>
          <w:w w:val="110"/>
        </w:rPr>
        <w:t xml:space="preserve"> </w:t>
      </w:r>
      <w:r>
        <w:rPr>
          <w:w w:val="110"/>
        </w:rPr>
        <w:t>dedicated</w:t>
      </w:r>
      <w:r>
        <w:rPr>
          <w:spacing w:val="-12"/>
          <w:w w:val="110"/>
        </w:rPr>
        <w:t xml:space="preserve"> </w:t>
      </w:r>
      <w:r>
        <w:rPr>
          <w:w w:val="110"/>
        </w:rPr>
        <w:t>revenue</w:t>
      </w:r>
      <w:r>
        <w:rPr>
          <w:spacing w:val="-12"/>
          <w:w w:val="110"/>
        </w:rPr>
        <w:t xml:space="preserve"> </w:t>
      </w:r>
      <w:r>
        <w:rPr>
          <w:w w:val="110"/>
        </w:rPr>
        <w:t>stream</w:t>
      </w:r>
      <w:r>
        <w:rPr>
          <w:spacing w:val="-12"/>
          <w:w w:val="110"/>
        </w:rPr>
        <w:t xml:space="preserve"> </w:t>
      </w:r>
      <w:r>
        <w:rPr>
          <w:w w:val="110"/>
        </w:rPr>
        <w:t>substantially</w:t>
      </w:r>
      <w:r>
        <w:rPr>
          <w:spacing w:val="-12"/>
          <w:w w:val="110"/>
        </w:rPr>
        <w:t xml:space="preserve"> </w:t>
      </w:r>
      <w:r>
        <w:rPr>
          <w:w w:val="110"/>
        </w:rPr>
        <w:t>weakens</w:t>
      </w:r>
      <w:r>
        <w:rPr>
          <w:spacing w:val="-12"/>
          <w:w w:val="110"/>
        </w:rPr>
        <w:t xml:space="preserve"> </w:t>
      </w:r>
      <w:r>
        <w:rPr>
          <w:w w:val="110"/>
        </w:rPr>
        <w:t>a</w:t>
      </w:r>
      <w:r>
        <w:rPr>
          <w:spacing w:val="-12"/>
          <w:w w:val="110"/>
        </w:rPr>
        <w:t xml:space="preserve"> </w:t>
      </w:r>
      <w:r>
        <w:rPr>
          <w:w w:val="110"/>
        </w:rPr>
        <w:t>city’s</w:t>
      </w:r>
      <w:r>
        <w:rPr>
          <w:spacing w:val="-12"/>
          <w:w w:val="110"/>
        </w:rPr>
        <w:t xml:space="preserve"> </w:t>
      </w:r>
      <w:r>
        <w:rPr>
          <w:w w:val="110"/>
        </w:rPr>
        <w:t>ability</w:t>
      </w:r>
      <w:r>
        <w:rPr>
          <w:spacing w:val="-12"/>
          <w:w w:val="110"/>
        </w:rPr>
        <w:t xml:space="preserve"> </w:t>
      </w:r>
      <w:r>
        <w:rPr>
          <w:w w:val="110"/>
        </w:rPr>
        <w:t>to</w:t>
      </w:r>
      <w:r>
        <w:rPr>
          <w:spacing w:val="-12"/>
          <w:w w:val="110"/>
        </w:rPr>
        <w:t xml:space="preserve"> </w:t>
      </w:r>
      <w:r>
        <w:rPr>
          <w:w w:val="110"/>
        </w:rPr>
        <w:t>maintain</w:t>
      </w:r>
      <w:r>
        <w:rPr>
          <w:spacing w:val="-12"/>
          <w:w w:val="110"/>
        </w:rPr>
        <w:t xml:space="preserve"> </w:t>
      </w:r>
      <w:r>
        <w:rPr>
          <w:w w:val="110"/>
        </w:rPr>
        <w:t>or</w:t>
      </w:r>
      <w:r>
        <w:rPr>
          <w:spacing w:val="-12"/>
          <w:w w:val="110"/>
        </w:rPr>
        <w:t xml:space="preserve"> </w:t>
      </w:r>
      <w:r>
        <w:rPr>
          <w:w w:val="110"/>
        </w:rPr>
        <w:t xml:space="preserve">upgrade </w:t>
      </w:r>
      <w:r>
        <w:t>roads.</w:t>
      </w:r>
      <w:r>
        <w:rPr>
          <w:spacing w:val="40"/>
        </w:rPr>
        <w:t xml:space="preserve"> </w:t>
      </w:r>
      <w:r>
        <w:t xml:space="preserve">Empirically, we surmise the size of the drop in maintenance funds available to local governments (see Section </w:t>
      </w:r>
      <w:r w:rsidR="00C876C1">
        <w:fldChar w:fldCharType="begin"/>
      </w:r>
      <w:r w:rsidR="00C876C1">
        <w:instrText xml:space="preserve"> HYPERLINK \l "_bookmark2" </w:instrText>
      </w:r>
      <w:r w:rsidR="00C876C1">
        <w:fldChar w:fldCharType="separate"/>
      </w:r>
      <w:proofErr w:type="gramStart"/>
      <w:r>
        <w:t>1</w:t>
      </w:r>
      <w:proofErr w:type="gramEnd"/>
      <w:ins w:id="194" w:author="Brasington, David (brasindd)" w:date="2025-03-02T18:42:00Z">
        <w:r w:rsidR="004E3A12">
          <w:t xml:space="preserve"> do we?  I don't see where it is</w:t>
        </w:r>
      </w:ins>
      <w:r>
        <w:t>).</w:t>
      </w:r>
      <w:r w:rsidR="00C876C1">
        <w:fldChar w:fldCharType="end"/>
      </w:r>
      <w:r>
        <w:rPr>
          <w:spacing w:val="40"/>
        </w:rPr>
        <w:t xml:space="preserve"> </w:t>
      </w:r>
      <w:del w:id="195" w:author="Brasington, David (brasindd)" w:date="2025-03-02T18:41:00Z">
        <w:r w:rsidDel="004E3A12">
          <w:delText xml:space="preserve">In the spirit of </w:delText>
        </w:r>
        <w:r w:rsidR="00C876C1" w:rsidDel="004E3A12">
          <w:fldChar w:fldCharType="begin"/>
        </w:r>
        <w:r w:rsidR="00C876C1" w:rsidDel="004E3A12">
          <w:delInstrText xml:space="preserve"> HYPERLINK \l "_bookmark59" </w:delInstrText>
        </w:r>
        <w:r w:rsidR="00C876C1" w:rsidDel="004E3A12">
          <w:fldChar w:fldCharType="separate"/>
        </w:r>
        <w:r w:rsidDel="004E3A12">
          <w:delText>Tiebout</w:delText>
        </w:r>
        <w:r w:rsidR="00C876C1" w:rsidDel="004E3A12">
          <w:fldChar w:fldCharType="end"/>
        </w:r>
        <w:r w:rsidDel="004E3A12">
          <w:delText xml:space="preserve"> </w:delText>
        </w:r>
        <w:r w:rsidR="00C876C1" w:rsidDel="004E3A12">
          <w:fldChar w:fldCharType="begin"/>
        </w:r>
        <w:r w:rsidR="00C876C1" w:rsidDel="004E3A12">
          <w:delInstrText xml:space="preserve"> HYPERLINK \l "_</w:delInstrText>
        </w:r>
        <w:r w:rsidR="00C876C1" w:rsidDel="004E3A12">
          <w:delInstrText xml:space="preserve">bookmark59" </w:delInstrText>
        </w:r>
        <w:r w:rsidR="00C876C1" w:rsidDel="004E3A12">
          <w:fldChar w:fldCharType="separate"/>
        </w:r>
        <w:r w:rsidDel="004E3A12">
          <w:delText>(1956),</w:delText>
        </w:r>
        <w:r w:rsidR="00C876C1" w:rsidDel="004E3A12">
          <w:fldChar w:fldCharType="end"/>
        </w:r>
        <w:r w:rsidDel="004E3A12">
          <w:delText xml:space="preserve"> local residents effectively “vote”</w:delText>
        </w:r>
        <w:r w:rsidDel="004E3A12">
          <w:rPr>
            <w:spacing w:val="40"/>
            <w:w w:val="110"/>
          </w:rPr>
          <w:delText xml:space="preserve"> </w:delText>
        </w:r>
        <w:r w:rsidDel="004E3A12">
          <w:rPr>
            <w:w w:val="110"/>
          </w:rPr>
          <w:delText>on</w:delText>
        </w:r>
        <w:r w:rsidDel="004E3A12">
          <w:rPr>
            <w:spacing w:val="-2"/>
            <w:w w:val="110"/>
          </w:rPr>
          <w:delText xml:space="preserve"> </w:delText>
        </w:r>
        <w:r w:rsidDel="004E3A12">
          <w:rPr>
            <w:w w:val="110"/>
          </w:rPr>
          <w:delText>their</w:delText>
        </w:r>
        <w:r w:rsidDel="004E3A12">
          <w:rPr>
            <w:spacing w:val="-2"/>
            <w:w w:val="110"/>
          </w:rPr>
          <w:delText xml:space="preserve"> </w:delText>
        </w:r>
        <w:r w:rsidDel="004E3A12">
          <w:rPr>
            <w:w w:val="110"/>
          </w:rPr>
          <w:delText>tax</w:delText>
        </w:r>
        <w:r w:rsidDel="004E3A12">
          <w:rPr>
            <w:spacing w:val="-2"/>
            <w:w w:val="110"/>
          </w:rPr>
          <w:delText xml:space="preserve"> </w:delText>
        </w:r>
        <w:r w:rsidDel="004E3A12">
          <w:rPr>
            <w:w w:val="110"/>
          </w:rPr>
          <w:delText>and</w:delText>
        </w:r>
        <w:r w:rsidDel="004E3A12">
          <w:rPr>
            <w:spacing w:val="-2"/>
            <w:w w:val="110"/>
          </w:rPr>
          <w:delText xml:space="preserve"> </w:delText>
        </w:r>
        <w:r w:rsidDel="004E3A12">
          <w:rPr>
            <w:w w:val="110"/>
          </w:rPr>
          <w:delText>expenditure</w:delText>
        </w:r>
        <w:r w:rsidDel="004E3A12">
          <w:rPr>
            <w:spacing w:val="-2"/>
            <w:w w:val="110"/>
          </w:rPr>
          <w:delText xml:space="preserve"> </w:delText>
        </w:r>
        <w:r w:rsidDel="004E3A12">
          <w:rPr>
            <w:w w:val="110"/>
          </w:rPr>
          <w:delText>bundles, which</w:delText>
        </w:r>
        <w:r w:rsidDel="004E3A12">
          <w:rPr>
            <w:spacing w:val="-2"/>
            <w:w w:val="110"/>
          </w:rPr>
          <w:delText xml:space="preserve"> </w:delText>
        </w:r>
        <w:r w:rsidDel="004E3A12">
          <w:rPr>
            <w:w w:val="110"/>
          </w:rPr>
          <w:delText>results</w:delText>
        </w:r>
        <w:r w:rsidDel="004E3A12">
          <w:rPr>
            <w:spacing w:val="-2"/>
            <w:w w:val="110"/>
          </w:rPr>
          <w:delText xml:space="preserve"> </w:delText>
        </w:r>
        <w:r w:rsidDel="004E3A12">
          <w:rPr>
            <w:w w:val="110"/>
          </w:rPr>
          <w:delText>in</w:delText>
        </w:r>
        <w:r w:rsidDel="004E3A12">
          <w:rPr>
            <w:spacing w:val="-2"/>
            <w:w w:val="110"/>
          </w:rPr>
          <w:delText xml:space="preserve"> </w:delText>
        </w:r>
        <w:r w:rsidDel="004E3A12">
          <w:rPr>
            <w:w w:val="110"/>
          </w:rPr>
          <w:delText>a</w:delText>
        </w:r>
        <w:r w:rsidDel="004E3A12">
          <w:rPr>
            <w:spacing w:val="-2"/>
            <w:w w:val="110"/>
          </w:rPr>
          <w:delText xml:space="preserve"> </w:delText>
        </w:r>
        <w:r w:rsidDel="004E3A12">
          <w:rPr>
            <w:w w:val="110"/>
          </w:rPr>
          <w:delText>budgetary</w:delText>
        </w:r>
        <w:r w:rsidDel="004E3A12">
          <w:rPr>
            <w:spacing w:val="-2"/>
            <w:w w:val="110"/>
          </w:rPr>
          <w:delText xml:space="preserve"> </w:delText>
        </w:r>
        <w:r w:rsidDel="004E3A12">
          <w:rPr>
            <w:w w:val="110"/>
          </w:rPr>
          <w:delText>contraction.</w:delText>
        </w:r>
        <w:r w:rsidDel="004E3A12">
          <w:rPr>
            <w:spacing w:val="40"/>
            <w:w w:val="110"/>
          </w:rPr>
          <w:delText xml:space="preserve"> </w:delText>
        </w:r>
        <w:r w:rsidDel="004E3A12">
          <w:rPr>
            <w:w w:val="110"/>
          </w:rPr>
          <w:delText>Absent compensating</w:delText>
        </w:r>
        <w:r w:rsidDel="004E3A12">
          <w:rPr>
            <w:spacing w:val="-15"/>
            <w:w w:val="110"/>
          </w:rPr>
          <w:delText xml:space="preserve"> </w:delText>
        </w:r>
        <w:r w:rsidDel="004E3A12">
          <w:rPr>
            <w:w w:val="110"/>
          </w:rPr>
          <w:delText>resources</w:delText>
        </w:r>
        <w:r w:rsidDel="004E3A12">
          <w:rPr>
            <w:spacing w:val="-15"/>
            <w:w w:val="110"/>
          </w:rPr>
          <w:delText xml:space="preserve"> </w:delText>
        </w:r>
        <w:r w:rsidDel="004E3A12">
          <w:rPr>
            <w:w w:val="110"/>
          </w:rPr>
          <w:delText>from</w:delText>
        </w:r>
        <w:r w:rsidDel="004E3A12">
          <w:rPr>
            <w:spacing w:val="-15"/>
            <w:w w:val="110"/>
          </w:rPr>
          <w:delText xml:space="preserve"> </w:delText>
        </w:r>
        <w:r w:rsidDel="004E3A12">
          <w:rPr>
            <w:w w:val="110"/>
          </w:rPr>
          <w:delText>state</w:delText>
        </w:r>
        <w:r w:rsidDel="004E3A12">
          <w:rPr>
            <w:spacing w:val="-15"/>
            <w:w w:val="110"/>
          </w:rPr>
          <w:delText xml:space="preserve"> </w:delText>
        </w:r>
        <w:r w:rsidDel="004E3A12">
          <w:rPr>
            <w:w w:val="110"/>
          </w:rPr>
          <w:delText>or</w:delText>
        </w:r>
        <w:r w:rsidDel="004E3A12">
          <w:rPr>
            <w:spacing w:val="-15"/>
            <w:w w:val="110"/>
          </w:rPr>
          <w:delText xml:space="preserve"> </w:delText>
        </w:r>
        <w:r w:rsidDel="004E3A12">
          <w:rPr>
            <w:w w:val="110"/>
          </w:rPr>
          <w:delText>federal</w:delText>
        </w:r>
        <w:r w:rsidDel="004E3A12">
          <w:rPr>
            <w:spacing w:val="-15"/>
            <w:w w:val="110"/>
          </w:rPr>
          <w:delText xml:space="preserve"> </w:delText>
        </w:r>
        <w:r w:rsidDel="004E3A12">
          <w:rPr>
            <w:w w:val="110"/>
          </w:rPr>
          <w:delText>authorities,</w:delText>
        </w:r>
        <w:r w:rsidDel="004E3A12">
          <w:rPr>
            <w:spacing w:val="-11"/>
            <w:w w:val="110"/>
          </w:rPr>
          <w:delText xml:space="preserve"> </w:delText>
        </w:r>
        <w:r w:rsidDel="004E3A12">
          <w:rPr>
            <w:w w:val="110"/>
          </w:rPr>
          <w:delText>the</w:delText>
        </w:r>
        <w:r w:rsidDel="004E3A12">
          <w:rPr>
            <w:spacing w:val="-15"/>
            <w:w w:val="110"/>
          </w:rPr>
          <w:delText xml:space="preserve"> </w:delText>
        </w:r>
        <w:r w:rsidDel="004E3A12">
          <w:rPr>
            <w:w w:val="110"/>
          </w:rPr>
          <w:delText>lower</w:delText>
        </w:r>
        <w:r w:rsidDel="004E3A12">
          <w:rPr>
            <w:spacing w:val="-15"/>
            <w:w w:val="110"/>
          </w:rPr>
          <w:delText xml:space="preserve"> </w:delText>
        </w:r>
        <w:r w:rsidDel="004E3A12">
          <w:rPr>
            <w:w w:val="110"/>
          </w:rPr>
          <w:delText>tax</w:delText>
        </w:r>
        <w:r w:rsidDel="004E3A12">
          <w:rPr>
            <w:spacing w:val="-15"/>
            <w:w w:val="110"/>
          </w:rPr>
          <w:delText xml:space="preserve"> </w:delText>
        </w:r>
        <w:r w:rsidDel="004E3A12">
          <w:rPr>
            <w:w w:val="110"/>
          </w:rPr>
          <w:delText>revenue</w:delText>
        </w:r>
        <w:r w:rsidDel="004E3A12">
          <w:rPr>
            <w:spacing w:val="-15"/>
            <w:w w:val="110"/>
          </w:rPr>
          <w:delText xml:space="preserve"> </w:delText>
        </w:r>
        <w:r w:rsidDel="004E3A12">
          <w:rPr>
            <w:w w:val="110"/>
          </w:rPr>
          <w:delText xml:space="preserve">directly </w:delText>
        </w:r>
        <w:r w:rsidDel="004E3A12">
          <w:delText xml:space="preserve">leads to a loss in funding for these local governments, with ripple effects for local roads and </w:delText>
        </w:r>
        <w:r w:rsidDel="004E3A12">
          <w:rPr>
            <w:spacing w:val="-2"/>
            <w:w w:val="110"/>
          </w:rPr>
          <w:delText>infrastructures.</w:delText>
        </w:r>
      </w:del>
    </w:p>
    <w:p w14:paraId="2BFEEBAD" w14:textId="77777777" w:rsidR="00C96556" w:rsidRDefault="00F61671">
      <w:pPr>
        <w:pStyle w:val="BodyText"/>
        <w:spacing w:before="8" w:line="391" w:lineRule="auto"/>
        <w:ind w:left="-1" w:right="1076" w:firstLine="351"/>
        <w:jc w:val="both"/>
      </w:pPr>
      <w:r>
        <w:rPr>
          <w:b/>
          <w:w w:val="105"/>
        </w:rPr>
        <w:t>Declining Road Quality.</w:t>
      </w:r>
      <w:r>
        <w:rPr>
          <w:b/>
          <w:spacing w:val="40"/>
          <w:w w:val="105"/>
        </w:rPr>
        <w:t xml:space="preserve"> </w:t>
      </w:r>
      <w:r>
        <w:rPr>
          <w:w w:val="105"/>
        </w:rPr>
        <w:t>Results from our AI model-based road-quality measure in Section</w:t>
      </w:r>
      <w:r>
        <w:rPr>
          <w:spacing w:val="-15"/>
          <w:w w:val="105"/>
        </w:rPr>
        <w:t xml:space="preserve"> </w:t>
      </w:r>
      <w:hyperlink w:anchor="_bookmark11" w:history="1">
        <w:r>
          <w:rPr>
            <w:w w:val="105"/>
          </w:rPr>
          <w:t>4.1</w:t>
        </w:r>
      </w:hyperlink>
      <w:r>
        <w:rPr>
          <w:spacing w:val="-14"/>
          <w:w w:val="105"/>
        </w:rPr>
        <w:t xml:space="preserve"> </w:t>
      </w:r>
      <w:r>
        <w:rPr>
          <w:w w:val="105"/>
        </w:rPr>
        <w:t>show</w:t>
      </w:r>
      <w:r>
        <w:rPr>
          <w:spacing w:val="-14"/>
          <w:w w:val="105"/>
        </w:rPr>
        <w:t xml:space="preserve"> </w:t>
      </w:r>
      <w:r>
        <w:rPr>
          <w:w w:val="105"/>
        </w:rPr>
        <w:t>a</w:t>
      </w:r>
      <w:r>
        <w:rPr>
          <w:spacing w:val="-14"/>
          <w:w w:val="105"/>
        </w:rPr>
        <w:t xml:space="preserve"> </w:t>
      </w:r>
      <w:r>
        <w:rPr>
          <w:w w:val="105"/>
        </w:rPr>
        <w:t>marked</w:t>
      </w:r>
      <w:r>
        <w:rPr>
          <w:spacing w:val="-15"/>
          <w:w w:val="105"/>
        </w:rPr>
        <w:t xml:space="preserve"> </w:t>
      </w:r>
      <w:r>
        <w:rPr>
          <w:w w:val="105"/>
        </w:rPr>
        <w:t>decrease</w:t>
      </w:r>
      <w:r>
        <w:rPr>
          <w:spacing w:val="-14"/>
          <w:w w:val="105"/>
        </w:rPr>
        <w:t xml:space="preserve"> </w:t>
      </w:r>
      <w:r>
        <w:rPr>
          <w:w w:val="105"/>
        </w:rPr>
        <w:t>in</w:t>
      </w:r>
      <w:r>
        <w:rPr>
          <w:spacing w:val="-14"/>
          <w:w w:val="105"/>
        </w:rPr>
        <w:t xml:space="preserve"> </w:t>
      </w:r>
      <w:r>
        <w:rPr>
          <w:w w:val="105"/>
        </w:rPr>
        <w:t>road</w:t>
      </w:r>
      <w:r>
        <w:rPr>
          <w:spacing w:val="-14"/>
          <w:w w:val="105"/>
        </w:rPr>
        <w:t xml:space="preserve"> </w:t>
      </w:r>
      <w:r>
        <w:rPr>
          <w:w w:val="105"/>
        </w:rPr>
        <w:t>quality</w:t>
      </w:r>
      <w:r>
        <w:rPr>
          <w:spacing w:val="-15"/>
          <w:w w:val="105"/>
        </w:rPr>
        <w:t xml:space="preserve"> </w:t>
      </w:r>
      <w:r>
        <w:rPr>
          <w:w w:val="105"/>
        </w:rPr>
        <w:t>following</w:t>
      </w:r>
      <w:r>
        <w:rPr>
          <w:spacing w:val="-14"/>
          <w:w w:val="105"/>
        </w:rPr>
        <w:t xml:space="preserve"> </w:t>
      </w:r>
      <w:r>
        <w:rPr>
          <w:w w:val="105"/>
        </w:rPr>
        <w:t>the</w:t>
      </w:r>
      <w:r>
        <w:rPr>
          <w:spacing w:val="-14"/>
          <w:w w:val="105"/>
        </w:rPr>
        <w:t xml:space="preserve"> </w:t>
      </w:r>
      <w:r>
        <w:rPr>
          <w:w w:val="105"/>
        </w:rPr>
        <w:t>cessation</w:t>
      </w:r>
      <w:r>
        <w:rPr>
          <w:spacing w:val="-14"/>
          <w:w w:val="105"/>
        </w:rPr>
        <w:t xml:space="preserve"> </w:t>
      </w:r>
      <w:r>
        <w:rPr>
          <w:w w:val="105"/>
        </w:rPr>
        <w:t>of</w:t>
      </w:r>
      <w:r>
        <w:rPr>
          <w:spacing w:val="-15"/>
          <w:w w:val="105"/>
        </w:rPr>
        <w:t xml:space="preserve"> </w:t>
      </w:r>
      <w:r>
        <w:rPr>
          <w:w w:val="105"/>
        </w:rPr>
        <w:t>renewal</w:t>
      </w:r>
      <w:r>
        <w:rPr>
          <w:spacing w:val="-14"/>
          <w:w w:val="105"/>
        </w:rPr>
        <w:t xml:space="preserve"> </w:t>
      </w:r>
      <w:r>
        <w:rPr>
          <w:w w:val="105"/>
        </w:rPr>
        <w:t>levies. The</w:t>
      </w:r>
      <w:r>
        <w:rPr>
          <w:spacing w:val="-15"/>
          <w:w w:val="105"/>
        </w:rPr>
        <w:t xml:space="preserve"> </w:t>
      </w:r>
      <w:r>
        <w:rPr>
          <w:w w:val="105"/>
        </w:rPr>
        <w:t>resulting</w:t>
      </w:r>
      <w:r>
        <w:rPr>
          <w:spacing w:val="-14"/>
          <w:w w:val="105"/>
        </w:rPr>
        <w:t xml:space="preserve"> </w:t>
      </w:r>
      <w:r>
        <w:rPr>
          <w:w w:val="105"/>
        </w:rPr>
        <w:t>deterioration</w:t>
      </w:r>
      <w:r>
        <w:rPr>
          <w:spacing w:val="-14"/>
          <w:w w:val="105"/>
        </w:rPr>
        <w:t xml:space="preserve"> </w:t>
      </w:r>
      <w:r>
        <w:rPr>
          <w:w w:val="105"/>
        </w:rPr>
        <w:t>in</w:t>
      </w:r>
      <w:r>
        <w:rPr>
          <w:spacing w:val="-14"/>
          <w:w w:val="105"/>
        </w:rPr>
        <w:t xml:space="preserve"> </w:t>
      </w:r>
      <w:r>
        <w:rPr>
          <w:w w:val="105"/>
        </w:rPr>
        <w:t>road</w:t>
      </w:r>
      <w:r>
        <w:rPr>
          <w:spacing w:val="-15"/>
          <w:w w:val="105"/>
        </w:rPr>
        <w:t xml:space="preserve"> </w:t>
      </w:r>
      <w:r>
        <w:rPr>
          <w:w w:val="105"/>
        </w:rPr>
        <w:t>quality</w:t>
      </w:r>
      <w:r>
        <w:rPr>
          <w:spacing w:val="-14"/>
          <w:w w:val="105"/>
        </w:rPr>
        <w:t xml:space="preserve"> </w:t>
      </w:r>
      <w:r>
        <w:rPr>
          <w:w w:val="105"/>
        </w:rPr>
        <w:t>may</w:t>
      </w:r>
      <w:r>
        <w:rPr>
          <w:spacing w:val="-14"/>
          <w:w w:val="105"/>
        </w:rPr>
        <w:t xml:space="preserve"> </w:t>
      </w:r>
      <w:r>
        <w:rPr>
          <w:w w:val="105"/>
        </w:rPr>
        <w:t>be</w:t>
      </w:r>
      <w:r>
        <w:rPr>
          <w:spacing w:val="-14"/>
          <w:w w:val="105"/>
        </w:rPr>
        <w:t xml:space="preserve"> </w:t>
      </w:r>
      <w:r>
        <w:rPr>
          <w:w w:val="105"/>
        </w:rPr>
        <w:t>accompanied</w:t>
      </w:r>
      <w:r>
        <w:rPr>
          <w:spacing w:val="-15"/>
          <w:w w:val="105"/>
        </w:rPr>
        <w:t xml:space="preserve"> </w:t>
      </w:r>
      <w:r>
        <w:rPr>
          <w:w w:val="105"/>
        </w:rPr>
        <w:t>by</w:t>
      </w:r>
      <w:r>
        <w:rPr>
          <w:spacing w:val="-14"/>
          <w:w w:val="105"/>
        </w:rPr>
        <w:t xml:space="preserve"> </w:t>
      </w:r>
      <w:r>
        <w:rPr>
          <w:w w:val="105"/>
        </w:rPr>
        <w:t>ride</w:t>
      </w:r>
      <w:r>
        <w:rPr>
          <w:spacing w:val="-14"/>
          <w:w w:val="105"/>
        </w:rPr>
        <w:t xml:space="preserve"> </w:t>
      </w:r>
      <w:r>
        <w:rPr>
          <w:w w:val="105"/>
        </w:rPr>
        <w:t>discomfort,</w:t>
      </w:r>
      <w:r>
        <w:rPr>
          <w:spacing w:val="-13"/>
          <w:w w:val="105"/>
        </w:rPr>
        <w:t xml:space="preserve"> </w:t>
      </w:r>
      <w:r>
        <w:rPr>
          <w:w w:val="105"/>
        </w:rPr>
        <w:t>declining aesthetics,</w:t>
      </w:r>
      <w:r>
        <w:rPr>
          <w:spacing w:val="-8"/>
          <w:w w:val="105"/>
        </w:rPr>
        <w:t xml:space="preserve"> </w:t>
      </w:r>
      <w:r>
        <w:rPr>
          <w:w w:val="105"/>
        </w:rPr>
        <w:t>and</w:t>
      </w:r>
      <w:r>
        <w:rPr>
          <w:spacing w:val="-10"/>
          <w:w w:val="105"/>
        </w:rPr>
        <w:t xml:space="preserve"> </w:t>
      </w:r>
      <w:r>
        <w:rPr>
          <w:w w:val="105"/>
        </w:rPr>
        <w:t>reduced</w:t>
      </w:r>
      <w:r>
        <w:rPr>
          <w:spacing w:val="-10"/>
          <w:w w:val="105"/>
        </w:rPr>
        <w:t xml:space="preserve"> </w:t>
      </w:r>
      <w:r>
        <w:rPr>
          <w:w w:val="105"/>
        </w:rPr>
        <w:t>usability</w:t>
      </w:r>
      <w:r>
        <w:rPr>
          <w:spacing w:val="-10"/>
          <w:w w:val="105"/>
        </w:rPr>
        <w:t xml:space="preserve"> </w:t>
      </w:r>
      <w:r>
        <w:rPr>
          <w:w w:val="105"/>
        </w:rPr>
        <w:t>of</w:t>
      </w:r>
      <w:r>
        <w:rPr>
          <w:spacing w:val="-10"/>
          <w:w w:val="105"/>
        </w:rPr>
        <w:t xml:space="preserve"> </w:t>
      </w:r>
      <w:r>
        <w:rPr>
          <w:w w:val="105"/>
        </w:rPr>
        <w:t>neighborhood</w:t>
      </w:r>
      <w:r>
        <w:rPr>
          <w:spacing w:val="-10"/>
          <w:w w:val="105"/>
        </w:rPr>
        <w:t xml:space="preserve"> </w:t>
      </w:r>
      <w:r>
        <w:rPr>
          <w:w w:val="105"/>
        </w:rPr>
        <w:t>roads.</w:t>
      </w:r>
      <w:r>
        <w:rPr>
          <w:spacing w:val="17"/>
          <w:w w:val="105"/>
        </w:rPr>
        <w:t xml:space="preserve"> </w:t>
      </w:r>
      <w:r>
        <w:rPr>
          <w:w w:val="105"/>
        </w:rPr>
        <w:t>This</w:t>
      </w:r>
      <w:r>
        <w:rPr>
          <w:spacing w:val="-10"/>
          <w:w w:val="105"/>
        </w:rPr>
        <w:t xml:space="preserve"> </w:t>
      </w:r>
      <w:r>
        <w:rPr>
          <w:w w:val="105"/>
        </w:rPr>
        <w:t>is</w:t>
      </w:r>
      <w:r>
        <w:rPr>
          <w:spacing w:val="-10"/>
          <w:w w:val="105"/>
        </w:rPr>
        <w:t xml:space="preserve"> </w:t>
      </w:r>
      <w:r>
        <w:rPr>
          <w:w w:val="105"/>
        </w:rPr>
        <w:t>precisely</w:t>
      </w:r>
      <w:r>
        <w:rPr>
          <w:spacing w:val="-10"/>
          <w:w w:val="105"/>
        </w:rPr>
        <w:t xml:space="preserve"> </w:t>
      </w:r>
      <w:r>
        <w:rPr>
          <w:w w:val="105"/>
        </w:rPr>
        <w:t>what</w:t>
      </w:r>
      <w:r>
        <w:rPr>
          <w:spacing w:val="-10"/>
          <w:w w:val="105"/>
        </w:rPr>
        <w:t xml:space="preserve"> </w:t>
      </w:r>
      <w:r>
        <w:rPr>
          <w:w w:val="105"/>
        </w:rPr>
        <w:t>a</w:t>
      </w:r>
      <w:r>
        <w:rPr>
          <w:spacing w:val="-10"/>
          <w:w w:val="105"/>
        </w:rPr>
        <w:t xml:space="preserve"> </w:t>
      </w:r>
      <w:r>
        <w:rPr>
          <w:w w:val="105"/>
        </w:rPr>
        <w:t>local</w:t>
      </w:r>
      <w:r>
        <w:rPr>
          <w:spacing w:val="-10"/>
          <w:w w:val="105"/>
        </w:rPr>
        <w:t xml:space="preserve"> </w:t>
      </w:r>
      <w:r>
        <w:rPr>
          <w:w w:val="105"/>
        </w:rPr>
        <w:t xml:space="preserve">public </w:t>
      </w:r>
      <w:r>
        <w:t>goods</w:t>
      </w:r>
      <w:r>
        <w:rPr>
          <w:spacing w:val="7"/>
        </w:rPr>
        <w:t xml:space="preserve"> </w:t>
      </w:r>
      <w:r>
        <w:t>framework</w:t>
      </w:r>
      <w:r>
        <w:rPr>
          <w:spacing w:val="8"/>
        </w:rPr>
        <w:t xml:space="preserve"> </w:t>
      </w:r>
      <w:r>
        <w:t>would</w:t>
      </w:r>
      <w:r>
        <w:rPr>
          <w:spacing w:val="7"/>
        </w:rPr>
        <w:t xml:space="preserve"> </w:t>
      </w:r>
      <w:r>
        <w:t>predict:</w:t>
      </w:r>
      <w:r>
        <w:rPr>
          <w:spacing w:val="40"/>
        </w:rPr>
        <w:t xml:space="preserve"> </w:t>
      </w:r>
      <w:r>
        <w:t>fewer</w:t>
      </w:r>
      <w:r>
        <w:rPr>
          <w:spacing w:val="8"/>
        </w:rPr>
        <w:t xml:space="preserve"> </w:t>
      </w:r>
      <w:r>
        <w:t>financial</w:t>
      </w:r>
      <w:r>
        <w:rPr>
          <w:spacing w:val="7"/>
        </w:rPr>
        <w:t xml:space="preserve"> </w:t>
      </w:r>
      <w:r>
        <w:t>resources</w:t>
      </w:r>
      <w:r>
        <w:rPr>
          <w:spacing w:val="8"/>
        </w:rPr>
        <w:t xml:space="preserve"> </w:t>
      </w:r>
      <w:r>
        <w:t>for</w:t>
      </w:r>
      <w:r>
        <w:rPr>
          <w:spacing w:val="7"/>
        </w:rPr>
        <w:t xml:space="preserve"> </w:t>
      </w:r>
      <w:r>
        <w:t>upkeep</w:t>
      </w:r>
      <w:r>
        <w:rPr>
          <w:spacing w:val="8"/>
        </w:rPr>
        <w:t xml:space="preserve"> </w:t>
      </w:r>
      <w:r>
        <w:t>immediately</w:t>
      </w:r>
      <w:r>
        <w:rPr>
          <w:spacing w:val="7"/>
        </w:rPr>
        <w:t xml:space="preserve"> </w:t>
      </w:r>
      <w:r>
        <w:t>impact</w:t>
      </w:r>
      <w:r>
        <w:rPr>
          <w:spacing w:val="8"/>
        </w:rPr>
        <w:t xml:space="preserve"> </w:t>
      </w:r>
      <w:r>
        <w:rPr>
          <w:spacing w:val="-5"/>
        </w:rPr>
        <w:t>the</w:t>
      </w:r>
    </w:p>
    <w:p w14:paraId="6DA42070" w14:textId="77777777" w:rsidR="00C96556" w:rsidRDefault="00C96556">
      <w:pPr>
        <w:pStyle w:val="BodyText"/>
        <w:spacing w:line="391" w:lineRule="auto"/>
        <w:jc w:val="both"/>
        <w:sectPr w:rsidR="00C96556">
          <w:pgSz w:w="12240" w:h="15840"/>
          <w:pgMar w:top="1340" w:right="360" w:bottom="1020" w:left="1440" w:header="0" w:footer="749" w:gutter="0"/>
          <w:cols w:space="720"/>
        </w:sectPr>
      </w:pPr>
    </w:p>
    <w:p w14:paraId="4C7D6BA9" w14:textId="77777777" w:rsidR="00C96556" w:rsidRDefault="00F61671">
      <w:pPr>
        <w:pStyle w:val="BodyText"/>
        <w:spacing w:before="30" w:line="391" w:lineRule="auto"/>
        <w:ind w:right="1077"/>
        <w:jc w:val="both"/>
      </w:pPr>
      <w:r>
        <w:lastRenderedPageBreak/>
        <w:t>daily “consumption” of roads.</w:t>
      </w:r>
      <w:r>
        <w:rPr>
          <w:spacing w:val="40"/>
        </w:rPr>
        <w:t xml:space="preserve"> </w:t>
      </w:r>
      <w:r>
        <w:t>Residents observe these changes slowly over time, often after four</w:t>
      </w:r>
      <w:r>
        <w:rPr>
          <w:spacing w:val="40"/>
        </w:rPr>
        <w:t xml:space="preserve"> </w:t>
      </w:r>
      <w:r>
        <w:t>to</w:t>
      </w:r>
      <w:r>
        <w:rPr>
          <w:spacing w:val="40"/>
        </w:rPr>
        <w:t xml:space="preserve"> </w:t>
      </w:r>
      <w:r>
        <w:t>five</w:t>
      </w:r>
      <w:r>
        <w:rPr>
          <w:spacing w:val="40"/>
        </w:rPr>
        <w:t xml:space="preserve"> </w:t>
      </w:r>
      <w:r>
        <w:t>years,</w:t>
      </w:r>
      <w:r>
        <w:rPr>
          <w:spacing w:val="40"/>
        </w:rPr>
        <w:t xml:space="preserve"> </w:t>
      </w:r>
      <w:r>
        <w:t>before</w:t>
      </w:r>
      <w:r>
        <w:rPr>
          <w:spacing w:val="40"/>
        </w:rPr>
        <w:t xml:space="preserve"> </w:t>
      </w:r>
      <w:r>
        <w:t>road</w:t>
      </w:r>
      <w:r>
        <w:rPr>
          <w:spacing w:val="40"/>
        </w:rPr>
        <w:t xml:space="preserve"> </w:t>
      </w:r>
      <w:r>
        <w:t>conditions</w:t>
      </w:r>
      <w:r>
        <w:rPr>
          <w:spacing w:val="40"/>
        </w:rPr>
        <w:t xml:space="preserve"> </w:t>
      </w:r>
      <w:r>
        <w:t>become</w:t>
      </w:r>
      <w:r>
        <w:rPr>
          <w:spacing w:val="40"/>
        </w:rPr>
        <w:t xml:space="preserve"> </w:t>
      </w:r>
      <w:r>
        <w:t>visibly</w:t>
      </w:r>
      <w:r>
        <w:rPr>
          <w:spacing w:val="40"/>
        </w:rPr>
        <w:t xml:space="preserve"> </w:t>
      </w:r>
      <w:r>
        <w:t>poor.</w:t>
      </w:r>
    </w:p>
    <w:p w14:paraId="02981FB8" w14:textId="77777777" w:rsidR="00C96556" w:rsidRDefault="00F61671">
      <w:pPr>
        <w:pStyle w:val="BodyText"/>
        <w:spacing w:before="2" w:line="391" w:lineRule="auto"/>
        <w:ind w:left="-1" w:right="1075" w:firstLine="351"/>
        <w:jc w:val="both"/>
      </w:pPr>
      <w:r>
        <w:rPr>
          <w:b/>
        </w:rPr>
        <w:t>Capitalization</w:t>
      </w:r>
      <w:r>
        <w:rPr>
          <w:b/>
          <w:spacing w:val="80"/>
          <w:w w:val="150"/>
        </w:rPr>
        <w:t xml:space="preserve"> </w:t>
      </w:r>
      <w:r>
        <w:rPr>
          <w:b/>
        </w:rPr>
        <w:t>into</w:t>
      </w:r>
      <w:r>
        <w:rPr>
          <w:b/>
          <w:spacing w:val="80"/>
          <w:w w:val="150"/>
        </w:rPr>
        <w:t xml:space="preserve"> </w:t>
      </w:r>
      <w:r>
        <w:rPr>
          <w:b/>
        </w:rPr>
        <w:t>house</w:t>
      </w:r>
      <w:r>
        <w:rPr>
          <w:b/>
          <w:spacing w:val="80"/>
          <w:w w:val="150"/>
        </w:rPr>
        <w:t xml:space="preserve"> </w:t>
      </w:r>
      <w:r>
        <w:rPr>
          <w:b/>
        </w:rPr>
        <w:t>Prices.</w:t>
      </w:r>
      <w:r>
        <w:rPr>
          <w:b/>
          <w:spacing w:val="80"/>
        </w:rPr>
        <w:t xml:space="preserve">  </w:t>
      </w:r>
      <w:r>
        <w:t>Falling</w:t>
      </w:r>
      <w:r>
        <w:rPr>
          <w:spacing w:val="80"/>
        </w:rPr>
        <w:t xml:space="preserve"> </w:t>
      </w:r>
      <w:r>
        <w:t>road</w:t>
      </w:r>
      <w:r>
        <w:rPr>
          <w:spacing w:val="80"/>
        </w:rPr>
        <w:t xml:space="preserve"> </w:t>
      </w:r>
      <w:r>
        <w:t>quality</w:t>
      </w:r>
      <w:r>
        <w:rPr>
          <w:spacing w:val="80"/>
        </w:rPr>
        <w:t xml:space="preserve"> </w:t>
      </w:r>
      <w:r>
        <w:t>imposes</w:t>
      </w:r>
      <w:r>
        <w:rPr>
          <w:spacing w:val="80"/>
        </w:rPr>
        <w:t xml:space="preserve"> </w:t>
      </w:r>
      <w:r>
        <w:t>a</w:t>
      </w:r>
      <w:r>
        <w:rPr>
          <w:spacing w:val="80"/>
        </w:rPr>
        <w:t xml:space="preserve"> </w:t>
      </w:r>
      <w:proofErr w:type="spellStart"/>
      <w:r>
        <w:t>disamenity</w:t>
      </w:r>
      <w:proofErr w:type="spellEnd"/>
      <w:r>
        <w:rPr>
          <w:spacing w:val="80"/>
        </w:rPr>
        <w:t xml:space="preserve"> </w:t>
      </w:r>
      <w:r>
        <w:t xml:space="preserve">on local residents. As recognized by </w:t>
      </w:r>
      <w:hyperlink w:anchor="_bookmark52" w:history="1">
        <w:r>
          <w:t>Oates</w:t>
        </w:r>
      </w:hyperlink>
      <w:r>
        <w:t xml:space="preserve"> </w:t>
      </w:r>
      <w:hyperlink w:anchor="_bookmark52" w:history="1">
        <w:r>
          <w:t>(1969),</w:t>
        </w:r>
      </w:hyperlink>
      <w:r>
        <w:t xml:space="preserve"> property values in a </w:t>
      </w:r>
      <w:proofErr w:type="gramStart"/>
      <w:r>
        <w:t>community incorporate expectations</w:t>
      </w:r>
      <w:proofErr w:type="gramEnd"/>
      <w:r>
        <w:t xml:space="preserve"> of both the level of taxation and the quality of local services.</w:t>
      </w:r>
      <w:r>
        <w:rPr>
          <w:spacing w:val="40"/>
        </w:rPr>
        <w:t xml:space="preserve"> </w:t>
      </w:r>
      <w:r>
        <w:t>While homebuyers benefit</w:t>
      </w:r>
      <w:r>
        <w:rPr>
          <w:spacing w:val="40"/>
        </w:rPr>
        <w:t xml:space="preserve"> </w:t>
      </w:r>
      <w:r>
        <w:t>from</w:t>
      </w:r>
      <w:r>
        <w:rPr>
          <w:spacing w:val="40"/>
        </w:rPr>
        <w:t xml:space="preserve"> </w:t>
      </w:r>
      <w:r>
        <w:t>understanding</w:t>
      </w:r>
      <w:r>
        <w:rPr>
          <w:spacing w:val="40"/>
        </w:rPr>
        <w:t xml:space="preserve"> </w:t>
      </w:r>
      <w:r>
        <w:t>they</w:t>
      </w:r>
      <w:r>
        <w:rPr>
          <w:spacing w:val="40"/>
        </w:rPr>
        <w:t xml:space="preserve"> </w:t>
      </w:r>
      <w:r>
        <w:t>might</w:t>
      </w:r>
      <w:r>
        <w:rPr>
          <w:spacing w:val="40"/>
        </w:rPr>
        <w:t xml:space="preserve"> </w:t>
      </w:r>
      <w:r>
        <w:t>pay</w:t>
      </w:r>
      <w:r>
        <w:rPr>
          <w:spacing w:val="40"/>
        </w:rPr>
        <w:t xml:space="preserve"> </w:t>
      </w:r>
      <w:r>
        <w:t>lower</w:t>
      </w:r>
      <w:r>
        <w:rPr>
          <w:spacing w:val="40"/>
        </w:rPr>
        <w:t xml:space="preserve"> </w:t>
      </w:r>
      <w:r>
        <w:t>property</w:t>
      </w:r>
      <w:r>
        <w:rPr>
          <w:spacing w:val="40"/>
        </w:rPr>
        <w:t xml:space="preserve"> </w:t>
      </w:r>
      <w:r>
        <w:t>taxes</w:t>
      </w:r>
      <w:r>
        <w:rPr>
          <w:spacing w:val="40"/>
        </w:rPr>
        <w:t xml:space="preserve"> </w:t>
      </w:r>
      <w:r>
        <w:t>in</w:t>
      </w:r>
      <w:r>
        <w:rPr>
          <w:spacing w:val="40"/>
        </w:rPr>
        <w:t xml:space="preserve"> </w:t>
      </w:r>
      <w:r>
        <w:t>a</w:t>
      </w:r>
      <w:r>
        <w:rPr>
          <w:spacing w:val="40"/>
        </w:rPr>
        <w:t xml:space="preserve"> </w:t>
      </w:r>
      <w:r>
        <w:t>municipality</w:t>
      </w:r>
      <w:r>
        <w:rPr>
          <w:spacing w:val="40"/>
        </w:rPr>
        <w:t xml:space="preserve"> </w:t>
      </w:r>
      <w:r>
        <w:t>with</w:t>
      </w:r>
      <w:r>
        <w:rPr>
          <w:spacing w:val="40"/>
        </w:rPr>
        <w:t xml:space="preserve"> </w:t>
      </w:r>
      <w:r>
        <w:t>a failing</w:t>
      </w:r>
      <w:r>
        <w:rPr>
          <w:spacing w:val="40"/>
        </w:rPr>
        <w:t xml:space="preserve"> </w:t>
      </w:r>
      <w:r>
        <w:t>levy,</w:t>
      </w:r>
      <w:r>
        <w:rPr>
          <w:spacing w:val="40"/>
        </w:rPr>
        <w:t xml:space="preserve"> </w:t>
      </w:r>
      <w:r>
        <w:t>they</w:t>
      </w:r>
      <w:r>
        <w:rPr>
          <w:spacing w:val="40"/>
        </w:rPr>
        <w:t xml:space="preserve"> </w:t>
      </w:r>
      <w:r>
        <w:t>also</w:t>
      </w:r>
      <w:r>
        <w:rPr>
          <w:spacing w:val="40"/>
        </w:rPr>
        <w:t xml:space="preserve"> </w:t>
      </w:r>
      <w:r>
        <w:t>factor</w:t>
      </w:r>
      <w:r>
        <w:rPr>
          <w:spacing w:val="40"/>
        </w:rPr>
        <w:t xml:space="preserve"> </w:t>
      </w:r>
      <w:r>
        <w:t>in</w:t>
      </w:r>
      <w:r>
        <w:rPr>
          <w:spacing w:val="40"/>
        </w:rPr>
        <w:t xml:space="preserve"> </w:t>
      </w:r>
      <w:r>
        <w:t>the</w:t>
      </w:r>
      <w:r>
        <w:rPr>
          <w:spacing w:val="40"/>
        </w:rPr>
        <w:t xml:space="preserve"> </w:t>
      </w:r>
      <w:r>
        <w:t>anticipated</w:t>
      </w:r>
      <w:r>
        <w:rPr>
          <w:spacing w:val="40"/>
        </w:rPr>
        <w:t xml:space="preserve"> </w:t>
      </w:r>
      <w:r>
        <w:t>(and</w:t>
      </w:r>
      <w:r>
        <w:rPr>
          <w:spacing w:val="40"/>
        </w:rPr>
        <w:t xml:space="preserve"> </w:t>
      </w:r>
      <w:r>
        <w:t>eventually</w:t>
      </w:r>
      <w:r>
        <w:rPr>
          <w:spacing w:val="40"/>
        </w:rPr>
        <w:t xml:space="preserve"> </w:t>
      </w:r>
      <w:r>
        <w:t>realized)</w:t>
      </w:r>
      <w:r>
        <w:rPr>
          <w:spacing w:val="40"/>
        </w:rPr>
        <w:t xml:space="preserve"> </w:t>
      </w:r>
      <w:r>
        <w:t>deterioration</w:t>
      </w:r>
      <w:r>
        <w:rPr>
          <w:spacing w:val="40"/>
        </w:rPr>
        <w:t xml:space="preserve"> </w:t>
      </w:r>
      <w:r>
        <w:t>of roads.</w:t>
      </w:r>
      <w:r>
        <w:rPr>
          <w:spacing w:val="80"/>
        </w:rPr>
        <w:t xml:space="preserve"> </w:t>
      </w:r>
      <w:r>
        <w:t>Several</w:t>
      </w:r>
      <w:r>
        <w:rPr>
          <w:spacing w:val="40"/>
        </w:rPr>
        <w:t xml:space="preserve"> </w:t>
      </w:r>
      <w:r>
        <w:t>mechanisms</w:t>
      </w:r>
      <w:r>
        <w:rPr>
          <w:spacing w:val="40"/>
        </w:rPr>
        <w:t xml:space="preserve"> </w:t>
      </w:r>
      <w:r>
        <w:t>help</w:t>
      </w:r>
      <w:r>
        <w:rPr>
          <w:spacing w:val="40"/>
        </w:rPr>
        <w:t xml:space="preserve"> </w:t>
      </w:r>
      <w:r>
        <w:t>explain</w:t>
      </w:r>
      <w:r>
        <w:rPr>
          <w:spacing w:val="40"/>
        </w:rPr>
        <w:t xml:space="preserve"> </w:t>
      </w:r>
      <w:r>
        <w:t>the</w:t>
      </w:r>
      <w:r>
        <w:rPr>
          <w:spacing w:val="40"/>
        </w:rPr>
        <w:t xml:space="preserve"> </w:t>
      </w:r>
      <w:r>
        <w:t>ultimate</w:t>
      </w:r>
      <w:r>
        <w:rPr>
          <w:spacing w:val="40"/>
        </w:rPr>
        <w:t xml:space="preserve"> </w:t>
      </w:r>
      <w:r>
        <w:t>discount</w:t>
      </w:r>
      <w:r>
        <w:rPr>
          <w:spacing w:val="40"/>
        </w:rPr>
        <w:t xml:space="preserve"> </w:t>
      </w:r>
      <w:r>
        <w:t>in</w:t>
      </w:r>
      <w:r>
        <w:rPr>
          <w:spacing w:val="40"/>
        </w:rPr>
        <w:t xml:space="preserve"> </w:t>
      </w:r>
      <w:r>
        <w:t>property</w:t>
      </w:r>
      <w:r>
        <w:rPr>
          <w:spacing w:val="40"/>
        </w:rPr>
        <w:t xml:space="preserve"> </w:t>
      </w:r>
      <w:r>
        <w:t>values:</w:t>
      </w:r>
    </w:p>
    <w:p w14:paraId="210589D9" w14:textId="77777777" w:rsidR="00C96556" w:rsidRDefault="00F61671">
      <w:pPr>
        <w:pStyle w:val="ListParagraph"/>
        <w:numPr>
          <w:ilvl w:val="0"/>
          <w:numId w:val="2"/>
        </w:numPr>
        <w:tabs>
          <w:tab w:val="left" w:pos="583"/>
          <w:tab w:val="left" w:pos="585"/>
        </w:tabs>
        <w:spacing w:before="202" w:line="391" w:lineRule="auto"/>
        <w:ind w:right="1077"/>
        <w:jc w:val="both"/>
        <w:rPr>
          <w:sz w:val="24"/>
        </w:rPr>
      </w:pPr>
      <w:r>
        <w:rPr>
          <w:b/>
          <w:w w:val="105"/>
          <w:sz w:val="24"/>
        </w:rPr>
        <w:t>Appearance</w:t>
      </w:r>
      <w:r>
        <w:rPr>
          <w:b/>
          <w:spacing w:val="40"/>
          <w:w w:val="105"/>
          <w:sz w:val="24"/>
        </w:rPr>
        <w:t xml:space="preserve"> </w:t>
      </w:r>
      <w:r>
        <w:rPr>
          <w:b/>
          <w:w w:val="105"/>
          <w:sz w:val="24"/>
        </w:rPr>
        <w:t>and</w:t>
      </w:r>
      <w:r>
        <w:rPr>
          <w:b/>
          <w:spacing w:val="40"/>
          <w:w w:val="105"/>
          <w:sz w:val="24"/>
        </w:rPr>
        <w:t xml:space="preserve"> </w:t>
      </w:r>
      <w:r>
        <w:rPr>
          <w:b/>
          <w:w w:val="105"/>
          <w:sz w:val="24"/>
        </w:rPr>
        <w:t>Neighborhood</w:t>
      </w:r>
      <w:r>
        <w:rPr>
          <w:b/>
          <w:spacing w:val="40"/>
          <w:w w:val="105"/>
          <w:sz w:val="24"/>
        </w:rPr>
        <w:t xml:space="preserve"> </w:t>
      </w:r>
      <w:r>
        <w:rPr>
          <w:b/>
          <w:w w:val="105"/>
          <w:sz w:val="24"/>
        </w:rPr>
        <w:t>Appeal.</w:t>
      </w:r>
      <w:r>
        <w:rPr>
          <w:b/>
          <w:spacing w:val="80"/>
          <w:w w:val="105"/>
          <w:sz w:val="24"/>
        </w:rPr>
        <w:t xml:space="preserve"> </w:t>
      </w:r>
      <w:r>
        <w:rPr>
          <w:w w:val="105"/>
          <w:sz w:val="24"/>
        </w:rPr>
        <w:t>Rough</w:t>
      </w:r>
      <w:r>
        <w:rPr>
          <w:spacing w:val="40"/>
          <w:w w:val="105"/>
          <w:sz w:val="24"/>
        </w:rPr>
        <w:t xml:space="preserve"> </w:t>
      </w:r>
      <w:r>
        <w:rPr>
          <w:w w:val="105"/>
          <w:sz w:val="24"/>
        </w:rPr>
        <w:t>roads,</w:t>
      </w:r>
      <w:r>
        <w:rPr>
          <w:spacing w:val="40"/>
          <w:w w:val="105"/>
          <w:sz w:val="24"/>
        </w:rPr>
        <w:t xml:space="preserve"> </w:t>
      </w:r>
      <w:r>
        <w:rPr>
          <w:w w:val="105"/>
          <w:sz w:val="24"/>
        </w:rPr>
        <w:t>potholes,</w:t>
      </w:r>
      <w:r>
        <w:rPr>
          <w:spacing w:val="40"/>
          <w:w w:val="105"/>
          <w:sz w:val="24"/>
        </w:rPr>
        <w:t xml:space="preserve"> </w:t>
      </w:r>
      <w:r>
        <w:rPr>
          <w:w w:val="105"/>
          <w:sz w:val="24"/>
        </w:rPr>
        <w:t>and</w:t>
      </w:r>
      <w:r>
        <w:rPr>
          <w:spacing w:val="40"/>
          <w:w w:val="105"/>
          <w:sz w:val="24"/>
        </w:rPr>
        <w:t xml:space="preserve"> </w:t>
      </w:r>
      <w:r>
        <w:rPr>
          <w:w w:val="105"/>
          <w:sz w:val="24"/>
        </w:rPr>
        <w:t>poorly patched surfaces reduce aesthetic appeal.</w:t>
      </w:r>
      <w:r>
        <w:rPr>
          <w:spacing w:val="40"/>
          <w:w w:val="105"/>
          <w:sz w:val="24"/>
        </w:rPr>
        <w:t xml:space="preserve"> </w:t>
      </w:r>
      <w:r>
        <w:rPr>
          <w:w w:val="105"/>
          <w:sz w:val="24"/>
        </w:rPr>
        <w:t>Potential buyers, seeing visible signs of neglect, bid less.</w:t>
      </w:r>
    </w:p>
    <w:p w14:paraId="6C85FF8E" w14:textId="77777777" w:rsidR="00C96556" w:rsidRDefault="00F61671">
      <w:pPr>
        <w:pStyle w:val="ListParagraph"/>
        <w:numPr>
          <w:ilvl w:val="0"/>
          <w:numId w:val="2"/>
        </w:numPr>
        <w:tabs>
          <w:tab w:val="left" w:pos="583"/>
          <w:tab w:val="left" w:pos="585"/>
        </w:tabs>
        <w:spacing w:before="187" w:line="391" w:lineRule="auto"/>
        <w:ind w:right="1076"/>
        <w:jc w:val="both"/>
        <w:rPr>
          <w:sz w:val="24"/>
        </w:rPr>
      </w:pPr>
      <w:r>
        <w:rPr>
          <w:b/>
          <w:w w:val="105"/>
          <w:sz w:val="24"/>
        </w:rPr>
        <w:t xml:space="preserve">Vehicle Damage and Travel Costs. </w:t>
      </w:r>
      <w:r>
        <w:rPr>
          <w:w w:val="105"/>
          <w:sz w:val="24"/>
        </w:rPr>
        <w:t>Chronic maintenance problems translate into higher</w:t>
      </w:r>
      <w:r>
        <w:rPr>
          <w:spacing w:val="-11"/>
          <w:w w:val="105"/>
          <w:sz w:val="24"/>
        </w:rPr>
        <w:t xml:space="preserve"> </w:t>
      </w:r>
      <w:r>
        <w:rPr>
          <w:w w:val="105"/>
          <w:sz w:val="24"/>
        </w:rPr>
        <w:t>expenditures</w:t>
      </w:r>
      <w:r>
        <w:rPr>
          <w:spacing w:val="-11"/>
          <w:w w:val="105"/>
          <w:sz w:val="24"/>
        </w:rPr>
        <w:t xml:space="preserve"> </w:t>
      </w:r>
      <w:r>
        <w:rPr>
          <w:w w:val="105"/>
          <w:sz w:val="24"/>
        </w:rPr>
        <w:t>on</w:t>
      </w:r>
      <w:r>
        <w:rPr>
          <w:spacing w:val="-11"/>
          <w:w w:val="105"/>
          <w:sz w:val="24"/>
        </w:rPr>
        <w:t xml:space="preserve"> </w:t>
      </w:r>
      <w:r>
        <w:rPr>
          <w:w w:val="105"/>
          <w:sz w:val="24"/>
        </w:rPr>
        <w:t>tires,</w:t>
      </w:r>
      <w:r>
        <w:rPr>
          <w:spacing w:val="-10"/>
          <w:w w:val="105"/>
          <w:sz w:val="24"/>
        </w:rPr>
        <w:t xml:space="preserve"> </w:t>
      </w:r>
      <w:r>
        <w:rPr>
          <w:w w:val="105"/>
          <w:sz w:val="24"/>
        </w:rPr>
        <w:t>suspensions,</w:t>
      </w:r>
      <w:r>
        <w:rPr>
          <w:spacing w:val="-10"/>
          <w:w w:val="105"/>
          <w:sz w:val="24"/>
        </w:rPr>
        <w:t xml:space="preserve"> </w:t>
      </w:r>
      <w:r>
        <w:rPr>
          <w:w w:val="105"/>
          <w:sz w:val="24"/>
        </w:rPr>
        <w:t>and</w:t>
      </w:r>
      <w:r>
        <w:rPr>
          <w:spacing w:val="-11"/>
          <w:w w:val="105"/>
          <w:sz w:val="24"/>
        </w:rPr>
        <w:t xml:space="preserve"> </w:t>
      </w:r>
      <w:r>
        <w:rPr>
          <w:w w:val="105"/>
          <w:sz w:val="24"/>
        </w:rPr>
        <w:t>alignments,</w:t>
      </w:r>
      <w:r>
        <w:rPr>
          <w:spacing w:val="-10"/>
          <w:w w:val="105"/>
          <w:sz w:val="24"/>
        </w:rPr>
        <w:t xml:space="preserve"> </w:t>
      </w:r>
      <w:r>
        <w:rPr>
          <w:w w:val="105"/>
          <w:sz w:val="24"/>
        </w:rPr>
        <w:t>as</w:t>
      </w:r>
      <w:r>
        <w:rPr>
          <w:spacing w:val="-11"/>
          <w:w w:val="105"/>
          <w:sz w:val="24"/>
        </w:rPr>
        <w:t xml:space="preserve"> </w:t>
      </w:r>
      <w:r>
        <w:rPr>
          <w:w w:val="105"/>
          <w:sz w:val="24"/>
        </w:rPr>
        <w:t>well</w:t>
      </w:r>
      <w:r>
        <w:rPr>
          <w:spacing w:val="-11"/>
          <w:w w:val="105"/>
          <w:sz w:val="24"/>
        </w:rPr>
        <w:t xml:space="preserve"> </w:t>
      </w:r>
      <w:r>
        <w:rPr>
          <w:w w:val="105"/>
          <w:sz w:val="24"/>
        </w:rPr>
        <w:t>as</w:t>
      </w:r>
      <w:r>
        <w:rPr>
          <w:spacing w:val="-11"/>
          <w:w w:val="105"/>
          <w:sz w:val="24"/>
        </w:rPr>
        <w:t xml:space="preserve"> </w:t>
      </w:r>
      <w:r>
        <w:rPr>
          <w:w w:val="105"/>
          <w:sz w:val="24"/>
        </w:rPr>
        <w:t>more</w:t>
      </w:r>
      <w:r>
        <w:rPr>
          <w:spacing w:val="-11"/>
          <w:w w:val="105"/>
          <w:sz w:val="24"/>
        </w:rPr>
        <w:t xml:space="preserve"> </w:t>
      </w:r>
      <w:r>
        <w:rPr>
          <w:w w:val="105"/>
          <w:sz w:val="24"/>
        </w:rPr>
        <w:t>time</w:t>
      </w:r>
      <w:r>
        <w:rPr>
          <w:spacing w:val="-11"/>
          <w:w w:val="105"/>
          <w:sz w:val="24"/>
        </w:rPr>
        <w:t xml:space="preserve"> </w:t>
      </w:r>
      <w:r>
        <w:rPr>
          <w:w w:val="105"/>
          <w:sz w:val="24"/>
        </w:rPr>
        <w:t>lost</w:t>
      </w:r>
      <w:r>
        <w:rPr>
          <w:spacing w:val="-11"/>
          <w:w w:val="105"/>
          <w:sz w:val="24"/>
        </w:rPr>
        <w:t xml:space="preserve"> </w:t>
      </w:r>
      <w:r>
        <w:rPr>
          <w:w w:val="105"/>
          <w:sz w:val="24"/>
        </w:rPr>
        <w:t>to slower commutes.</w:t>
      </w:r>
    </w:p>
    <w:p w14:paraId="6BA9E47E" w14:textId="77777777" w:rsidR="00C96556" w:rsidRDefault="00F61671">
      <w:pPr>
        <w:pStyle w:val="ListParagraph"/>
        <w:numPr>
          <w:ilvl w:val="0"/>
          <w:numId w:val="2"/>
        </w:numPr>
        <w:tabs>
          <w:tab w:val="left" w:pos="583"/>
          <w:tab w:val="left" w:pos="585"/>
        </w:tabs>
        <w:spacing w:before="186" w:line="391" w:lineRule="auto"/>
        <w:ind w:right="1077"/>
        <w:jc w:val="both"/>
        <w:rPr>
          <w:sz w:val="24"/>
        </w:rPr>
      </w:pPr>
      <w:r>
        <w:rPr>
          <w:b/>
          <w:w w:val="110"/>
          <w:sz w:val="24"/>
        </w:rPr>
        <w:t>Expectation of Reduced Public Services.</w:t>
      </w:r>
      <w:r>
        <w:rPr>
          <w:b/>
          <w:spacing w:val="80"/>
          <w:w w:val="110"/>
          <w:sz w:val="24"/>
        </w:rPr>
        <w:t xml:space="preserve"> </w:t>
      </w:r>
      <w:r>
        <w:rPr>
          <w:w w:val="110"/>
          <w:sz w:val="24"/>
        </w:rPr>
        <w:t>A failed renewal levy may signal</w:t>
      </w:r>
      <w:r>
        <w:rPr>
          <w:spacing w:val="40"/>
          <w:w w:val="110"/>
          <w:sz w:val="24"/>
        </w:rPr>
        <w:t xml:space="preserve"> </w:t>
      </w:r>
      <w:r>
        <w:rPr>
          <w:spacing w:val="-2"/>
          <w:w w:val="110"/>
          <w:sz w:val="24"/>
        </w:rPr>
        <w:t>broader</w:t>
      </w:r>
      <w:r>
        <w:rPr>
          <w:spacing w:val="-4"/>
          <w:w w:val="110"/>
          <w:sz w:val="24"/>
        </w:rPr>
        <w:t xml:space="preserve"> </w:t>
      </w:r>
      <w:r>
        <w:rPr>
          <w:spacing w:val="-2"/>
          <w:w w:val="110"/>
          <w:sz w:val="24"/>
        </w:rPr>
        <w:t>fiscal</w:t>
      </w:r>
      <w:r>
        <w:rPr>
          <w:spacing w:val="-4"/>
          <w:w w:val="110"/>
          <w:sz w:val="24"/>
        </w:rPr>
        <w:t xml:space="preserve"> </w:t>
      </w:r>
      <w:r>
        <w:rPr>
          <w:spacing w:val="-2"/>
          <w:w w:val="110"/>
          <w:sz w:val="24"/>
        </w:rPr>
        <w:t>stringency, causing</w:t>
      </w:r>
      <w:r>
        <w:rPr>
          <w:spacing w:val="-4"/>
          <w:w w:val="110"/>
          <w:sz w:val="24"/>
        </w:rPr>
        <w:t xml:space="preserve"> </w:t>
      </w:r>
      <w:r>
        <w:rPr>
          <w:spacing w:val="-2"/>
          <w:w w:val="110"/>
          <w:sz w:val="24"/>
        </w:rPr>
        <w:t>residents</w:t>
      </w:r>
      <w:r>
        <w:rPr>
          <w:spacing w:val="-4"/>
          <w:w w:val="110"/>
          <w:sz w:val="24"/>
        </w:rPr>
        <w:t xml:space="preserve"> </w:t>
      </w:r>
      <w:r>
        <w:rPr>
          <w:spacing w:val="-2"/>
          <w:w w:val="110"/>
          <w:sz w:val="24"/>
        </w:rPr>
        <w:t>to</w:t>
      </w:r>
      <w:r>
        <w:rPr>
          <w:spacing w:val="-4"/>
          <w:w w:val="110"/>
          <w:sz w:val="24"/>
        </w:rPr>
        <w:t xml:space="preserve"> </w:t>
      </w:r>
      <w:r>
        <w:rPr>
          <w:spacing w:val="-2"/>
          <w:w w:val="110"/>
          <w:sz w:val="24"/>
        </w:rPr>
        <w:t>expect</w:t>
      </w:r>
      <w:r>
        <w:rPr>
          <w:spacing w:val="-4"/>
          <w:w w:val="110"/>
          <w:sz w:val="24"/>
        </w:rPr>
        <w:t xml:space="preserve"> </w:t>
      </w:r>
      <w:r>
        <w:rPr>
          <w:spacing w:val="-2"/>
          <w:w w:val="110"/>
          <w:sz w:val="24"/>
        </w:rPr>
        <w:t>other</w:t>
      </w:r>
      <w:r>
        <w:rPr>
          <w:spacing w:val="-4"/>
          <w:w w:val="110"/>
          <w:sz w:val="24"/>
        </w:rPr>
        <w:t xml:space="preserve"> </w:t>
      </w:r>
      <w:r>
        <w:rPr>
          <w:spacing w:val="-2"/>
          <w:w w:val="110"/>
          <w:sz w:val="24"/>
        </w:rPr>
        <w:t>future</w:t>
      </w:r>
      <w:r>
        <w:rPr>
          <w:spacing w:val="-4"/>
          <w:w w:val="110"/>
          <w:sz w:val="24"/>
        </w:rPr>
        <w:t xml:space="preserve"> </w:t>
      </w:r>
      <w:r>
        <w:rPr>
          <w:spacing w:val="-2"/>
          <w:w w:val="110"/>
          <w:sz w:val="24"/>
        </w:rPr>
        <w:t>service</w:t>
      </w:r>
      <w:r>
        <w:rPr>
          <w:spacing w:val="-4"/>
          <w:w w:val="110"/>
          <w:sz w:val="24"/>
        </w:rPr>
        <w:t xml:space="preserve"> </w:t>
      </w:r>
      <w:r>
        <w:rPr>
          <w:spacing w:val="-2"/>
          <w:w w:val="110"/>
          <w:sz w:val="24"/>
        </w:rPr>
        <w:t xml:space="preserve">cutbacks. </w:t>
      </w:r>
      <w:r>
        <w:rPr>
          <w:sz w:val="24"/>
        </w:rPr>
        <w:t>Uncertainty</w:t>
      </w:r>
      <w:r>
        <w:rPr>
          <w:spacing w:val="40"/>
          <w:sz w:val="24"/>
        </w:rPr>
        <w:t xml:space="preserve"> </w:t>
      </w:r>
      <w:r>
        <w:rPr>
          <w:sz w:val="24"/>
        </w:rPr>
        <w:t>about</w:t>
      </w:r>
      <w:r>
        <w:rPr>
          <w:spacing w:val="40"/>
          <w:sz w:val="24"/>
        </w:rPr>
        <w:t xml:space="preserve"> </w:t>
      </w:r>
      <w:r>
        <w:rPr>
          <w:sz w:val="24"/>
        </w:rPr>
        <w:t>service</w:t>
      </w:r>
      <w:r>
        <w:rPr>
          <w:spacing w:val="40"/>
          <w:sz w:val="24"/>
        </w:rPr>
        <w:t xml:space="preserve"> </w:t>
      </w:r>
      <w:r>
        <w:rPr>
          <w:sz w:val="24"/>
        </w:rPr>
        <w:t>levels</w:t>
      </w:r>
      <w:r>
        <w:rPr>
          <w:spacing w:val="40"/>
          <w:sz w:val="24"/>
        </w:rPr>
        <w:t xml:space="preserve"> </w:t>
      </w:r>
      <w:r>
        <w:rPr>
          <w:sz w:val="24"/>
        </w:rPr>
        <w:t>weighs</w:t>
      </w:r>
      <w:r>
        <w:rPr>
          <w:spacing w:val="40"/>
          <w:sz w:val="24"/>
        </w:rPr>
        <w:t xml:space="preserve"> </w:t>
      </w:r>
      <w:r>
        <w:rPr>
          <w:sz w:val="24"/>
        </w:rPr>
        <w:t>negatively</w:t>
      </w:r>
      <w:r>
        <w:rPr>
          <w:spacing w:val="40"/>
          <w:sz w:val="24"/>
        </w:rPr>
        <w:t xml:space="preserve"> </w:t>
      </w:r>
      <w:r>
        <w:rPr>
          <w:sz w:val="24"/>
        </w:rPr>
        <w:t>on</w:t>
      </w:r>
      <w:r>
        <w:rPr>
          <w:spacing w:val="40"/>
          <w:sz w:val="24"/>
        </w:rPr>
        <w:t xml:space="preserve"> </w:t>
      </w:r>
      <w:r>
        <w:rPr>
          <w:sz w:val="24"/>
        </w:rPr>
        <w:t>property</w:t>
      </w:r>
      <w:r>
        <w:rPr>
          <w:spacing w:val="40"/>
          <w:sz w:val="24"/>
        </w:rPr>
        <w:t xml:space="preserve"> </w:t>
      </w:r>
      <w:r>
        <w:rPr>
          <w:sz w:val="24"/>
        </w:rPr>
        <w:t>values.</w:t>
      </w:r>
    </w:p>
    <w:p w14:paraId="6FAFA3FE" w14:textId="459389EA" w:rsidR="00C96556" w:rsidDel="004E3A12" w:rsidRDefault="00F61671">
      <w:pPr>
        <w:pStyle w:val="BodyText"/>
        <w:spacing w:before="201" w:line="391" w:lineRule="auto"/>
        <w:ind w:left="-1" w:right="1075"/>
        <w:jc w:val="both"/>
        <w:rPr>
          <w:del w:id="196" w:author="Brasington, David (brasindd)" w:date="2025-03-02T18:43:00Z"/>
        </w:rPr>
      </w:pPr>
      <w:del w:id="197" w:author="Brasington, David (brasindd)" w:date="2025-03-02T18:43:00Z">
        <w:r w:rsidDel="004E3A12">
          <w:rPr>
            <w:w w:val="105"/>
          </w:rPr>
          <w:delText xml:space="preserve">In this sense, the local “bundling” of taxes and roads is priced into real estate transactions, echoing the original proposition of </w:delText>
        </w:r>
        <w:r w:rsidR="00C876C1" w:rsidDel="004E3A12">
          <w:fldChar w:fldCharType="begin"/>
        </w:r>
        <w:r w:rsidR="00C876C1" w:rsidDel="004E3A12">
          <w:delInstrText xml:space="preserve"> HYPERLINK \l "_bookmark59" </w:delInstrText>
        </w:r>
        <w:r w:rsidR="00C876C1" w:rsidDel="004E3A12">
          <w:fldChar w:fldCharType="separate"/>
        </w:r>
        <w:r w:rsidDel="004E3A12">
          <w:rPr>
            <w:w w:val="105"/>
          </w:rPr>
          <w:delText>Tiebout</w:delText>
        </w:r>
        <w:r w:rsidR="00C876C1" w:rsidDel="004E3A12">
          <w:rPr>
            <w:w w:val="105"/>
          </w:rPr>
          <w:fldChar w:fldCharType="end"/>
        </w:r>
        <w:r w:rsidDel="004E3A12">
          <w:rPr>
            <w:w w:val="105"/>
          </w:rPr>
          <w:delText xml:space="preserve"> </w:delText>
        </w:r>
        <w:r w:rsidR="00C876C1" w:rsidDel="004E3A12">
          <w:fldChar w:fldCharType="begin"/>
        </w:r>
        <w:r w:rsidR="00C876C1" w:rsidDel="004E3A12">
          <w:delInstrText xml:space="preserve"> HYPERLINK \l "_bookmark59" </w:delInstrText>
        </w:r>
        <w:r w:rsidR="00C876C1" w:rsidDel="004E3A12">
          <w:fldChar w:fldCharType="separate"/>
        </w:r>
        <w:r w:rsidDel="004E3A12">
          <w:rPr>
            <w:w w:val="105"/>
          </w:rPr>
          <w:delText>(1956)</w:delText>
        </w:r>
        <w:r w:rsidR="00C876C1" w:rsidDel="004E3A12">
          <w:rPr>
            <w:w w:val="105"/>
          </w:rPr>
          <w:fldChar w:fldCharType="end"/>
        </w:r>
        <w:r w:rsidDel="004E3A12">
          <w:rPr>
            <w:w w:val="105"/>
          </w:rPr>
          <w:delText xml:space="preserve"> that local public goods are </w:delText>
        </w:r>
        <w:r w:rsidDel="004E3A12">
          <w:rPr>
            <w:i/>
            <w:w w:val="105"/>
          </w:rPr>
          <w:delText xml:space="preserve">capitalized </w:delText>
        </w:r>
        <w:r w:rsidDel="004E3A12">
          <w:rPr>
            <w:w w:val="105"/>
          </w:rPr>
          <w:delText>in property</w:delText>
        </w:r>
        <w:r w:rsidDel="004E3A12">
          <w:rPr>
            <w:spacing w:val="-9"/>
            <w:w w:val="105"/>
          </w:rPr>
          <w:delText xml:space="preserve"> </w:delText>
        </w:r>
        <w:r w:rsidDel="004E3A12">
          <w:rPr>
            <w:w w:val="105"/>
          </w:rPr>
          <w:delText>values. Our</w:delText>
        </w:r>
        <w:r w:rsidDel="004E3A12">
          <w:rPr>
            <w:spacing w:val="-9"/>
            <w:w w:val="105"/>
          </w:rPr>
          <w:delText xml:space="preserve"> </w:delText>
        </w:r>
        <w:r w:rsidDel="004E3A12">
          <w:rPr>
            <w:w w:val="105"/>
          </w:rPr>
          <w:delText>event-study</w:delText>
        </w:r>
        <w:r w:rsidDel="004E3A12">
          <w:rPr>
            <w:spacing w:val="-9"/>
            <w:w w:val="105"/>
          </w:rPr>
          <w:delText xml:space="preserve"> </w:delText>
        </w:r>
        <w:r w:rsidDel="004E3A12">
          <w:rPr>
            <w:w w:val="105"/>
          </w:rPr>
          <w:delText>evidence</w:delText>
        </w:r>
        <w:r w:rsidDel="004E3A12">
          <w:rPr>
            <w:spacing w:val="-9"/>
            <w:w w:val="105"/>
          </w:rPr>
          <w:delText xml:space="preserve"> </w:delText>
        </w:r>
        <w:r w:rsidDel="004E3A12">
          <w:rPr>
            <w:w w:val="105"/>
          </w:rPr>
          <w:delText>confirms</w:delText>
        </w:r>
        <w:r w:rsidDel="004E3A12">
          <w:rPr>
            <w:spacing w:val="-9"/>
            <w:w w:val="105"/>
          </w:rPr>
          <w:delText xml:space="preserve"> </w:delText>
        </w:r>
        <w:r w:rsidDel="004E3A12">
          <w:rPr>
            <w:w w:val="105"/>
          </w:rPr>
          <w:delText>that</w:delText>
        </w:r>
        <w:r w:rsidDel="004E3A12">
          <w:rPr>
            <w:spacing w:val="-9"/>
            <w:w w:val="105"/>
          </w:rPr>
          <w:delText xml:space="preserve"> </w:delText>
        </w:r>
        <w:r w:rsidDel="004E3A12">
          <w:rPr>
            <w:w w:val="105"/>
          </w:rPr>
          <w:delText>the</w:delText>
        </w:r>
        <w:r w:rsidDel="004E3A12">
          <w:rPr>
            <w:spacing w:val="-9"/>
            <w:w w:val="105"/>
          </w:rPr>
          <w:delText xml:space="preserve"> </w:delText>
        </w:r>
        <w:r w:rsidDel="004E3A12">
          <w:rPr>
            <w:w w:val="105"/>
          </w:rPr>
          <w:delText>negative</w:delText>
        </w:r>
        <w:r w:rsidDel="004E3A12">
          <w:rPr>
            <w:spacing w:val="-9"/>
            <w:w w:val="105"/>
          </w:rPr>
          <w:delText xml:space="preserve"> </w:delText>
        </w:r>
        <w:r w:rsidDel="004E3A12">
          <w:rPr>
            <w:w w:val="105"/>
          </w:rPr>
          <w:delText>price</w:delText>
        </w:r>
        <w:r w:rsidDel="004E3A12">
          <w:rPr>
            <w:spacing w:val="-9"/>
            <w:w w:val="105"/>
          </w:rPr>
          <w:delText xml:space="preserve"> </w:delText>
        </w:r>
        <w:r w:rsidDel="004E3A12">
          <w:rPr>
            <w:w w:val="105"/>
          </w:rPr>
          <w:delText>effects</w:delText>
        </w:r>
        <w:r w:rsidDel="004E3A12">
          <w:rPr>
            <w:spacing w:val="-9"/>
            <w:w w:val="105"/>
          </w:rPr>
          <w:delText xml:space="preserve"> </w:delText>
        </w:r>
        <w:r w:rsidDel="004E3A12">
          <w:rPr>
            <w:w w:val="105"/>
          </w:rPr>
          <w:delText>are</w:delText>
        </w:r>
        <w:r w:rsidDel="004E3A12">
          <w:rPr>
            <w:spacing w:val="-9"/>
            <w:w w:val="105"/>
          </w:rPr>
          <w:delText xml:space="preserve"> </w:delText>
        </w:r>
        <w:r w:rsidDel="004E3A12">
          <w:rPr>
            <w:w w:val="105"/>
          </w:rPr>
          <w:delText>most pronounced several years after the renewal levy fails, consistent with the time needed for visible road quality decline to become salient to homeowners and prospective buyers.</w:delText>
        </w:r>
      </w:del>
    </w:p>
    <w:p w14:paraId="4033289B" w14:textId="77777777" w:rsidR="00C96556" w:rsidRDefault="00F61671">
      <w:pPr>
        <w:pStyle w:val="BodyText"/>
        <w:spacing w:before="3" w:line="391" w:lineRule="auto"/>
        <w:ind w:right="1076" w:firstLine="351"/>
        <w:jc w:val="both"/>
      </w:pPr>
      <w:r>
        <w:rPr>
          <w:b/>
          <w:w w:val="105"/>
        </w:rPr>
        <w:t>Short-Run</w:t>
      </w:r>
      <w:r>
        <w:rPr>
          <w:b/>
          <w:spacing w:val="40"/>
          <w:w w:val="105"/>
        </w:rPr>
        <w:t xml:space="preserve"> </w:t>
      </w:r>
      <w:r>
        <w:rPr>
          <w:b/>
          <w:w w:val="105"/>
        </w:rPr>
        <w:t>versus</w:t>
      </w:r>
      <w:r>
        <w:rPr>
          <w:b/>
          <w:spacing w:val="40"/>
          <w:w w:val="105"/>
        </w:rPr>
        <w:t xml:space="preserve"> </w:t>
      </w:r>
      <w:r>
        <w:rPr>
          <w:b/>
          <w:w w:val="105"/>
        </w:rPr>
        <w:t>Long-Run</w:t>
      </w:r>
      <w:r>
        <w:rPr>
          <w:b/>
          <w:spacing w:val="40"/>
          <w:w w:val="105"/>
        </w:rPr>
        <w:t xml:space="preserve"> </w:t>
      </w:r>
      <w:r>
        <w:rPr>
          <w:b/>
          <w:w w:val="105"/>
        </w:rPr>
        <w:t>Trade-Off.</w:t>
      </w:r>
      <w:r>
        <w:rPr>
          <w:b/>
          <w:spacing w:val="80"/>
          <w:w w:val="105"/>
        </w:rPr>
        <w:t xml:space="preserve"> </w:t>
      </w:r>
      <w:r>
        <w:rPr>
          <w:w w:val="105"/>
        </w:rPr>
        <w:t>Importantly,</w:t>
      </w:r>
      <w:r>
        <w:rPr>
          <w:spacing w:val="40"/>
          <w:w w:val="105"/>
        </w:rPr>
        <w:t xml:space="preserve"> </w:t>
      </w:r>
      <w:r>
        <w:rPr>
          <w:w w:val="105"/>
        </w:rPr>
        <w:t>a</w:t>
      </w:r>
      <w:r>
        <w:rPr>
          <w:spacing w:val="40"/>
          <w:w w:val="105"/>
        </w:rPr>
        <w:t xml:space="preserve"> </w:t>
      </w:r>
      <w:r>
        <w:rPr>
          <w:w w:val="105"/>
        </w:rPr>
        <w:t>trade-off</w:t>
      </w:r>
      <w:r>
        <w:rPr>
          <w:spacing w:val="40"/>
          <w:w w:val="105"/>
        </w:rPr>
        <w:t xml:space="preserve"> </w:t>
      </w:r>
      <w:r>
        <w:rPr>
          <w:w w:val="105"/>
        </w:rPr>
        <w:t>emerges</w:t>
      </w:r>
      <w:r>
        <w:rPr>
          <w:spacing w:val="40"/>
          <w:w w:val="105"/>
        </w:rPr>
        <w:t xml:space="preserve"> </w:t>
      </w:r>
      <w:r>
        <w:rPr>
          <w:w w:val="105"/>
        </w:rPr>
        <w:t>over</w:t>
      </w:r>
      <w:r>
        <w:rPr>
          <w:spacing w:val="40"/>
          <w:w w:val="105"/>
        </w:rPr>
        <w:t xml:space="preserve"> </w:t>
      </w:r>
      <w:r>
        <w:rPr>
          <w:w w:val="105"/>
        </w:rPr>
        <w:t>time. In the short run, residents who voted down the road tax levy experience immediate relief</w:t>
      </w:r>
      <w:r>
        <w:rPr>
          <w:spacing w:val="40"/>
          <w:w w:val="105"/>
        </w:rPr>
        <w:t xml:space="preserve"> </w:t>
      </w:r>
      <w:r>
        <w:rPr>
          <w:w w:val="105"/>
        </w:rPr>
        <w:t>in</w:t>
      </w:r>
      <w:r>
        <w:rPr>
          <w:spacing w:val="26"/>
          <w:w w:val="105"/>
        </w:rPr>
        <w:t xml:space="preserve"> </w:t>
      </w:r>
      <w:r>
        <w:rPr>
          <w:w w:val="105"/>
        </w:rPr>
        <w:t>terms</w:t>
      </w:r>
      <w:r>
        <w:rPr>
          <w:spacing w:val="26"/>
          <w:w w:val="105"/>
        </w:rPr>
        <w:t xml:space="preserve"> </w:t>
      </w:r>
      <w:r>
        <w:rPr>
          <w:w w:val="105"/>
        </w:rPr>
        <w:t>of</w:t>
      </w:r>
      <w:r>
        <w:rPr>
          <w:spacing w:val="26"/>
          <w:w w:val="105"/>
        </w:rPr>
        <w:t xml:space="preserve"> </w:t>
      </w:r>
      <w:r>
        <w:rPr>
          <w:w w:val="105"/>
        </w:rPr>
        <w:t>lower</w:t>
      </w:r>
      <w:r>
        <w:rPr>
          <w:spacing w:val="26"/>
          <w:w w:val="105"/>
        </w:rPr>
        <w:t xml:space="preserve"> </w:t>
      </w:r>
      <w:r>
        <w:rPr>
          <w:w w:val="105"/>
        </w:rPr>
        <w:t>property</w:t>
      </w:r>
      <w:r>
        <w:rPr>
          <w:spacing w:val="26"/>
          <w:w w:val="105"/>
        </w:rPr>
        <w:t xml:space="preserve"> </w:t>
      </w:r>
      <w:r>
        <w:rPr>
          <w:w w:val="105"/>
        </w:rPr>
        <w:t>tax</w:t>
      </w:r>
      <w:r>
        <w:rPr>
          <w:spacing w:val="26"/>
          <w:w w:val="105"/>
        </w:rPr>
        <w:t xml:space="preserve"> </w:t>
      </w:r>
      <w:r>
        <w:rPr>
          <w:w w:val="105"/>
        </w:rPr>
        <w:t>bills.</w:t>
      </w:r>
      <w:r>
        <w:rPr>
          <w:spacing w:val="80"/>
          <w:w w:val="105"/>
        </w:rPr>
        <w:t xml:space="preserve"> </w:t>
      </w:r>
      <w:r>
        <w:rPr>
          <w:w w:val="105"/>
        </w:rPr>
        <w:t>Their</w:t>
      </w:r>
      <w:r>
        <w:rPr>
          <w:spacing w:val="26"/>
          <w:w w:val="105"/>
        </w:rPr>
        <w:t xml:space="preserve"> </w:t>
      </w:r>
      <w:r>
        <w:rPr>
          <w:w w:val="105"/>
        </w:rPr>
        <w:t>out-of-pocket</w:t>
      </w:r>
      <w:r>
        <w:rPr>
          <w:spacing w:val="26"/>
          <w:w w:val="105"/>
        </w:rPr>
        <w:t xml:space="preserve"> </w:t>
      </w:r>
      <w:r>
        <w:rPr>
          <w:w w:val="105"/>
        </w:rPr>
        <w:t>expenses</w:t>
      </w:r>
      <w:r>
        <w:rPr>
          <w:spacing w:val="26"/>
          <w:w w:val="105"/>
        </w:rPr>
        <w:t xml:space="preserve"> </w:t>
      </w:r>
      <w:r>
        <w:rPr>
          <w:w w:val="105"/>
        </w:rPr>
        <w:t>decline,</w:t>
      </w:r>
      <w:r>
        <w:rPr>
          <w:spacing w:val="31"/>
          <w:w w:val="105"/>
        </w:rPr>
        <w:t xml:space="preserve"> </w:t>
      </w:r>
      <w:r>
        <w:rPr>
          <w:w w:val="105"/>
        </w:rPr>
        <w:t>which</w:t>
      </w:r>
      <w:r>
        <w:rPr>
          <w:spacing w:val="26"/>
          <w:w w:val="105"/>
        </w:rPr>
        <w:t xml:space="preserve"> </w:t>
      </w:r>
      <w:r>
        <w:rPr>
          <w:w w:val="105"/>
        </w:rPr>
        <w:t>can</w:t>
      </w:r>
      <w:r>
        <w:rPr>
          <w:spacing w:val="26"/>
          <w:w w:val="105"/>
        </w:rPr>
        <w:t xml:space="preserve"> </w:t>
      </w:r>
      <w:r>
        <w:rPr>
          <w:w w:val="105"/>
        </w:rPr>
        <w:t>be a</w:t>
      </w:r>
      <w:r>
        <w:rPr>
          <w:spacing w:val="9"/>
          <w:w w:val="105"/>
        </w:rPr>
        <w:t xml:space="preserve"> </w:t>
      </w:r>
      <w:r>
        <w:rPr>
          <w:w w:val="105"/>
        </w:rPr>
        <w:t>tangible</w:t>
      </w:r>
      <w:r>
        <w:rPr>
          <w:spacing w:val="10"/>
          <w:w w:val="105"/>
        </w:rPr>
        <w:t xml:space="preserve"> </w:t>
      </w:r>
      <w:r>
        <w:rPr>
          <w:w w:val="105"/>
        </w:rPr>
        <w:t>financial</w:t>
      </w:r>
      <w:r>
        <w:rPr>
          <w:spacing w:val="9"/>
          <w:w w:val="105"/>
        </w:rPr>
        <w:t xml:space="preserve"> </w:t>
      </w:r>
      <w:r>
        <w:rPr>
          <w:w w:val="105"/>
        </w:rPr>
        <w:t>benefit—particularly</w:t>
      </w:r>
      <w:r>
        <w:rPr>
          <w:spacing w:val="10"/>
          <w:w w:val="105"/>
        </w:rPr>
        <w:t xml:space="preserve"> </w:t>
      </w:r>
      <w:r>
        <w:rPr>
          <w:w w:val="105"/>
        </w:rPr>
        <w:t>in</w:t>
      </w:r>
      <w:r>
        <w:rPr>
          <w:spacing w:val="9"/>
          <w:w w:val="105"/>
        </w:rPr>
        <w:t xml:space="preserve"> </w:t>
      </w:r>
      <w:r>
        <w:rPr>
          <w:w w:val="105"/>
        </w:rPr>
        <w:t>communities</w:t>
      </w:r>
      <w:r>
        <w:rPr>
          <w:spacing w:val="10"/>
          <w:w w:val="105"/>
        </w:rPr>
        <w:t xml:space="preserve"> </w:t>
      </w:r>
      <w:r>
        <w:rPr>
          <w:w w:val="105"/>
        </w:rPr>
        <w:t>where</w:t>
      </w:r>
      <w:r>
        <w:rPr>
          <w:spacing w:val="10"/>
          <w:w w:val="105"/>
        </w:rPr>
        <w:t xml:space="preserve"> </w:t>
      </w:r>
      <w:r>
        <w:rPr>
          <w:w w:val="105"/>
        </w:rPr>
        <w:t>property</w:t>
      </w:r>
      <w:r>
        <w:rPr>
          <w:spacing w:val="9"/>
          <w:w w:val="105"/>
        </w:rPr>
        <w:t xml:space="preserve"> </w:t>
      </w:r>
      <w:r>
        <w:rPr>
          <w:w w:val="105"/>
        </w:rPr>
        <w:t>tax</w:t>
      </w:r>
      <w:r>
        <w:rPr>
          <w:spacing w:val="10"/>
          <w:w w:val="105"/>
        </w:rPr>
        <w:t xml:space="preserve"> </w:t>
      </w:r>
      <w:r>
        <w:rPr>
          <w:w w:val="105"/>
        </w:rPr>
        <w:t>burdens</w:t>
      </w:r>
      <w:r>
        <w:rPr>
          <w:spacing w:val="9"/>
          <w:w w:val="105"/>
        </w:rPr>
        <w:t xml:space="preserve"> </w:t>
      </w:r>
      <w:r>
        <w:rPr>
          <w:spacing w:val="-4"/>
          <w:w w:val="105"/>
        </w:rPr>
        <w:t>were</w:t>
      </w:r>
    </w:p>
    <w:p w14:paraId="05A99A5A"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56933294" w14:textId="7FC334C2" w:rsidR="00C96556" w:rsidDel="004E3A12" w:rsidRDefault="00F61671">
      <w:pPr>
        <w:pStyle w:val="BodyText"/>
        <w:spacing w:before="30" w:line="391" w:lineRule="auto"/>
        <w:ind w:right="1075"/>
        <w:jc w:val="both"/>
        <w:rPr>
          <w:del w:id="198" w:author="Brasington, David (brasindd)" w:date="2025-03-02T18:44:00Z"/>
        </w:rPr>
      </w:pPr>
      <w:r>
        <w:lastRenderedPageBreak/>
        <w:t>already</w:t>
      </w:r>
      <w:r>
        <w:rPr>
          <w:spacing w:val="40"/>
        </w:rPr>
        <w:t xml:space="preserve"> </w:t>
      </w:r>
      <w:r>
        <w:t>viewed</w:t>
      </w:r>
      <w:r>
        <w:rPr>
          <w:spacing w:val="40"/>
        </w:rPr>
        <w:t xml:space="preserve"> </w:t>
      </w:r>
      <w:r>
        <w:t>as</w:t>
      </w:r>
      <w:r>
        <w:rPr>
          <w:spacing w:val="40"/>
        </w:rPr>
        <w:t xml:space="preserve"> </w:t>
      </w:r>
      <w:r>
        <w:t>high.</w:t>
      </w:r>
      <w:r>
        <w:rPr>
          <w:spacing w:val="80"/>
        </w:rPr>
        <w:t xml:space="preserve"> </w:t>
      </w:r>
      <w:r>
        <w:t>However,</w:t>
      </w:r>
      <w:r>
        <w:rPr>
          <w:spacing w:val="40"/>
        </w:rPr>
        <w:t xml:space="preserve"> </w:t>
      </w:r>
      <w:r>
        <w:t>as</w:t>
      </w:r>
      <w:r>
        <w:rPr>
          <w:spacing w:val="40"/>
        </w:rPr>
        <w:t xml:space="preserve"> </w:t>
      </w:r>
      <w:r>
        <w:t>road</w:t>
      </w:r>
      <w:r>
        <w:rPr>
          <w:spacing w:val="40"/>
        </w:rPr>
        <w:t xml:space="preserve"> </w:t>
      </w:r>
      <w:r>
        <w:t>quality</w:t>
      </w:r>
      <w:r>
        <w:rPr>
          <w:spacing w:val="40"/>
        </w:rPr>
        <w:t xml:space="preserve"> </w:t>
      </w:r>
      <w:r>
        <w:t>starts</w:t>
      </w:r>
      <w:r>
        <w:rPr>
          <w:spacing w:val="40"/>
        </w:rPr>
        <w:t xml:space="preserve"> </w:t>
      </w:r>
      <w:r>
        <w:t>to</w:t>
      </w:r>
      <w:r>
        <w:rPr>
          <w:spacing w:val="40"/>
        </w:rPr>
        <w:t xml:space="preserve"> </w:t>
      </w:r>
      <w:r>
        <w:t>visibly</w:t>
      </w:r>
      <w:r>
        <w:rPr>
          <w:spacing w:val="40"/>
        </w:rPr>
        <w:t xml:space="preserve"> </w:t>
      </w:r>
      <w:r>
        <w:t>deteriorate</w:t>
      </w:r>
      <w:r>
        <w:rPr>
          <w:spacing w:val="40"/>
        </w:rPr>
        <w:t xml:space="preserve"> </w:t>
      </w:r>
      <w:r>
        <w:t>from</w:t>
      </w:r>
      <w:r>
        <w:rPr>
          <w:spacing w:val="40"/>
        </w:rPr>
        <w:t xml:space="preserve"> </w:t>
      </w:r>
      <w:r>
        <w:t>around the</w:t>
      </w:r>
      <w:r>
        <w:rPr>
          <w:spacing w:val="40"/>
        </w:rPr>
        <w:t xml:space="preserve"> </w:t>
      </w:r>
      <w:r>
        <w:t>fourth</w:t>
      </w:r>
      <w:r>
        <w:rPr>
          <w:spacing w:val="40"/>
        </w:rPr>
        <w:t xml:space="preserve"> </w:t>
      </w:r>
      <w:r>
        <w:t>year</w:t>
      </w:r>
      <w:r>
        <w:rPr>
          <w:spacing w:val="40"/>
        </w:rPr>
        <w:t xml:space="preserve"> </w:t>
      </w:r>
      <w:r>
        <w:t>onward</w:t>
      </w:r>
      <w:r>
        <w:rPr>
          <w:spacing w:val="40"/>
        </w:rPr>
        <w:t xml:space="preserve"> </w:t>
      </w:r>
      <w:r>
        <w:t>(see</w:t>
      </w:r>
      <w:r>
        <w:rPr>
          <w:spacing w:val="40"/>
        </w:rPr>
        <w:t xml:space="preserve"> </w:t>
      </w:r>
      <w:hyperlink w:anchor="_bookmark13" w:history="1">
        <w:r>
          <w:t>4),</w:t>
        </w:r>
      </w:hyperlink>
      <w:r>
        <w:rPr>
          <w:spacing w:val="40"/>
        </w:rPr>
        <w:t xml:space="preserve"> </w:t>
      </w:r>
      <w:r>
        <w:t>the</w:t>
      </w:r>
      <w:r>
        <w:rPr>
          <w:spacing w:val="40"/>
        </w:rPr>
        <w:t xml:space="preserve"> </w:t>
      </w:r>
      <w:r>
        <w:t>same</w:t>
      </w:r>
      <w:r>
        <w:rPr>
          <w:spacing w:val="40"/>
        </w:rPr>
        <w:t xml:space="preserve"> </w:t>
      </w:r>
      <w:r>
        <w:t>residents</w:t>
      </w:r>
      <w:r>
        <w:rPr>
          <w:spacing w:val="40"/>
        </w:rPr>
        <w:t xml:space="preserve"> </w:t>
      </w:r>
      <w:r>
        <w:t>find</w:t>
      </w:r>
      <w:r>
        <w:rPr>
          <w:spacing w:val="40"/>
        </w:rPr>
        <w:t xml:space="preserve"> </w:t>
      </w:r>
      <w:r>
        <w:t>themselves</w:t>
      </w:r>
      <w:r>
        <w:rPr>
          <w:spacing w:val="40"/>
        </w:rPr>
        <w:t xml:space="preserve"> </w:t>
      </w:r>
      <w:r>
        <w:t>negatively</w:t>
      </w:r>
      <w:r>
        <w:rPr>
          <w:spacing w:val="40"/>
        </w:rPr>
        <w:t xml:space="preserve"> </w:t>
      </w:r>
      <w:r>
        <w:t>affected</w:t>
      </w:r>
      <w:r>
        <w:rPr>
          <w:spacing w:val="40"/>
        </w:rPr>
        <w:t xml:space="preserve"> </w:t>
      </w:r>
      <w:r>
        <w:t>by a</w:t>
      </w:r>
      <w:r>
        <w:rPr>
          <w:spacing w:val="65"/>
        </w:rPr>
        <w:t xml:space="preserve"> </w:t>
      </w:r>
      <w:r>
        <w:t>decline</w:t>
      </w:r>
      <w:r>
        <w:rPr>
          <w:spacing w:val="65"/>
        </w:rPr>
        <w:t xml:space="preserve"> </w:t>
      </w:r>
      <w:r>
        <w:t>in</w:t>
      </w:r>
      <w:r>
        <w:rPr>
          <w:spacing w:val="65"/>
        </w:rPr>
        <w:t xml:space="preserve"> </w:t>
      </w:r>
      <w:r>
        <w:t>house</w:t>
      </w:r>
      <w:r>
        <w:rPr>
          <w:spacing w:val="65"/>
        </w:rPr>
        <w:t xml:space="preserve"> </w:t>
      </w:r>
      <w:r>
        <w:t>prices.</w:t>
      </w:r>
      <w:r>
        <w:rPr>
          <w:spacing w:val="40"/>
        </w:rPr>
        <w:t xml:space="preserve">  </w:t>
      </w:r>
      <w:r>
        <w:t>This</w:t>
      </w:r>
      <w:r>
        <w:rPr>
          <w:spacing w:val="65"/>
        </w:rPr>
        <w:t xml:space="preserve"> </w:t>
      </w:r>
      <w:r>
        <w:t>lag</w:t>
      </w:r>
      <w:r>
        <w:rPr>
          <w:spacing w:val="65"/>
        </w:rPr>
        <w:t xml:space="preserve"> </w:t>
      </w:r>
      <w:r>
        <w:t>reflects</w:t>
      </w:r>
      <w:r>
        <w:rPr>
          <w:spacing w:val="65"/>
        </w:rPr>
        <w:t xml:space="preserve"> </w:t>
      </w:r>
      <w:r>
        <w:t>the</w:t>
      </w:r>
      <w:r>
        <w:rPr>
          <w:spacing w:val="65"/>
        </w:rPr>
        <w:t xml:space="preserve"> </w:t>
      </w:r>
      <w:r>
        <w:t>time</w:t>
      </w:r>
      <w:r>
        <w:rPr>
          <w:spacing w:val="65"/>
        </w:rPr>
        <w:t xml:space="preserve"> </w:t>
      </w:r>
      <w:r>
        <w:t>it</w:t>
      </w:r>
      <w:r>
        <w:rPr>
          <w:spacing w:val="65"/>
        </w:rPr>
        <w:t xml:space="preserve"> </w:t>
      </w:r>
      <w:r>
        <w:t>takes</w:t>
      </w:r>
      <w:r>
        <w:rPr>
          <w:spacing w:val="65"/>
        </w:rPr>
        <w:t xml:space="preserve"> </w:t>
      </w:r>
      <w:r>
        <w:t>for</w:t>
      </w:r>
      <w:r>
        <w:rPr>
          <w:spacing w:val="65"/>
        </w:rPr>
        <w:t xml:space="preserve"> </w:t>
      </w:r>
      <w:r>
        <w:t>infrastructure</w:t>
      </w:r>
      <w:r>
        <w:rPr>
          <w:spacing w:val="65"/>
        </w:rPr>
        <w:t xml:space="preserve"> </w:t>
      </w:r>
      <w:r>
        <w:t>disrepair to</w:t>
      </w:r>
      <w:r>
        <w:rPr>
          <w:spacing w:val="40"/>
        </w:rPr>
        <w:t xml:space="preserve"> </w:t>
      </w:r>
      <w:r>
        <w:t>become</w:t>
      </w:r>
      <w:r>
        <w:rPr>
          <w:spacing w:val="40"/>
        </w:rPr>
        <w:t xml:space="preserve"> </w:t>
      </w:r>
      <w:r>
        <w:t>apparent,</w:t>
      </w:r>
      <w:r>
        <w:rPr>
          <w:spacing w:val="40"/>
        </w:rPr>
        <w:t xml:space="preserve"> </w:t>
      </w:r>
      <w:r>
        <w:t>be</w:t>
      </w:r>
      <w:r>
        <w:rPr>
          <w:spacing w:val="40"/>
        </w:rPr>
        <w:t xml:space="preserve"> </w:t>
      </w:r>
      <w:r>
        <w:t>it</w:t>
      </w:r>
      <w:r>
        <w:rPr>
          <w:spacing w:val="40"/>
        </w:rPr>
        <w:t xml:space="preserve"> </w:t>
      </w:r>
      <w:r>
        <w:t>through</w:t>
      </w:r>
      <w:r>
        <w:rPr>
          <w:spacing w:val="40"/>
        </w:rPr>
        <w:t xml:space="preserve"> </w:t>
      </w:r>
      <w:r>
        <w:t>more</w:t>
      </w:r>
      <w:r>
        <w:rPr>
          <w:spacing w:val="40"/>
        </w:rPr>
        <w:t xml:space="preserve"> </w:t>
      </w:r>
      <w:r>
        <w:t>frequent</w:t>
      </w:r>
      <w:r>
        <w:rPr>
          <w:spacing w:val="40"/>
        </w:rPr>
        <w:t xml:space="preserve"> </w:t>
      </w:r>
      <w:r>
        <w:t>potholes</w:t>
      </w:r>
      <w:r>
        <w:rPr>
          <w:spacing w:val="40"/>
        </w:rPr>
        <w:t xml:space="preserve"> </w:t>
      </w:r>
      <w:r>
        <w:t>or</w:t>
      </w:r>
      <w:r>
        <w:rPr>
          <w:spacing w:val="40"/>
        </w:rPr>
        <w:t xml:space="preserve"> </w:t>
      </w:r>
      <w:r>
        <w:t>visibly</w:t>
      </w:r>
      <w:r>
        <w:rPr>
          <w:spacing w:val="40"/>
        </w:rPr>
        <w:t xml:space="preserve"> </w:t>
      </w:r>
      <w:r>
        <w:t>eroding</w:t>
      </w:r>
      <w:r>
        <w:rPr>
          <w:spacing w:val="40"/>
        </w:rPr>
        <w:t xml:space="preserve"> </w:t>
      </w:r>
      <w:r>
        <w:t>surfaces.</w:t>
      </w:r>
      <w:r>
        <w:rPr>
          <w:spacing w:val="80"/>
        </w:rPr>
        <w:t xml:space="preserve"> </w:t>
      </w:r>
      <w:r>
        <w:t xml:space="preserve">By the time these problems are </w:t>
      </w:r>
      <w:del w:id="199" w:author="Brasington, David (brasindd)" w:date="2025-03-02T18:44:00Z">
        <w:r w:rsidDel="004E3A12">
          <w:delText>indisputable</w:delText>
        </w:r>
      </w:del>
      <w:ins w:id="200" w:author="Brasington, David (brasindd)" w:date="2025-03-02T18:44:00Z">
        <w:r w:rsidR="004E3A12">
          <w:t>evident</w:t>
        </w:r>
      </w:ins>
      <w:r>
        <w:t>, the neighborhood’s real-estate market has had sufficient</w:t>
      </w:r>
      <w:r>
        <w:rPr>
          <w:spacing w:val="40"/>
        </w:rPr>
        <w:t xml:space="preserve"> </w:t>
      </w:r>
      <w:r>
        <w:t>time</w:t>
      </w:r>
      <w:r>
        <w:rPr>
          <w:spacing w:val="40"/>
        </w:rPr>
        <w:t xml:space="preserve"> </w:t>
      </w:r>
      <w:r>
        <w:t>to</w:t>
      </w:r>
      <w:r>
        <w:rPr>
          <w:spacing w:val="40"/>
        </w:rPr>
        <w:t xml:space="preserve"> </w:t>
      </w:r>
      <w:r>
        <w:t>register</w:t>
      </w:r>
      <w:r>
        <w:rPr>
          <w:spacing w:val="40"/>
        </w:rPr>
        <w:t xml:space="preserve"> </w:t>
      </w:r>
      <w:r>
        <w:t>the</w:t>
      </w:r>
      <w:r>
        <w:rPr>
          <w:spacing w:val="40"/>
        </w:rPr>
        <w:t xml:space="preserve"> </w:t>
      </w:r>
      <w:proofErr w:type="spellStart"/>
      <w:r>
        <w:t>disamenity</w:t>
      </w:r>
      <w:proofErr w:type="spellEnd"/>
      <w:r>
        <w:t>,</w:t>
      </w:r>
      <w:r>
        <w:rPr>
          <w:spacing w:val="40"/>
        </w:rPr>
        <w:t xml:space="preserve"> </w:t>
      </w:r>
      <w:r>
        <w:t>capitalizing</w:t>
      </w:r>
      <w:r>
        <w:rPr>
          <w:spacing w:val="40"/>
        </w:rPr>
        <w:t xml:space="preserve"> </w:t>
      </w:r>
      <w:r>
        <w:t>it</w:t>
      </w:r>
      <w:r>
        <w:rPr>
          <w:spacing w:val="40"/>
        </w:rPr>
        <w:t xml:space="preserve"> </w:t>
      </w:r>
      <w:r>
        <w:t>as</w:t>
      </w:r>
      <w:r>
        <w:rPr>
          <w:spacing w:val="40"/>
        </w:rPr>
        <w:t xml:space="preserve"> </w:t>
      </w:r>
      <w:r>
        <w:t>a</w:t>
      </w:r>
      <w:r>
        <w:rPr>
          <w:spacing w:val="40"/>
        </w:rPr>
        <w:t xml:space="preserve"> </w:t>
      </w:r>
      <w:r>
        <w:t>discount</w:t>
      </w:r>
      <w:r>
        <w:rPr>
          <w:spacing w:val="40"/>
        </w:rPr>
        <w:t xml:space="preserve"> </w:t>
      </w:r>
      <w:r>
        <w:t>in</w:t>
      </w:r>
      <w:r>
        <w:rPr>
          <w:spacing w:val="40"/>
        </w:rPr>
        <w:t xml:space="preserve"> </w:t>
      </w:r>
      <w:r>
        <w:t>property</w:t>
      </w:r>
      <w:r>
        <w:rPr>
          <w:spacing w:val="40"/>
        </w:rPr>
        <w:t xml:space="preserve"> </w:t>
      </w:r>
      <w:r>
        <w:t>values. This</w:t>
      </w:r>
      <w:r>
        <w:rPr>
          <w:spacing w:val="40"/>
        </w:rPr>
        <w:t xml:space="preserve"> </w:t>
      </w:r>
      <w:r>
        <w:t>dynamic</w:t>
      </w:r>
      <w:r>
        <w:rPr>
          <w:spacing w:val="40"/>
        </w:rPr>
        <w:t xml:space="preserve"> </w:t>
      </w:r>
      <w:r>
        <w:t>captures</w:t>
      </w:r>
      <w:r>
        <w:rPr>
          <w:spacing w:val="40"/>
        </w:rPr>
        <w:t xml:space="preserve"> </w:t>
      </w:r>
      <w:r>
        <w:t>a</w:t>
      </w:r>
      <w:r>
        <w:rPr>
          <w:spacing w:val="40"/>
        </w:rPr>
        <w:t xml:space="preserve"> </w:t>
      </w:r>
      <w:r>
        <w:t>fundamental</w:t>
      </w:r>
      <w:r>
        <w:rPr>
          <w:spacing w:val="40"/>
        </w:rPr>
        <w:t xml:space="preserve"> </w:t>
      </w:r>
      <w:r>
        <w:t>insight</w:t>
      </w:r>
      <w:r>
        <w:rPr>
          <w:spacing w:val="40"/>
        </w:rPr>
        <w:t xml:space="preserve"> </w:t>
      </w:r>
      <w:r>
        <w:t>of</w:t>
      </w:r>
      <w:r>
        <w:rPr>
          <w:spacing w:val="40"/>
        </w:rPr>
        <w:t xml:space="preserve"> </w:t>
      </w:r>
      <w:r>
        <w:t>local</w:t>
      </w:r>
      <w:r>
        <w:rPr>
          <w:spacing w:val="40"/>
        </w:rPr>
        <w:t xml:space="preserve"> </w:t>
      </w:r>
      <w:r>
        <w:t>public</w:t>
      </w:r>
      <w:r>
        <w:rPr>
          <w:spacing w:val="40"/>
        </w:rPr>
        <w:t xml:space="preserve"> </w:t>
      </w:r>
      <w:r>
        <w:t>finance:</w:t>
      </w:r>
      <w:r>
        <w:rPr>
          <w:spacing w:val="40"/>
        </w:rPr>
        <w:t xml:space="preserve"> </w:t>
      </w:r>
      <w:r>
        <w:t>the</w:t>
      </w:r>
      <w:r>
        <w:rPr>
          <w:spacing w:val="40"/>
        </w:rPr>
        <w:t xml:space="preserve"> </w:t>
      </w:r>
      <w:r>
        <w:t>preferences</w:t>
      </w:r>
      <w:r>
        <w:rPr>
          <w:spacing w:val="40"/>
        </w:rPr>
        <w:t xml:space="preserve"> </w:t>
      </w:r>
      <w:r>
        <w:t xml:space="preserve">of current taxpayers can diverge from the longer-term public interest </w:t>
      </w:r>
      <w:hyperlink w:anchor="_bookmark34" w:history="1">
        <w:r>
          <w:t xml:space="preserve">(Buchanan and </w:t>
        </w:r>
        <w:proofErr w:type="spellStart"/>
        <w:r>
          <w:t>Tullock</w:t>
        </w:r>
        <w:proofErr w:type="spellEnd"/>
        <w:r>
          <w:t>,</w:t>
        </w:r>
      </w:hyperlink>
      <w:r>
        <w:t xml:space="preserve"> </w:t>
      </w:r>
      <w:hyperlink w:anchor="_bookmark34" w:history="1">
        <w:r>
          <w:t>1962;</w:t>
        </w:r>
      </w:hyperlink>
      <w:r>
        <w:rPr>
          <w:spacing w:val="40"/>
        </w:rPr>
        <w:t xml:space="preserve"> </w:t>
      </w:r>
      <w:hyperlink w:anchor="_bookmark28" w:history="1">
        <w:proofErr w:type="spellStart"/>
        <w:r>
          <w:t>Alesina</w:t>
        </w:r>
        <w:proofErr w:type="spellEnd"/>
        <w:r>
          <w:rPr>
            <w:spacing w:val="40"/>
          </w:rPr>
          <w:t xml:space="preserve"> </w:t>
        </w:r>
        <w:r>
          <w:t>and</w:t>
        </w:r>
        <w:r>
          <w:rPr>
            <w:spacing w:val="40"/>
          </w:rPr>
          <w:t xml:space="preserve"> </w:t>
        </w:r>
        <w:proofErr w:type="spellStart"/>
        <w:r>
          <w:t>Tabellini</w:t>
        </w:r>
        <w:proofErr w:type="spellEnd"/>
        <w:r>
          <w:t>,</w:t>
        </w:r>
      </w:hyperlink>
      <w:r>
        <w:rPr>
          <w:spacing w:val="40"/>
        </w:rPr>
        <w:t xml:space="preserve"> </w:t>
      </w:r>
      <w:hyperlink w:anchor="_bookmark28" w:history="1">
        <w:r>
          <w:t>1990).</w:t>
        </w:r>
      </w:hyperlink>
      <w:r>
        <w:rPr>
          <w:spacing w:val="80"/>
        </w:rPr>
        <w:t xml:space="preserve"> </w:t>
      </w:r>
      <w:del w:id="201" w:author="Brasington, David (brasindd)" w:date="2025-03-02T18:44:00Z">
        <w:r w:rsidDel="004E3A12">
          <w:delText>While</w:delText>
        </w:r>
        <w:r w:rsidDel="004E3A12">
          <w:rPr>
            <w:spacing w:val="40"/>
          </w:rPr>
          <w:delText xml:space="preserve"> </w:delText>
        </w:r>
        <w:r w:rsidDel="004E3A12">
          <w:delText>voters</w:delText>
        </w:r>
        <w:r w:rsidDel="004E3A12">
          <w:rPr>
            <w:spacing w:val="40"/>
          </w:rPr>
          <w:delText xml:space="preserve"> </w:delText>
        </w:r>
        <w:r w:rsidDel="004E3A12">
          <w:delText>may</w:delText>
        </w:r>
        <w:r w:rsidDel="004E3A12">
          <w:rPr>
            <w:spacing w:val="40"/>
          </w:rPr>
          <w:delText xml:space="preserve"> </w:delText>
        </w:r>
        <w:r w:rsidDel="004E3A12">
          <w:delText>respond</w:delText>
        </w:r>
        <w:r w:rsidDel="004E3A12">
          <w:rPr>
            <w:spacing w:val="40"/>
          </w:rPr>
          <w:delText xml:space="preserve"> </w:delText>
        </w:r>
        <w:r w:rsidDel="004E3A12">
          <w:delText>to</w:delText>
        </w:r>
        <w:r w:rsidDel="004E3A12">
          <w:rPr>
            <w:spacing w:val="40"/>
          </w:rPr>
          <w:delText xml:space="preserve"> </w:delText>
        </w:r>
        <w:r w:rsidDel="004E3A12">
          <w:delText>short-term</w:delText>
        </w:r>
        <w:r w:rsidDel="004E3A12">
          <w:rPr>
            <w:spacing w:val="40"/>
          </w:rPr>
          <w:delText xml:space="preserve"> </w:delText>
        </w:r>
        <w:r w:rsidDel="004E3A12">
          <w:delText>cost</w:delText>
        </w:r>
        <w:r w:rsidDel="004E3A12">
          <w:rPr>
            <w:spacing w:val="40"/>
          </w:rPr>
          <w:delText xml:space="preserve"> </w:delText>
        </w:r>
        <w:r w:rsidDel="004E3A12">
          <w:delText>savings from a failing levy, the forgone maintenance ultimately reduces the community’s appeal and leads to diminished investment returns—particularly for homeowners whose largest asset is their property.</w:delText>
        </w:r>
        <w:r w:rsidDel="004E3A12">
          <w:rPr>
            <w:spacing w:val="40"/>
          </w:rPr>
          <w:delText xml:space="preserve"> </w:delText>
        </w:r>
        <w:r w:rsidDel="004E3A12">
          <w:delText>Hence, the immediate reduction in tax liabilities ultimately collides with the reality</w:delText>
        </w:r>
        <w:r w:rsidDel="004E3A12">
          <w:rPr>
            <w:spacing w:val="40"/>
          </w:rPr>
          <w:delText xml:space="preserve"> </w:delText>
        </w:r>
        <w:r w:rsidDel="004E3A12">
          <w:delText>of</w:delText>
        </w:r>
        <w:r w:rsidDel="004E3A12">
          <w:rPr>
            <w:spacing w:val="40"/>
          </w:rPr>
          <w:delText xml:space="preserve"> </w:delText>
        </w:r>
        <w:r w:rsidDel="004E3A12">
          <w:delText>lower</w:delText>
        </w:r>
        <w:r w:rsidDel="004E3A12">
          <w:rPr>
            <w:spacing w:val="40"/>
          </w:rPr>
          <w:delText xml:space="preserve"> </w:delText>
        </w:r>
        <w:r w:rsidDel="004E3A12">
          <w:delText>market</w:delText>
        </w:r>
        <w:r w:rsidDel="004E3A12">
          <w:rPr>
            <w:spacing w:val="40"/>
          </w:rPr>
          <w:delText xml:space="preserve"> </w:delText>
        </w:r>
        <w:r w:rsidDel="004E3A12">
          <w:delText>valuations</w:delText>
        </w:r>
        <w:r w:rsidDel="004E3A12">
          <w:rPr>
            <w:spacing w:val="40"/>
          </w:rPr>
          <w:delText xml:space="preserve"> </w:delText>
        </w:r>
        <w:r w:rsidDel="004E3A12">
          <w:delText>once</w:delText>
        </w:r>
        <w:r w:rsidDel="004E3A12">
          <w:rPr>
            <w:spacing w:val="40"/>
          </w:rPr>
          <w:delText xml:space="preserve"> </w:delText>
        </w:r>
        <w:r w:rsidDel="004E3A12">
          <w:delText>inadequate</w:delText>
        </w:r>
        <w:r w:rsidDel="004E3A12">
          <w:rPr>
            <w:spacing w:val="40"/>
          </w:rPr>
          <w:delText xml:space="preserve"> </w:delText>
        </w:r>
        <w:r w:rsidDel="004E3A12">
          <w:delText>road</w:delText>
        </w:r>
        <w:r w:rsidDel="004E3A12">
          <w:rPr>
            <w:spacing w:val="40"/>
          </w:rPr>
          <w:delText xml:space="preserve"> </w:delText>
        </w:r>
        <w:r w:rsidDel="004E3A12">
          <w:delText>upkeep</w:delText>
        </w:r>
        <w:r w:rsidDel="004E3A12">
          <w:rPr>
            <w:spacing w:val="40"/>
          </w:rPr>
          <w:delText xml:space="preserve"> </w:delText>
        </w:r>
        <w:r w:rsidDel="004E3A12">
          <w:delText>becomes</w:delText>
        </w:r>
        <w:r w:rsidDel="004E3A12">
          <w:rPr>
            <w:spacing w:val="40"/>
          </w:rPr>
          <w:delText xml:space="preserve"> </w:delText>
        </w:r>
        <w:r w:rsidDel="004E3A12">
          <w:delText>plainly</w:delText>
        </w:r>
        <w:r w:rsidDel="004E3A12">
          <w:rPr>
            <w:spacing w:val="40"/>
          </w:rPr>
          <w:delText xml:space="preserve"> </w:delText>
        </w:r>
        <w:r w:rsidDel="004E3A12">
          <w:delText>visible.</w:delText>
        </w:r>
      </w:del>
    </w:p>
    <w:p w14:paraId="68084755" w14:textId="08C36359" w:rsidR="00C96556" w:rsidDel="004E3A12" w:rsidRDefault="00F61671" w:rsidP="004E3A12">
      <w:pPr>
        <w:pStyle w:val="BodyText"/>
        <w:spacing w:before="30" w:line="391" w:lineRule="auto"/>
        <w:ind w:right="1075"/>
        <w:jc w:val="both"/>
        <w:rPr>
          <w:del w:id="202" w:author="Brasington, David (brasindd)" w:date="2025-03-02T18:44:00Z"/>
        </w:rPr>
        <w:pPrChange w:id="203" w:author="Brasington, David (brasindd)" w:date="2025-03-02T18:44:00Z">
          <w:pPr>
            <w:pStyle w:val="BodyText"/>
            <w:spacing w:before="8" w:line="391" w:lineRule="auto"/>
            <w:ind w:right="1076" w:firstLine="351"/>
            <w:jc w:val="both"/>
          </w:pPr>
        </w:pPrChange>
      </w:pPr>
      <w:del w:id="204" w:author="Brasington, David (brasindd)" w:date="2025-03-02T18:44:00Z">
        <w:r w:rsidDel="004E3A12">
          <w:rPr>
            <w:w w:val="105"/>
          </w:rPr>
          <w:delText>In summary, our findings align with longstanding theories of local public finance.</w:delText>
        </w:r>
        <w:r w:rsidDel="004E3A12">
          <w:rPr>
            <w:spacing w:val="24"/>
            <w:w w:val="105"/>
          </w:rPr>
          <w:delText xml:space="preserve"> </w:delText>
        </w:r>
        <w:r w:rsidDel="004E3A12">
          <w:rPr>
            <w:w w:val="105"/>
          </w:rPr>
          <w:delText xml:space="preserve">Under the logic proposed by </w:delText>
        </w:r>
        <w:r w:rsidR="00C876C1" w:rsidDel="004E3A12">
          <w:fldChar w:fldCharType="begin"/>
        </w:r>
        <w:r w:rsidR="00C876C1" w:rsidDel="004E3A12">
          <w:delInstrText xml:space="preserve"> HYPERLINK \l "_bookmark53" </w:delInstrText>
        </w:r>
        <w:r w:rsidR="00C876C1" w:rsidDel="004E3A12">
          <w:fldChar w:fldCharType="separate"/>
        </w:r>
        <w:r w:rsidDel="004E3A12">
          <w:rPr>
            <w:w w:val="105"/>
          </w:rPr>
          <w:delText>Oates</w:delText>
        </w:r>
        <w:r w:rsidR="00C876C1" w:rsidDel="004E3A12">
          <w:rPr>
            <w:w w:val="105"/>
          </w:rPr>
          <w:fldChar w:fldCharType="end"/>
        </w:r>
        <w:r w:rsidDel="004E3A12">
          <w:rPr>
            <w:w w:val="105"/>
          </w:rPr>
          <w:delText xml:space="preserve"> </w:delText>
        </w:r>
        <w:r w:rsidR="00C876C1" w:rsidDel="004E3A12">
          <w:fldChar w:fldCharType="begin"/>
        </w:r>
        <w:r w:rsidR="00C876C1" w:rsidDel="004E3A12">
          <w:delInstrText xml:space="preserve"> HYPERLINK \l "_bookmark53" </w:delInstrText>
        </w:r>
        <w:r w:rsidR="00C876C1" w:rsidDel="004E3A12">
          <w:fldChar w:fldCharType="separate"/>
        </w:r>
        <w:r w:rsidDel="004E3A12">
          <w:rPr>
            <w:w w:val="105"/>
          </w:rPr>
          <w:delText>(1972),</w:delText>
        </w:r>
        <w:r w:rsidR="00C876C1" w:rsidDel="004E3A12">
          <w:rPr>
            <w:w w:val="105"/>
          </w:rPr>
          <w:fldChar w:fldCharType="end"/>
        </w:r>
        <w:r w:rsidDel="004E3A12">
          <w:rPr>
            <w:w w:val="105"/>
          </w:rPr>
          <w:delText xml:space="preserve"> letting local jurisdictions decide on road tax levies can promote</w:delText>
        </w:r>
        <w:r w:rsidDel="004E3A12">
          <w:rPr>
            <w:spacing w:val="-3"/>
            <w:w w:val="105"/>
          </w:rPr>
          <w:delText xml:space="preserve"> </w:delText>
        </w:r>
        <w:r w:rsidDel="004E3A12">
          <w:rPr>
            <w:w w:val="105"/>
          </w:rPr>
          <w:delText>efficient</w:delText>
        </w:r>
        <w:r w:rsidDel="004E3A12">
          <w:rPr>
            <w:spacing w:val="-3"/>
            <w:w w:val="105"/>
          </w:rPr>
          <w:delText xml:space="preserve"> </w:delText>
        </w:r>
        <w:r w:rsidDel="004E3A12">
          <w:rPr>
            <w:w w:val="105"/>
          </w:rPr>
          <w:delText>provision</w:delText>
        </w:r>
        <w:r w:rsidDel="004E3A12">
          <w:rPr>
            <w:spacing w:val="-3"/>
            <w:w w:val="105"/>
          </w:rPr>
          <w:delText xml:space="preserve"> </w:delText>
        </w:r>
        <w:r w:rsidDel="004E3A12">
          <w:rPr>
            <w:w w:val="105"/>
          </w:rPr>
          <w:delText>of</w:delText>
        </w:r>
        <w:r w:rsidDel="004E3A12">
          <w:rPr>
            <w:spacing w:val="-3"/>
            <w:w w:val="105"/>
          </w:rPr>
          <w:delText xml:space="preserve"> </w:delText>
        </w:r>
        <w:r w:rsidDel="004E3A12">
          <w:rPr>
            <w:w w:val="105"/>
          </w:rPr>
          <w:delText>local</w:delText>
        </w:r>
        <w:r w:rsidDel="004E3A12">
          <w:rPr>
            <w:spacing w:val="-3"/>
            <w:w w:val="105"/>
          </w:rPr>
          <w:delText xml:space="preserve"> </w:delText>
        </w:r>
        <w:r w:rsidDel="004E3A12">
          <w:rPr>
            <w:w w:val="105"/>
          </w:rPr>
          <w:delText>services,</w:delText>
        </w:r>
        <w:r w:rsidDel="004E3A12">
          <w:rPr>
            <w:spacing w:val="-2"/>
            <w:w w:val="105"/>
          </w:rPr>
          <w:delText xml:space="preserve"> </w:delText>
        </w:r>
        <w:r w:rsidDel="004E3A12">
          <w:rPr>
            <w:w w:val="105"/>
          </w:rPr>
          <w:delText>as</w:delText>
        </w:r>
        <w:r w:rsidDel="004E3A12">
          <w:rPr>
            <w:spacing w:val="-3"/>
            <w:w w:val="105"/>
          </w:rPr>
          <w:delText xml:space="preserve"> </w:delText>
        </w:r>
        <w:r w:rsidDel="004E3A12">
          <w:rPr>
            <w:w w:val="105"/>
          </w:rPr>
          <w:delText>long</w:delText>
        </w:r>
        <w:r w:rsidDel="004E3A12">
          <w:rPr>
            <w:spacing w:val="-3"/>
            <w:w w:val="105"/>
          </w:rPr>
          <w:delText xml:space="preserve"> </w:delText>
        </w:r>
        <w:r w:rsidDel="004E3A12">
          <w:rPr>
            <w:w w:val="105"/>
          </w:rPr>
          <w:delText>as</w:delText>
        </w:r>
        <w:r w:rsidDel="004E3A12">
          <w:rPr>
            <w:spacing w:val="-3"/>
            <w:w w:val="105"/>
          </w:rPr>
          <w:delText xml:space="preserve"> </w:delText>
        </w:r>
        <w:r w:rsidDel="004E3A12">
          <w:rPr>
            <w:w w:val="105"/>
          </w:rPr>
          <w:delText>there</w:delText>
        </w:r>
        <w:r w:rsidDel="004E3A12">
          <w:rPr>
            <w:spacing w:val="-3"/>
            <w:w w:val="105"/>
          </w:rPr>
          <w:delText xml:space="preserve"> </w:delText>
        </w:r>
        <w:r w:rsidDel="004E3A12">
          <w:rPr>
            <w:w w:val="105"/>
          </w:rPr>
          <w:delText>is</w:delText>
        </w:r>
        <w:r w:rsidDel="004E3A12">
          <w:rPr>
            <w:spacing w:val="-3"/>
            <w:w w:val="105"/>
          </w:rPr>
          <w:delText xml:space="preserve"> </w:delText>
        </w:r>
        <w:r w:rsidDel="004E3A12">
          <w:rPr>
            <w:w w:val="105"/>
          </w:rPr>
          <w:delText>sufficient</w:delText>
        </w:r>
        <w:r w:rsidDel="004E3A12">
          <w:rPr>
            <w:spacing w:val="-3"/>
            <w:w w:val="105"/>
          </w:rPr>
          <w:delText xml:space="preserve"> </w:delText>
        </w:r>
        <w:r w:rsidDel="004E3A12">
          <w:rPr>
            <w:w w:val="105"/>
          </w:rPr>
          <w:delText>willingness</w:delText>
        </w:r>
        <w:r w:rsidDel="004E3A12">
          <w:rPr>
            <w:spacing w:val="-3"/>
            <w:w w:val="105"/>
          </w:rPr>
          <w:delText xml:space="preserve"> </w:delText>
        </w:r>
        <w:r w:rsidDel="004E3A12">
          <w:rPr>
            <w:w w:val="105"/>
          </w:rPr>
          <w:delText>among residents to sustain the quality of road infrastructure.</w:delText>
        </w:r>
        <w:r w:rsidDel="004E3A12">
          <w:rPr>
            <w:spacing w:val="37"/>
            <w:w w:val="105"/>
          </w:rPr>
          <w:delText xml:space="preserve"> </w:delText>
        </w:r>
        <w:r w:rsidDel="004E3A12">
          <w:rPr>
            <w:w w:val="105"/>
          </w:rPr>
          <w:delText xml:space="preserve">However, once communities choose </w:delText>
        </w:r>
        <w:r w:rsidDel="004E3A12">
          <w:delText xml:space="preserve">(either inadvertently or intentionally) to forgo a renewal levy, the immediate loss of funds and </w:delText>
        </w:r>
        <w:r w:rsidDel="004E3A12">
          <w:rPr>
            <w:spacing w:val="-2"/>
            <w:w w:val="105"/>
          </w:rPr>
          <w:delText>subsequent</w:delText>
        </w:r>
        <w:r w:rsidDel="004E3A12">
          <w:rPr>
            <w:spacing w:val="-9"/>
            <w:w w:val="105"/>
          </w:rPr>
          <w:delText xml:space="preserve"> </w:delText>
        </w:r>
        <w:r w:rsidDel="004E3A12">
          <w:rPr>
            <w:spacing w:val="-2"/>
            <w:w w:val="105"/>
          </w:rPr>
          <w:delText>lagged</w:delText>
        </w:r>
        <w:r w:rsidDel="004E3A12">
          <w:rPr>
            <w:spacing w:val="-9"/>
            <w:w w:val="105"/>
          </w:rPr>
          <w:delText xml:space="preserve"> </w:delText>
        </w:r>
        <w:r w:rsidDel="004E3A12">
          <w:rPr>
            <w:spacing w:val="-2"/>
            <w:w w:val="105"/>
          </w:rPr>
          <w:delText>deterioration</w:delText>
        </w:r>
        <w:r w:rsidDel="004E3A12">
          <w:rPr>
            <w:spacing w:val="-9"/>
            <w:w w:val="105"/>
          </w:rPr>
          <w:delText xml:space="preserve"> </w:delText>
        </w:r>
        <w:r w:rsidDel="004E3A12">
          <w:rPr>
            <w:spacing w:val="-2"/>
            <w:w w:val="105"/>
          </w:rPr>
          <w:delText>in</w:delText>
        </w:r>
        <w:r w:rsidDel="004E3A12">
          <w:rPr>
            <w:spacing w:val="-9"/>
            <w:w w:val="105"/>
          </w:rPr>
          <w:delText xml:space="preserve"> </w:delText>
        </w:r>
        <w:r w:rsidDel="004E3A12">
          <w:rPr>
            <w:spacing w:val="-2"/>
            <w:w w:val="105"/>
          </w:rPr>
          <w:delText>road</w:delText>
        </w:r>
        <w:r w:rsidDel="004E3A12">
          <w:rPr>
            <w:spacing w:val="-9"/>
            <w:w w:val="105"/>
          </w:rPr>
          <w:delText xml:space="preserve"> </w:delText>
        </w:r>
        <w:r w:rsidDel="004E3A12">
          <w:rPr>
            <w:spacing w:val="-2"/>
            <w:w w:val="105"/>
          </w:rPr>
          <w:delText>quality</w:delText>
        </w:r>
        <w:r w:rsidDel="004E3A12">
          <w:rPr>
            <w:spacing w:val="-9"/>
            <w:w w:val="105"/>
          </w:rPr>
          <w:delText xml:space="preserve"> </w:delText>
        </w:r>
        <w:r w:rsidDel="004E3A12">
          <w:rPr>
            <w:spacing w:val="-2"/>
            <w:w w:val="105"/>
          </w:rPr>
          <w:delText>erode</w:delText>
        </w:r>
        <w:r w:rsidDel="004E3A12">
          <w:rPr>
            <w:spacing w:val="-9"/>
            <w:w w:val="105"/>
          </w:rPr>
          <w:delText xml:space="preserve"> </w:delText>
        </w:r>
        <w:r w:rsidDel="004E3A12">
          <w:rPr>
            <w:spacing w:val="-2"/>
            <w:w w:val="105"/>
          </w:rPr>
          <w:delText>property</w:delText>
        </w:r>
        <w:r w:rsidDel="004E3A12">
          <w:rPr>
            <w:spacing w:val="-9"/>
            <w:w w:val="105"/>
          </w:rPr>
          <w:delText xml:space="preserve"> </w:delText>
        </w:r>
        <w:r w:rsidDel="004E3A12">
          <w:rPr>
            <w:spacing w:val="-2"/>
            <w:w w:val="105"/>
          </w:rPr>
          <w:delText>values.</w:delText>
        </w:r>
        <w:r w:rsidDel="004E3A12">
          <w:rPr>
            <w:spacing w:val="16"/>
            <w:w w:val="105"/>
          </w:rPr>
          <w:delText xml:space="preserve"> </w:delText>
        </w:r>
        <w:r w:rsidDel="004E3A12">
          <w:rPr>
            <w:spacing w:val="-2"/>
            <w:w w:val="105"/>
          </w:rPr>
          <w:delText>From</w:delText>
        </w:r>
        <w:r w:rsidDel="004E3A12">
          <w:rPr>
            <w:spacing w:val="-9"/>
            <w:w w:val="105"/>
          </w:rPr>
          <w:delText xml:space="preserve"> </w:delText>
        </w:r>
        <w:r w:rsidDel="004E3A12">
          <w:rPr>
            <w:spacing w:val="-2"/>
            <w:w w:val="105"/>
          </w:rPr>
          <w:delText>the</w:delText>
        </w:r>
        <w:r w:rsidDel="004E3A12">
          <w:rPr>
            <w:spacing w:val="-9"/>
            <w:w w:val="105"/>
          </w:rPr>
          <w:delText xml:space="preserve"> </w:delText>
        </w:r>
        <w:r w:rsidDel="004E3A12">
          <w:rPr>
            <w:spacing w:val="-2"/>
            <w:w w:val="105"/>
          </w:rPr>
          <w:delText xml:space="preserve">household’s </w:delText>
        </w:r>
        <w:r w:rsidDel="004E3A12">
          <w:rPr>
            <w:w w:val="105"/>
          </w:rPr>
          <w:delText xml:space="preserve">perspective, subpar road maintenance becomes an undesirable aspect of the local package </w:delText>
        </w:r>
        <w:r w:rsidDel="004E3A12">
          <w:delText xml:space="preserve">they are effectively “purchasing” when buying a home, leading to a downward shift in housing </w:delText>
        </w:r>
        <w:r w:rsidDel="004E3A12">
          <w:rPr>
            <w:w w:val="105"/>
          </w:rPr>
          <w:delText>demand—and hence, in median home sale prices.</w:delText>
        </w:r>
      </w:del>
    </w:p>
    <w:p w14:paraId="20A5737A" w14:textId="77777777" w:rsidR="00C96556" w:rsidRDefault="00C96556">
      <w:pPr>
        <w:pStyle w:val="BodyText"/>
        <w:spacing w:before="225"/>
      </w:pPr>
    </w:p>
    <w:p w14:paraId="064BE2DF" w14:textId="77777777" w:rsidR="00C96556" w:rsidRDefault="00F61671">
      <w:pPr>
        <w:pStyle w:val="Heading1"/>
        <w:numPr>
          <w:ilvl w:val="0"/>
          <w:numId w:val="3"/>
        </w:numPr>
        <w:tabs>
          <w:tab w:val="left" w:pos="580"/>
        </w:tabs>
        <w:spacing w:before="0"/>
        <w:ind w:left="580" w:hanging="580"/>
      </w:pPr>
      <w:bookmarkStart w:id="205" w:name="Conclusion"/>
      <w:bookmarkStart w:id="206" w:name="_bookmark25"/>
      <w:bookmarkEnd w:id="205"/>
      <w:bookmarkEnd w:id="206"/>
      <w:r>
        <w:rPr>
          <w:spacing w:val="-2"/>
          <w:w w:val="120"/>
        </w:rPr>
        <w:t>Conclusion</w:t>
      </w:r>
    </w:p>
    <w:p w14:paraId="284B266E" w14:textId="77777777" w:rsidR="00C96556" w:rsidRDefault="00F61671">
      <w:pPr>
        <w:pStyle w:val="BodyText"/>
        <w:spacing w:before="395" w:line="391" w:lineRule="auto"/>
        <w:ind w:right="1077"/>
        <w:jc w:val="both"/>
      </w:pPr>
      <w:r>
        <w:t xml:space="preserve">A great deal of existing research has focused on the effect of new roads on house prices, es- </w:t>
      </w:r>
      <w:proofErr w:type="spellStart"/>
      <w:r>
        <w:t>pecially</w:t>
      </w:r>
      <w:proofErr w:type="spellEnd"/>
      <w:r>
        <w:rPr>
          <w:spacing w:val="47"/>
        </w:rPr>
        <w:t xml:space="preserve"> </w:t>
      </w:r>
      <w:r>
        <w:t>in</w:t>
      </w:r>
      <w:r>
        <w:rPr>
          <w:spacing w:val="48"/>
        </w:rPr>
        <w:t xml:space="preserve"> </w:t>
      </w:r>
      <w:r>
        <w:t>developing</w:t>
      </w:r>
      <w:r>
        <w:rPr>
          <w:spacing w:val="46"/>
        </w:rPr>
        <w:t xml:space="preserve"> </w:t>
      </w:r>
      <w:r>
        <w:t>nations,</w:t>
      </w:r>
      <w:r>
        <w:rPr>
          <w:spacing w:val="48"/>
        </w:rPr>
        <w:t xml:space="preserve"> </w:t>
      </w:r>
      <w:r>
        <w:t>providing</w:t>
      </w:r>
      <w:r>
        <w:rPr>
          <w:spacing w:val="46"/>
        </w:rPr>
        <w:t xml:space="preserve"> </w:t>
      </w:r>
      <w:r>
        <w:t>valuable</w:t>
      </w:r>
      <w:r>
        <w:rPr>
          <w:spacing w:val="46"/>
        </w:rPr>
        <w:t xml:space="preserve"> </w:t>
      </w:r>
      <w:r>
        <w:t>policy</w:t>
      </w:r>
      <w:r>
        <w:rPr>
          <w:spacing w:val="48"/>
        </w:rPr>
        <w:t xml:space="preserve"> </w:t>
      </w:r>
      <w:r>
        <w:t>insights</w:t>
      </w:r>
      <w:r>
        <w:rPr>
          <w:spacing w:val="46"/>
        </w:rPr>
        <w:t xml:space="preserve"> </w:t>
      </w:r>
      <w:r>
        <w:t>and</w:t>
      </w:r>
      <w:r>
        <w:rPr>
          <w:spacing w:val="48"/>
        </w:rPr>
        <w:t xml:space="preserve"> </w:t>
      </w:r>
      <w:r>
        <w:t>spurring</w:t>
      </w:r>
      <w:r>
        <w:rPr>
          <w:spacing w:val="46"/>
        </w:rPr>
        <w:t xml:space="preserve"> </w:t>
      </w:r>
      <w:r>
        <w:rPr>
          <w:spacing w:val="-2"/>
        </w:rPr>
        <w:t>development</w:t>
      </w:r>
    </w:p>
    <w:p w14:paraId="660E243F"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023EF88C" w14:textId="77777777" w:rsidR="00457CFA" w:rsidRDefault="00F61671">
      <w:pPr>
        <w:pStyle w:val="BodyText"/>
        <w:spacing w:before="30" w:line="391" w:lineRule="auto"/>
        <w:ind w:right="1075"/>
        <w:jc w:val="both"/>
        <w:rPr>
          <w:ins w:id="207" w:author="Brasington, David (brasindd)" w:date="2025-03-02T18:45:00Z"/>
          <w:spacing w:val="16"/>
          <w:w w:val="105"/>
        </w:rPr>
      </w:pPr>
      <w:r>
        <w:rPr>
          <w:w w:val="105"/>
        </w:rPr>
        <w:lastRenderedPageBreak/>
        <w:t xml:space="preserve">initiatives like China’s Belt </w:t>
      </w:r>
      <w:hyperlink w:anchor="_bookmark47" w:history="1">
        <w:r>
          <w:rPr>
            <w:w w:val="105"/>
          </w:rPr>
          <w:t>(Huang,</w:t>
        </w:r>
      </w:hyperlink>
      <w:r>
        <w:rPr>
          <w:w w:val="105"/>
        </w:rPr>
        <w:t xml:space="preserve"> </w:t>
      </w:r>
      <w:hyperlink w:anchor="_bookmark47" w:history="1">
        <w:r>
          <w:rPr>
            <w:w w:val="105"/>
          </w:rPr>
          <w:t>2016)</w:t>
        </w:r>
      </w:hyperlink>
      <w:r>
        <w:rPr>
          <w:w w:val="105"/>
        </w:rPr>
        <w:t xml:space="preserve"> and Road Initiative and India’s Pradhan Mantri Gram </w:t>
      </w:r>
      <w:proofErr w:type="spellStart"/>
      <w:r>
        <w:rPr>
          <w:w w:val="105"/>
        </w:rPr>
        <w:t>Sadak</w:t>
      </w:r>
      <w:proofErr w:type="spellEnd"/>
      <w:r>
        <w:rPr>
          <w:w w:val="105"/>
        </w:rPr>
        <w:t xml:space="preserve"> Yojana </w:t>
      </w:r>
      <w:hyperlink w:anchor="_bookmark29" w:history="1">
        <w:r>
          <w:rPr>
            <w:w w:val="105"/>
          </w:rPr>
          <w:t xml:space="preserve">(Asher and </w:t>
        </w:r>
        <w:proofErr w:type="spellStart"/>
        <w:r>
          <w:rPr>
            <w:w w:val="105"/>
          </w:rPr>
          <w:t>Novosad</w:t>
        </w:r>
        <w:proofErr w:type="spellEnd"/>
        <w:r>
          <w:rPr>
            <w:w w:val="105"/>
          </w:rPr>
          <w:t>,</w:t>
        </w:r>
      </w:hyperlink>
      <w:r>
        <w:rPr>
          <w:w w:val="105"/>
        </w:rPr>
        <w:t xml:space="preserve"> </w:t>
      </w:r>
      <w:hyperlink w:anchor="_bookmark29" w:history="1">
        <w:r>
          <w:rPr>
            <w:w w:val="105"/>
          </w:rPr>
          <w:t>2020).</w:t>
        </w:r>
      </w:hyperlink>
      <w:r>
        <w:rPr>
          <w:spacing w:val="40"/>
          <w:w w:val="105"/>
        </w:rPr>
        <w:t xml:space="preserve"> </w:t>
      </w:r>
      <w:r>
        <w:rPr>
          <w:w w:val="105"/>
        </w:rPr>
        <w:t xml:space="preserve">However, the endogeneity of road place- </w:t>
      </w:r>
      <w:proofErr w:type="spellStart"/>
      <w:r>
        <w:rPr>
          <w:w w:val="105"/>
        </w:rPr>
        <w:t>ment</w:t>
      </w:r>
      <w:proofErr w:type="spellEnd"/>
      <w:r>
        <w:rPr>
          <w:w w:val="105"/>
        </w:rPr>
        <w:t xml:space="preserve"> makes it difficult to identify causal effects.</w:t>
      </w:r>
      <w:r>
        <w:rPr>
          <w:spacing w:val="40"/>
          <w:w w:val="105"/>
        </w:rPr>
        <w:t xml:space="preserve"> </w:t>
      </w:r>
      <w:r>
        <w:rPr>
          <w:w w:val="105"/>
        </w:rPr>
        <w:t>In this paper, we study taxes that fund maintenance</w:t>
      </w:r>
      <w:r>
        <w:rPr>
          <w:spacing w:val="-1"/>
          <w:w w:val="105"/>
        </w:rPr>
        <w:t xml:space="preserve"> </w:t>
      </w:r>
      <w:r>
        <w:rPr>
          <w:w w:val="105"/>
        </w:rPr>
        <w:t>of</w:t>
      </w:r>
      <w:r>
        <w:rPr>
          <w:spacing w:val="-1"/>
          <w:w w:val="105"/>
        </w:rPr>
        <w:t xml:space="preserve"> </w:t>
      </w:r>
      <w:r>
        <w:rPr>
          <w:w w:val="105"/>
        </w:rPr>
        <w:t>existing</w:t>
      </w:r>
      <w:r>
        <w:rPr>
          <w:spacing w:val="-1"/>
          <w:w w:val="105"/>
        </w:rPr>
        <w:t xml:space="preserve"> </w:t>
      </w:r>
      <w:r>
        <w:rPr>
          <w:w w:val="105"/>
        </w:rPr>
        <w:t>roads</w:t>
      </w:r>
      <w:r>
        <w:rPr>
          <w:spacing w:val="-1"/>
          <w:w w:val="105"/>
        </w:rPr>
        <w:t xml:space="preserve"> </w:t>
      </w:r>
      <w:r>
        <w:rPr>
          <w:w w:val="105"/>
        </w:rPr>
        <w:t>and</w:t>
      </w:r>
      <w:r>
        <w:rPr>
          <w:spacing w:val="-1"/>
          <w:w w:val="105"/>
        </w:rPr>
        <w:t xml:space="preserve"> </w:t>
      </w:r>
      <w:r>
        <w:rPr>
          <w:w w:val="105"/>
        </w:rPr>
        <w:t>avoid</w:t>
      </w:r>
      <w:r>
        <w:rPr>
          <w:spacing w:val="-1"/>
          <w:w w:val="105"/>
        </w:rPr>
        <w:t xml:space="preserve"> </w:t>
      </w:r>
      <w:r>
        <w:rPr>
          <w:w w:val="105"/>
        </w:rPr>
        <w:t>endogeneity</w:t>
      </w:r>
      <w:r>
        <w:rPr>
          <w:spacing w:val="-1"/>
          <w:w w:val="105"/>
        </w:rPr>
        <w:t xml:space="preserve"> </w:t>
      </w:r>
      <w:r>
        <w:rPr>
          <w:w w:val="105"/>
        </w:rPr>
        <w:t>issues</w:t>
      </w:r>
      <w:r>
        <w:rPr>
          <w:spacing w:val="-1"/>
          <w:w w:val="105"/>
        </w:rPr>
        <w:t xml:space="preserve"> </w:t>
      </w:r>
      <w:r>
        <w:rPr>
          <w:w w:val="105"/>
        </w:rPr>
        <w:t>by</w:t>
      </w:r>
      <w:r>
        <w:rPr>
          <w:spacing w:val="-1"/>
          <w:w w:val="105"/>
        </w:rPr>
        <w:t xml:space="preserve"> </w:t>
      </w:r>
      <w:r>
        <w:rPr>
          <w:w w:val="105"/>
        </w:rPr>
        <w:t>utilizing</w:t>
      </w:r>
      <w:r>
        <w:rPr>
          <w:spacing w:val="-1"/>
          <w:w w:val="105"/>
        </w:rPr>
        <w:t xml:space="preserve"> </w:t>
      </w:r>
      <w:r>
        <w:rPr>
          <w:w w:val="105"/>
        </w:rPr>
        <w:t>a</w:t>
      </w:r>
      <w:r>
        <w:rPr>
          <w:spacing w:val="-1"/>
          <w:w w:val="105"/>
        </w:rPr>
        <w:t xml:space="preserve"> </w:t>
      </w:r>
      <w:r>
        <w:rPr>
          <w:w w:val="105"/>
        </w:rPr>
        <w:t>quasi-experiment setting</w:t>
      </w:r>
      <w:r>
        <w:rPr>
          <w:spacing w:val="-9"/>
          <w:w w:val="105"/>
        </w:rPr>
        <w:t xml:space="preserve"> </w:t>
      </w:r>
      <w:r>
        <w:rPr>
          <w:w w:val="105"/>
        </w:rPr>
        <w:t>that</w:t>
      </w:r>
      <w:r>
        <w:rPr>
          <w:spacing w:val="-9"/>
          <w:w w:val="105"/>
        </w:rPr>
        <w:t xml:space="preserve"> </w:t>
      </w:r>
      <w:r>
        <w:rPr>
          <w:w w:val="105"/>
        </w:rPr>
        <w:t>naturally</w:t>
      </w:r>
      <w:r>
        <w:rPr>
          <w:spacing w:val="-9"/>
          <w:w w:val="105"/>
        </w:rPr>
        <w:t xml:space="preserve"> </w:t>
      </w:r>
      <w:r>
        <w:rPr>
          <w:w w:val="105"/>
        </w:rPr>
        <w:t>arises</w:t>
      </w:r>
      <w:r>
        <w:rPr>
          <w:spacing w:val="-9"/>
          <w:w w:val="105"/>
        </w:rPr>
        <w:t xml:space="preserve"> </w:t>
      </w:r>
      <w:r>
        <w:rPr>
          <w:w w:val="105"/>
        </w:rPr>
        <w:t>from</w:t>
      </w:r>
      <w:r>
        <w:rPr>
          <w:spacing w:val="-9"/>
          <w:w w:val="105"/>
        </w:rPr>
        <w:t xml:space="preserve"> </w:t>
      </w:r>
      <w:r>
        <w:rPr>
          <w:w w:val="105"/>
        </w:rPr>
        <w:t>the</w:t>
      </w:r>
      <w:r>
        <w:rPr>
          <w:spacing w:val="-9"/>
          <w:w w:val="105"/>
        </w:rPr>
        <w:t xml:space="preserve"> </w:t>
      </w:r>
      <w:r>
        <w:rPr>
          <w:w w:val="105"/>
        </w:rPr>
        <w:t>voted</w:t>
      </w:r>
      <w:r>
        <w:rPr>
          <w:spacing w:val="-9"/>
          <w:w w:val="105"/>
        </w:rPr>
        <w:t xml:space="preserve"> </w:t>
      </w:r>
      <w:r>
        <w:rPr>
          <w:w w:val="105"/>
        </w:rPr>
        <w:t>levies</w:t>
      </w:r>
      <w:r>
        <w:rPr>
          <w:spacing w:val="-9"/>
          <w:w w:val="105"/>
        </w:rPr>
        <w:t xml:space="preserve"> </w:t>
      </w:r>
      <w:r>
        <w:rPr>
          <w:w w:val="105"/>
        </w:rPr>
        <w:t>enacted</w:t>
      </w:r>
      <w:r>
        <w:rPr>
          <w:spacing w:val="-9"/>
          <w:w w:val="105"/>
        </w:rPr>
        <w:t xml:space="preserve"> </w:t>
      </w:r>
      <w:r>
        <w:rPr>
          <w:w w:val="105"/>
        </w:rPr>
        <w:t>by</w:t>
      </w:r>
      <w:r>
        <w:rPr>
          <w:spacing w:val="-9"/>
          <w:w w:val="105"/>
        </w:rPr>
        <w:t xml:space="preserve"> </w:t>
      </w:r>
      <w:r>
        <w:rPr>
          <w:w w:val="105"/>
        </w:rPr>
        <w:t>local</w:t>
      </w:r>
      <w:r>
        <w:rPr>
          <w:spacing w:val="-9"/>
          <w:w w:val="105"/>
        </w:rPr>
        <w:t xml:space="preserve"> </w:t>
      </w:r>
      <w:r>
        <w:rPr>
          <w:w w:val="105"/>
        </w:rPr>
        <w:t>governments</w:t>
      </w:r>
      <w:r>
        <w:rPr>
          <w:spacing w:val="-9"/>
          <w:w w:val="105"/>
        </w:rPr>
        <w:t xml:space="preserve"> </w:t>
      </w:r>
      <w:r>
        <w:rPr>
          <w:w w:val="105"/>
        </w:rPr>
        <w:t>in</w:t>
      </w:r>
      <w:r>
        <w:rPr>
          <w:spacing w:val="-9"/>
          <w:w w:val="105"/>
        </w:rPr>
        <w:t xml:space="preserve"> </w:t>
      </w:r>
      <w:r>
        <w:rPr>
          <w:w w:val="105"/>
        </w:rPr>
        <w:t>Ohio.</w:t>
      </w:r>
      <w:r>
        <w:rPr>
          <w:spacing w:val="14"/>
          <w:w w:val="105"/>
        </w:rPr>
        <w:t xml:space="preserve"> </w:t>
      </w:r>
      <w:r>
        <w:rPr>
          <w:w w:val="105"/>
        </w:rPr>
        <w:t>We study more than 3,000 referendums raised by cities, villages, and townships to renew local road</w:t>
      </w:r>
      <w:r>
        <w:rPr>
          <w:spacing w:val="38"/>
          <w:w w:val="105"/>
        </w:rPr>
        <w:t xml:space="preserve"> </w:t>
      </w:r>
      <w:r>
        <w:rPr>
          <w:w w:val="105"/>
        </w:rPr>
        <w:t>taxes</w:t>
      </w:r>
      <w:r>
        <w:rPr>
          <w:spacing w:val="38"/>
          <w:w w:val="105"/>
        </w:rPr>
        <w:t xml:space="preserve"> </w:t>
      </w:r>
      <w:r>
        <w:rPr>
          <w:w w:val="105"/>
        </w:rPr>
        <w:t>funding</w:t>
      </w:r>
      <w:r>
        <w:rPr>
          <w:spacing w:val="38"/>
          <w:w w:val="105"/>
        </w:rPr>
        <w:t xml:space="preserve"> </w:t>
      </w:r>
      <w:r>
        <w:rPr>
          <w:w w:val="105"/>
        </w:rPr>
        <w:t>existing</w:t>
      </w:r>
      <w:r>
        <w:rPr>
          <w:spacing w:val="38"/>
          <w:w w:val="105"/>
        </w:rPr>
        <w:t xml:space="preserve"> </w:t>
      </w:r>
      <w:r>
        <w:rPr>
          <w:w w:val="105"/>
        </w:rPr>
        <w:t>roads</w:t>
      </w:r>
      <w:r>
        <w:rPr>
          <w:spacing w:val="38"/>
          <w:w w:val="105"/>
        </w:rPr>
        <w:t xml:space="preserve"> </w:t>
      </w:r>
      <w:r>
        <w:rPr>
          <w:w w:val="105"/>
        </w:rPr>
        <w:t>and</w:t>
      </w:r>
      <w:r>
        <w:rPr>
          <w:spacing w:val="38"/>
          <w:w w:val="105"/>
        </w:rPr>
        <w:t xml:space="preserve"> </w:t>
      </w:r>
      <w:r>
        <w:rPr>
          <w:w w:val="105"/>
        </w:rPr>
        <w:t>use</w:t>
      </w:r>
      <w:r>
        <w:rPr>
          <w:w w:val="115"/>
        </w:rPr>
        <w:t xml:space="preserve"> ITT </w:t>
      </w:r>
      <w:r>
        <w:rPr>
          <w:w w:val="105"/>
        </w:rPr>
        <w:t>RD</w:t>
      </w:r>
      <w:r>
        <w:rPr>
          <w:spacing w:val="38"/>
          <w:w w:val="105"/>
        </w:rPr>
        <w:t xml:space="preserve"> </w:t>
      </w:r>
      <w:r>
        <w:rPr>
          <w:w w:val="105"/>
        </w:rPr>
        <w:t>estimator</w:t>
      </w:r>
      <w:r>
        <w:rPr>
          <w:spacing w:val="38"/>
          <w:w w:val="105"/>
        </w:rPr>
        <w:t xml:space="preserve"> </w:t>
      </w:r>
      <w:r>
        <w:rPr>
          <w:w w:val="105"/>
        </w:rPr>
        <w:t>inspired</w:t>
      </w:r>
      <w:r>
        <w:rPr>
          <w:spacing w:val="38"/>
          <w:w w:val="105"/>
        </w:rPr>
        <w:t xml:space="preserve"> </w:t>
      </w:r>
      <w:r>
        <w:rPr>
          <w:w w:val="105"/>
        </w:rPr>
        <w:t>by</w:t>
      </w:r>
      <w:r>
        <w:rPr>
          <w:spacing w:val="38"/>
          <w:w w:val="105"/>
        </w:rPr>
        <w:t xml:space="preserve"> </w:t>
      </w:r>
      <w:hyperlink w:anchor="_bookmark38" w:history="1">
        <w:r>
          <w:rPr>
            <w:w w:val="105"/>
          </w:rPr>
          <w:t>Cellini,</w:t>
        </w:r>
        <w:r>
          <w:rPr>
            <w:spacing w:val="40"/>
            <w:w w:val="105"/>
          </w:rPr>
          <w:t xml:space="preserve"> </w:t>
        </w:r>
        <w:r>
          <w:rPr>
            <w:w w:val="105"/>
          </w:rPr>
          <w:t>Ferreira</w:t>
        </w:r>
      </w:hyperlink>
      <w:r>
        <w:rPr>
          <w:w w:val="105"/>
        </w:rPr>
        <w:t xml:space="preserve"> </w:t>
      </w:r>
      <w:hyperlink w:anchor="_bookmark38" w:history="1">
        <w:r>
          <w:rPr>
            <w:w w:val="105"/>
          </w:rPr>
          <w:t>and</w:t>
        </w:r>
        <w:r>
          <w:rPr>
            <w:spacing w:val="-3"/>
            <w:w w:val="105"/>
          </w:rPr>
          <w:t xml:space="preserve"> </w:t>
        </w:r>
        <w:r>
          <w:rPr>
            <w:w w:val="105"/>
          </w:rPr>
          <w:t>Rothstein</w:t>
        </w:r>
      </w:hyperlink>
      <w:r>
        <w:rPr>
          <w:spacing w:val="-3"/>
          <w:w w:val="105"/>
        </w:rPr>
        <w:t xml:space="preserve"> </w:t>
      </w:r>
      <w:hyperlink w:anchor="_bookmark38" w:history="1">
        <w:r>
          <w:rPr>
            <w:w w:val="105"/>
          </w:rPr>
          <w:t>(2010)</w:t>
        </w:r>
      </w:hyperlink>
      <w:r>
        <w:rPr>
          <w:spacing w:val="-4"/>
          <w:w w:val="105"/>
        </w:rPr>
        <w:t xml:space="preserve"> </w:t>
      </w:r>
      <w:r>
        <w:rPr>
          <w:w w:val="105"/>
        </w:rPr>
        <w:t>to</w:t>
      </w:r>
      <w:r>
        <w:rPr>
          <w:spacing w:val="-4"/>
          <w:w w:val="105"/>
        </w:rPr>
        <w:t xml:space="preserve"> </w:t>
      </w:r>
      <w:r>
        <w:rPr>
          <w:w w:val="105"/>
        </w:rPr>
        <w:t>estimate</w:t>
      </w:r>
      <w:r>
        <w:rPr>
          <w:spacing w:val="-4"/>
          <w:w w:val="105"/>
        </w:rPr>
        <w:t xml:space="preserve"> </w:t>
      </w:r>
      <w:r>
        <w:rPr>
          <w:w w:val="105"/>
        </w:rPr>
        <w:t>the</w:t>
      </w:r>
      <w:r>
        <w:rPr>
          <w:spacing w:val="-4"/>
          <w:w w:val="105"/>
        </w:rPr>
        <w:t xml:space="preserve"> </w:t>
      </w:r>
      <w:r>
        <w:rPr>
          <w:w w:val="105"/>
        </w:rPr>
        <w:t>effect</w:t>
      </w:r>
      <w:r>
        <w:rPr>
          <w:spacing w:val="-3"/>
          <w:w w:val="105"/>
        </w:rPr>
        <w:t xml:space="preserve"> </w:t>
      </w:r>
      <w:r>
        <w:rPr>
          <w:w w:val="105"/>
        </w:rPr>
        <w:t>of</w:t>
      </w:r>
      <w:r>
        <w:rPr>
          <w:spacing w:val="-4"/>
          <w:w w:val="105"/>
        </w:rPr>
        <w:t xml:space="preserve"> </w:t>
      </w:r>
      <w:r>
        <w:rPr>
          <w:w w:val="105"/>
        </w:rPr>
        <w:t>failure</w:t>
      </w:r>
      <w:r>
        <w:rPr>
          <w:spacing w:val="-4"/>
          <w:w w:val="105"/>
        </w:rPr>
        <w:t xml:space="preserve"> </w:t>
      </w:r>
      <w:r>
        <w:rPr>
          <w:w w:val="105"/>
        </w:rPr>
        <w:t>to</w:t>
      </w:r>
      <w:r>
        <w:rPr>
          <w:spacing w:val="-4"/>
          <w:w w:val="105"/>
        </w:rPr>
        <w:t xml:space="preserve"> </w:t>
      </w:r>
      <w:r>
        <w:rPr>
          <w:w w:val="105"/>
        </w:rPr>
        <w:t>renew</w:t>
      </w:r>
      <w:r>
        <w:rPr>
          <w:spacing w:val="-4"/>
          <w:w w:val="105"/>
        </w:rPr>
        <w:t xml:space="preserve"> </w:t>
      </w:r>
      <w:r>
        <w:rPr>
          <w:w w:val="105"/>
        </w:rPr>
        <w:t>a</w:t>
      </w:r>
      <w:r>
        <w:rPr>
          <w:spacing w:val="-4"/>
          <w:w w:val="105"/>
        </w:rPr>
        <w:t xml:space="preserve"> </w:t>
      </w:r>
      <w:r>
        <w:rPr>
          <w:w w:val="105"/>
        </w:rPr>
        <w:t>levy</w:t>
      </w:r>
      <w:r>
        <w:rPr>
          <w:spacing w:val="-3"/>
          <w:w w:val="105"/>
        </w:rPr>
        <w:t xml:space="preserve"> </w:t>
      </w:r>
      <w:r>
        <w:rPr>
          <w:w w:val="105"/>
        </w:rPr>
        <w:t>on</w:t>
      </w:r>
      <w:r>
        <w:rPr>
          <w:spacing w:val="-3"/>
          <w:w w:val="105"/>
        </w:rPr>
        <w:t xml:space="preserve"> </w:t>
      </w:r>
      <w:r>
        <w:rPr>
          <w:w w:val="105"/>
        </w:rPr>
        <w:t>housing</w:t>
      </w:r>
      <w:r>
        <w:rPr>
          <w:spacing w:val="-4"/>
          <w:w w:val="105"/>
        </w:rPr>
        <w:t xml:space="preserve"> </w:t>
      </w:r>
      <w:r>
        <w:rPr>
          <w:w w:val="105"/>
        </w:rPr>
        <w:t>prices.</w:t>
      </w:r>
      <w:r>
        <w:rPr>
          <w:spacing w:val="16"/>
          <w:w w:val="105"/>
        </w:rPr>
        <w:t xml:space="preserve"> </w:t>
      </w:r>
    </w:p>
    <w:p w14:paraId="4791805E" w14:textId="6CF2030E" w:rsidR="00C96556" w:rsidRDefault="00457CFA">
      <w:pPr>
        <w:pStyle w:val="BodyText"/>
        <w:spacing w:before="30" w:line="391" w:lineRule="auto"/>
        <w:ind w:right="1075"/>
        <w:jc w:val="both"/>
      </w:pPr>
      <w:ins w:id="208" w:author="Brasington, David (brasindd)" w:date="2025-03-02T18:45:00Z">
        <w:r>
          <w:rPr>
            <w:spacing w:val="16"/>
            <w:w w:val="105"/>
          </w:rPr>
          <w:tab/>
        </w:r>
      </w:ins>
      <w:r w:rsidR="00F61671">
        <w:rPr>
          <w:w w:val="105"/>
        </w:rPr>
        <w:t>We also</w:t>
      </w:r>
      <w:r w:rsidR="00F61671">
        <w:rPr>
          <w:spacing w:val="-8"/>
          <w:w w:val="105"/>
        </w:rPr>
        <w:t xml:space="preserve"> </w:t>
      </w:r>
      <w:r w:rsidR="00F61671">
        <w:rPr>
          <w:w w:val="105"/>
        </w:rPr>
        <w:t>compute</w:t>
      </w:r>
      <w:r w:rsidR="00F61671">
        <w:rPr>
          <w:spacing w:val="-8"/>
          <w:w w:val="105"/>
        </w:rPr>
        <w:t xml:space="preserve"> </w:t>
      </w:r>
      <w:r w:rsidR="00F61671">
        <w:rPr>
          <w:w w:val="105"/>
        </w:rPr>
        <w:t>the</w:t>
      </w:r>
      <w:r w:rsidR="00F61671">
        <w:rPr>
          <w:spacing w:val="-8"/>
          <w:w w:val="105"/>
        </w:rPr>
        <w:t xml:space="preserve"> </w:t>
      </w:r>
      <w:r w:rsidR="00F61671">
        <w:rPr>
          <w:w w:val="105"/>
        </w:rPr>
        <w:t>loss</w:t>
      </w:r>
      <w:r w:rsidR="00F61671">
        <w:rPr>
          <w:spacing w:val="-8"/>
          <w:w w:val="105"/>
        </w:rPr>
        <w:t xml:space="preserve"> </w:t>
      </w:r>
      <w:r w:rsidR="00F61671">
        <w:rPr>
          <w:w w:val="105"/>
        </w:rPr>
        <w:t>in</w:t>
      </w:r>
      <w:r w:rsidR="00F61671">
        <w:rPr>
          <w:spacing w:val="-8"/>
          <w:w w:val="105"/>
        </w:rPr>
        <w:t xml:space="preserve"> </w:t>
      </w:r>
      <w:r w:rsidR="00F61671">
        <w:rPr>
          <w:w w:val="105"/>
        </w:rPr>
        <w:t>funding</w:t>
      </w:r>
      <w:r w:rsidR="00F61671">
        <w:rPr>
          <w:spacing w:val="-8"/>
          <w:w w:val="105"/>
        </w:rPr>
        <w:t xml:space="preserve"> </w:t>
      </w:r>
      <w:r w:rsidR="00F61671">
        <w:rPr>
          <w:w w:val="105"/>
        </w:rPr>
        <w:t>experienced</w:t>
      </w:r>
      <w:r w:rsidR="00F61671">
        <w:rPr>
          <w:spacing w:val="-8"/>
          <w:w w:val="105"/>
        </w:rPr>
        <w:t xml:space="preserve"> </w:t>
      </w:r>
      <w:r w:rsidR="00F61671">
        <w:rPr>
          <w:w w:val="105"/>
        </w:rPr>
        <w:t>by</w:t>
      </w:r>
      <w:r w:rsidR="00F61671">
        <w:rPr>
          <w:spacing w:val="-8"/>
          <w:w w:val="105"/>
        </w:rPr>
        <w:t xml:space="preserve"> </w:t>
      </w:r>
      <w:r w:rsidR="00F61671">
        <w:rPr>
          <w:w w:val="105"/>
        </w:rPr>
        <w:t>local</w:t>
      </w:r>
      <w:r w:rsidR="00F61671">
        <w:rPr>
          <w:spacing w:val="-8"/>
          <w:w w:val="105"/>
        </w:rPr>
        <w:t xml:space="preserve"> </w:t>
      </w:r>
      <w:r w:rsidR="00F61671">
        <w:rPr>
          <w:w w:val="105"/>
        </w:rPr>
        <w:t>governments</w:t>
      </w:r>
      <w:r w:rsidR="00F61671">
        <w:rPr>
          <w:spacing w:val="-8"/>
          <w:w w:val="105"/>
        </w:rPr>
        <w:t xml:space="preserve"> </w:t>
      </w:r>
      <w:r w:rsidR="00F61671">
        <w:rPr>
          <w:w w:val="105"/>
        </w:rPr>
        <w:t>when</w:t>
      </w:r>
      <w:r w:rsidR="00F61671">
        <w:rPr>
          <w:spacing w:val="-8"/>
          <w:w w:val="105"/>
        </w:rPr>
        <w:t xml:space="preserve"> </w:t>
      </w:r>
      <w:r w:rsidR="00F61671">
        <w:rPr>
          <w:w w:val="105"/>
        </w:rPr>
        <w:t>they</w:t>
      </w:r>
      <w:r w:rsidR="00F61671">
        <w:rPr>
          <w:spacing w:val="-8"/>
          <w:w w:val="105"/>
        </w:rPr>
        <w:t xml:space="preserve"> </w:t>
      </w:r>
      <w:r w:rsidR="00F61671">
        <w:rPr>
          <w:w w:val="105"/>
        </w:rPr>
        <w:t>face</w:t>
      </w:r>
      <w:r w:rsidR="00F61671">
        <w:rPr>
          <w:spacing w:val="-8"/>
          <w:w w:val="105"/>
        </w:rPr>
        <w:t xml:space="preserve"> </w:t>
      </w:r>
      <w:r w:rsidR="00F61671">
        <w:rPr>
          <w:w w:val="105"/>
        </w:rPr>
        <w:t>a</w:t>
      </w:r>
      <w:r w:rsidR="00F61671">
        <w:rPr>
          <w:spacing w:val="-8"/>
          <w:w w:val="105"/>
        </w:rPr>
        <w:t xml:space="preserve"> </w:t>
      </w:r>
      <w:r w:rsidR="00F61671">
        <w:rPr>
          <w:w w:val="105"/>
        </w:rPr>
        <w:t>tax</w:t>
      </w:r>
      <w:r w:rsidR="00F61671">
        <w:rPr>
          <w:spacing w:val="-8"/>
          <w:w w:val="105"/>
        </w:rPr>
        <w:t xml:space="preserve"> </w:t>
      </w:r>
      <w:r w:rsidR="00F61671">
        <w:rPr>
          <w:w w:val="105"/>
        </w:rPr>
        <w:t>cut due</w:t>
      </w:r>
      <w:r w:rsidR="00F61671">
        <w:rPr>
          <w:spacing w:val="-5"/>
          <w:w w:val="105"/>
        </w:rPr>
        <w:t xml:space="preserve"> </w:t>
      </w:r>
      <w:r w:rsidR="00F61671">
        <w:rPr>
          <w:w w:val="105"/>
        </w:rPr>
        <w:t>to</w:t>
      </w:r>
      <w:r w:rsidR="00F61671">
        <w:rPr>
          <w:spacing w:val="-5"/>
          <w:w w:val="105"/>
        </w:rPr>
        <w:t xml:space="preserve"> </w:t>
      </w:r>
      <w:r w:rsidR="00F61671">
        <w:rPr>
          <w:w w:val="105"/>
        </w:rPr>
        <w:t>failure</w:t>
      </w:r>
      <w:r w:rsidR="00F61671">
        <w:rPr>
          <w:spacing w:val="-5"/>
          <w:w w:val="105"/>
        </w:rPr>
        <w:t xml:space="preserve"> </w:t>
      </w:r>
      <w:r w:rsidR="00F61671">
        <w:rPr>
          <w:w w:val="105"/>
        </w:rPr>
        <w:t>of</w:t>
      </w:r>
      <w:r w:rsidR="00F61671">
        <w:rPr>
          <w:spacing w:val="-5"/>
          <w:w w:val="105"/>
        </w:rPr>
        <w:t xml:space="preserve"> </w:t>
      </w:r>
      <w:r w:rsidR="00F61671">
        <w:rPr>
          <w:w w:val="105"/>
        </w:rPr>
        <w:t>a</w:t>
      </w:r>
      <w:r w:rsidR="00F61671">
        <w:rPr>
          <w:spacing w:val="-5"/>
          <w:w w:val="105"/>
        </w:rPr>
        <w:t xml:space="preserve"> </w:t>
      </w:r>
      <w:r w:rsidR="00F61671">
        <w:rPr>
          <w:w w:val="105"/>
        </w:rPr>
        <w:t>renewal</w:t>
      </w:r>
      <w:r w:rsidR="00F61671">
        <w:rPr>
          <w:spacing w:val="-5"/>
          <w:w w:val="105"/>
        </w:rPr>
        <w:t xml:space="preserve"> </w:t>
      </w:r>
      <w:r w:rsidR="00F61671">
        <w:rPr>
          <w:w w:val="105"/>
        </w:rPr>
        <w:t>tax</w:t>
      </w:r>
      <w:r w:rsidR="00F61671">
        <w:rPr>
          <w:spacing w:val="-5"/>
          <w:w w:val="105"/>
        </w:rPr>
        <w:t xml:space="preserve"> </w:t>
      </w:r>
      <w:r w:rsidR="00F61671">
        <w:rPr>
          <w:w w:val="105"/>
        </w:rPr>
        <w:t>levy</w:t>
      </w:r>
      <w:r w:rsidR="00F61671">
        <w:rPr>
          <w:spacing w:val="-5"/>
          <w:w w:val="105"/>
        </w:rPr>
        <w:t xml:space="preserve"> </w:t>
      </w:r>
      <w:r w:rsidR="00F61671">
        <w:rPr>
          <w:w w:val="105"/>
        </w:rPr>
        <w:t>and</w:t>
      </w:r>
      <w:r w:rsidR="00F61671">
        <w:rPr>
          <w:spacing w:val="-5"/>
          <w:w w:val="105"/>
        </w:rPr>
        <w:t xml:space="preserve"> </w:t>
      </w:r>
      <w:r w:rsidR="00F61671">
        <w:rPr>
          <w:w w:val="105"/>
        </w:rPr>
        <w:t>fine-tune</w:t>
      </w:r>
      <w:r w:rsidR="00F61671">
        <w:rPr>
          <w:spacing w:val="-5"/>
          <w:w w:val="105"/>
        </w:rPr>
        <w:t xml:space="preserve"> </w:t>
      </w:r>
      <w:r w:rsidR="00F61671">
        <w:rPr>
          <w:w w:val="105"/>
        </w:rPr>
        <w:t>a</w:t>
      </w:r>
      <w:r w:rsidR="00F61671">
        <w:rPr>
          <w:spacing w:val="-5"/>
          <w:w w:val="105"/>
        </w:rPr>
        <w:t xml:space="preserve"> </w:t>
      </w:r>
      <w:r w:rsidR="00F61671">
        <w:rPr>
          <w:w w:val="105"/>
        </w:rPr>
        <w:t>Vision</w:t>
      </w:r>
      <w:r w:rsidR="00F61671">
        <w:rPr>
          <w:spacing w:val="-5"/>
          <w:w w:val="105"/>
        </w:rPr>
        <w:t xml:space="preserve"> </w:t>
      </w:r>
      <w:r w:rsidR="00F61671">
        <w:rPr>
          <w:w w:val="105"/>
        </w:rPr>
        <w:t>Transformer</w:t>
      </w:r>
      <w:r w:rsidR="00F61671">
        <w:rPr>
          <w:spacing w:val="-5"/>
          <w:w w:val="105"/>
        </w:rPr>
        <w:t xml:space="preserve"> </w:t>
      </w:r>
      <w:r w:rsidR="00F61671">
        <w:rPr>
          <w:w w:val="105"/>
        </w:rPr>
        <w:t>model</w:t>
      </w:r>
      <w:r w:rsidR="00F61671">
        <w:rPr>
          <w:spacing w:val="-5"/>
          <w:w w:val="105"/>
        </w:rPr>
        <w:t xml:space="preserve"> </w:t>
      </w:r>
      <w:r w:rsidR="00F61671">
        <w:rPr>
          <w:w w:val="105"/>
        </w:rPr>
        <w:t>to</w:t>
      </w:r>
      <w:r w:rsidR="00F61671">
        <w:rPr>
          <w:spacing w:val="-5"/>
          <w:w w:val="105"/>
        </w:rPr>
        <w:t xml:space="preserve"> </w:t>
      </w:r>
      <w:r w:rsidR="00F61671">
        <w:rPr>
          <w:w w:val="105"/>
        </w:rPr>
        <w:t>predict</w:t>
      </w:r>
      <w:r w:rsidR="00F61671">
        <w:rPr>
          <w:spacing w:val="-5"/>
          <w:w w:val="105"/>
        </w:rPr>
        <w:t xml:space="preserve"> </w:t>
      </w:r>
      <w:r w:rsidR="00F61671">
        <w:rPr>
          <w:w w:val="105"/>
        </w:rPr>
        <w:t>and identify the changes in road quality in these areas.</w:t>
      </w:r>
      <w:r w:rsidR="00F61671">
        <w:rPr>
          <w:spacing w:val="40"/>
          <w:w w:val="105"/>
        </w:rPr>
        <w:t xml:space="preserve"> </w:t>
      </w:r>
      <w:r w:rsidR="00F61671">
        <w:rPr>
          <w:w w:val="105"/>
        </w:rPr>
        <w:t>We find an average decline of 15% in road quality in areas that cut their renewal taxes and a decline in home sale price of 9% over the 10-year period.</w:t>
      </w:r>
      <w:r w:rsidR="00F61671">
        <w:rPr>
          <w:spacing w:val="40"/>
          <w:w w:val="105"/>
        </w:rPr>
        <w:t xml:space="preserve"> </w:t>
      </w:r>
      <w:r w:rsidR="00F61671">
        <w:rPr>
          <w:w w:val="105"/>
        </w:rPr>
        <w:t xml:space="preserve">We find no anticipation effects, unlike </w:t>
      </w:r>
      <w:hyperlink w:anchor="_bookmark30" w:history="1">
        <w:proofErr w:type="spellStart"/>
        <w:r w:rsidR="00F61671">
          <w:rPr>
            <w:w w:val="105"/>
          </w:rPr>
          <w:t>Beenstock</w:t>
        </w:r>
        <w:proofErr w:type="spellEnd"/>
        <w:r w:rsidR="00F61671">
          <w:rPr>
            <w:w w:val="105"/>
          </w:rPr>
          <w:t>, Feldman and</w:t>
        </w:r>
      </w:hyperlink>
      <w:r w:rsidR="00F61671">
        <w:rPr>
          <w:w w:val="105"/>
        </w:rPr>
        <w:t xml:space="preserve"> </w:t>
      </w:r>
      <w:hyperlink w:anchor="_bookmark30" w:history="1">
        <w:proofErr w:type="spellStart"/>
        <w:r w:rsidR="00F61671">
          <w:rPr>
            <w:w w:val="105"/>
          </w:rPr>
          <w:t>Felsenstein</w:t>
        </w:r>
        <w:proofErr w:type="spellEnd"/>
      </w:hyperlink>
      <w:r w:rsidR="00F61671">
        <w:rPr>
          <w:w w:val="105"/>
        </w:rPr>
        <w:t xml:space="preserve"> </w:t>
      </w:r>
      <w:hyperlink w:anchor="_bookmark30" w:history="1">
        <w:r w:rsidR="00F61671">
          <w:rPr>
            <w:w w:val="105"/>
          </w:rPr>
          <w:t>(2016)</w:t>
        </w:r>
      </w:hyperlink>
      <w:r w:rsidR="00F61671">
        <w:rPr>
          <w:w w:val="105"/>
        </w:rPr>
        <w:t xml:space="preserve"> and </w:t>
      </w:r>
      <w:hyperlink w:anchor="_bookmark40" w:history="1">
        <w:proofErr w:type="spellStart"/>
        <w:r w:rsidR="00F61671">
          <w:rPr>
            <w:w w:val="105"/>
          </w:rPr>
          <w:t>Diao</w:t>
        </w:r>
        <w:proofErr w:type="spellEnd"/>
        <w:r w:rsidR="00F61671">
          <w:rPr>
            <w:w w:val="105"/>
          </w:rPr>
          <w:t>, Leonard and Sing</w:t>
        </w:r>
      </w:hyperlink>
      <w:r w:rsidR="00F61671">
        <w:rPr>
          <w:w w:val="105"/>
        </w:rPr>
        <w:t xml:space="preserve"> </w:t>
      </w:r>
      <w:hyperlink w:anchor="_bookmark40" w:history="1">
        <w:r w:rsidR="00F61671">
          <w:rPr>
            <w:w w:val="105"/>
          </w:rPr>
          <w:t>(2017),</w:t>
        </w:r>
      </w:hyperlink>
      <w:r w:rsidR="00F61671">
        <w:rPr>
          <w:w w:val="105"/>
        </w:rPr>
        <w:t xml:space="preserve"> but we find statistically significant effects starting</w:t>
      </w:r>
      <w:ins w:id="209" w:author="Brasington, David (brasindd)" w:date="2025-03-02T18:47:00Z">
        <w:r>
          <w:rPr>
            <w:w w:val="105"/>
          </w:rPr>
          <w:t xml:space="preserve"> in the fourth year after the vote and continuing at least through the ninth year</w:t>
        </w:r>
      </w:ins>
      <w:del w:id="210" w:author="Brasington, David (brasindd)" w:date="2025-03-02T18:47:00Z">
        <w:r w:rsidR="00F61671" w:rsidDel="00457CFA">
          <w:rPr>
            <w:w w:val="105"/>
          </w:rPr>
          <w:delText xml:space="preserve"> four years and continuing onto the later years</w:delText>
        </w:r>
      </w:del>
      <w:r w:rsidR="00F61671">
        <w:rPr>
          <w:w w:val="105"/>
        </w:rPr>
        <w:t>.</w:t>
      </w:r>
      <w:r w:rsidR="00F61671">
        <w:rPr>
          <w:spacing w:val="40"/>
          <w:w w:val="105"/>
        </w:rPr>
        <w:t xml:space="preserve"> </w:t>
      </w:r>
      <w:r w:rsidR="00F61671">
        <w:rPr>
          <w:w w:val="105"/>
        </w:rPr>
        <w:t>We find these effects to be more</w:t>
      </w:r>
      <w:r w:rsidR="00F61671">
        <w:rPr>
          <w:spacing w:val="-8"/>
          <w:w w:val="105"/>
        </w:rPr>
        <w:t xml:space="preserve"> </w:t>
      </w:r>
      <w:r w:rsidR="00F61671">
        <w:rPr>
          <w:w w:val="105"/>
        </w:rPr>
        <w:t>consistent</w:t>
      </w:r>
      <w:r w:rsidR="00F61671">
        <w:rPr>
          <w:spacing w:val="-8"/>
          <w:w w:val="105"/>
        </w:rPr>
        <w:t xml:space="preserve"> </w:t>
      </w:r>
      <w:r w:rsidR="00F61671">
        <w:rPr>
          <w:w w:val="105"/>
        </w:rPr>
        <w:t>for</w:t>
      </w:r>
      <w:r w:rsidR="00F61671">
        <w:rPr>
          <w:spacing w:val="-8"/>
          <w:w w:val="105"/>
        </w:rPr>
        <w:t xml:space="preserve"> </w:t>
      </w:r>
      <w:r w:rsidR="00F61671">
        <w:rPr>
          <w:w w:val="105"/>
        </w:rPr>
        <w:t>urban</w:t>
      </w:r>
      <w:r w:rsidR="00F61671">
        <w:rPr>
          <w:spacing w:val="-8"/>
          <w:w w:val="105"/>
        </w:rPr>
        <w:t xml:space="preserve"> </w:t>
      </w:r>
      <w:r w:rsidR="00F61671">
        <w:rPr>
          <w:w w:val="105"/>
        </w:rPr>
        <w:t>rather</w:t>
      </w:r>
      <w:r w:rsidR="00F61671">
        <w:rPr>
          <w:spacing w:val="-8"/>
          <w:w w:val="105"/>
        </w:rPr>
        <w:t xml:space="preserve"> </w:t>
      </w:r>
      <w:r w:rsidR="00F61671">
        <w:rPr>
          <w:w w:val="105"/>
        </w:rPr>
        <w:t>than</w:t>
      </w:r>
      <w:r w:rsidR="00F61671">
        <w:rPr>
          <w:spacing w:val="-8"/>
          <w:w w:val="105"/>
        </w:rPr>
        <w:t xml:space="preserve"> </w:t>
      </w:r>
      <w:r w:rsidR="00F61671">
        <w:rPr>
          <w:w w:val="105"/>
        </w:rPr>
        <w:t>rural</w:t>
      </w:r>
      <w:r w:rsidR="00F61671">
        <w:rPr>
          <w:spacing w:val="-8"/>
          <w:w w:val="105"/>
        </w:rPr>
        <w:t xml:space="preserve"> </w:t>
      </w:r>
      <w:r w:rsidR="00F61671">
        <w:rPr>
          <w:w w:val="105"/>
        </w:rPr>
        <w:t>areas.</w:t>
      </w:r>
      <w:r w:rsidR="00F61671">
        <w:rPr>
          <w:spacing w:val="10"/>
          <w:w w:val="105"/>
        </w:rPr>
        <w:t xml:space="preserve"> </w:t>
      </w:r>
      <w:r w:rsidR="00F61671">
        <w:rPr>
          <w:w w:val="105"/>
        </w:rPr>
        <w:t>We</w:t>
      </w:r>
      <w:r w:rsidR="00F61671">
        <w:rPr>
          <w:spacing w:val="-8"/>
          <w:w w:val="105"/>
        </w:rPr>
        <w:t xml:space="preserve"> </w:t>
      </w:r>
      <w:r w:rsidR="00F61671">
        <w:rPr>
          <w:w w:val="105"/>
        </w:rPr>
        <w:t>find</w:t>
      </w:r>
      <w:r w:rsidR="00F61671">
        <w:rPr>
          <w:spacing w:val="-8"/>
          <w:w w:val="105"/>
        </w:rPr>
        <w:t xml:space="preserve"> </w:t>
      </w:r>
      <w:r w:rsidR="00F61671">
        <w:rPr>
          <w:w w:val="105"/>
        </w:rPr>
        <w:t>a</w:t>
      </w:r>
      <w:r w:rsidR="00F61671">
        <w:rPr>
          <w:spacing w:val="-9"/>
          <w:w w:val="105"/>
        </w:rPr>
        <w:t xml:space="preserve"> </w:t>
      </w:r>
      <w:r w:rsidR="00F61671">
        <w:rPr>
          <w:w w:val="105"/>
        </w:rPr>
        <w:t>lack</w:t>
      </w:r>
      <w:r w:rsidR="00F61671">
        <w:rPr>
          <w:spacing w:val="-8"/>
          <w:w w:val="105"/>
        </w:rPr>
        <w:t xml:space="preserve"> </w:t>
      </w:r>
      <w:r w:rsidR="00F61671">
        <w:rPr>
          <w:w w:val="105"/>
        </w:rPr>
        <w:t>of</w:t>
      </w:r>
      <w:r w:rsidR="00F61671">
        <w:rPr>
          <w:spacing w:val="-9"/>
          <w:w w:val="105"/>
        </w:rPr>
        <w:t xml:space="preserve"> </w:t>
      </w:r>
      <w:r w:rsidR="00F61671">
        <w:rPr>
          <w:w w:val="105"/>
        </w:rPr>
        <w:t>dose-response</w:t>
      </w:r>
      <w:r w:rsidR="00F61671">
        <w:rPr>
          <w:spacing w:val="-9"/>
          <w:w w:val="105"/>
        </w:rPr>
        <w:t xml:space="preserve"> </w:t>
      </w:r>
      <w:r w:rsidR="00F61671">
        <w:rPr>
          <w:w w:val="105"/>
        </w:rPr>
        <w:t>based</w:t>
      </w:r>
      <w:r w:rsidR="00F61671">
        <w:rPr>
          <w:spacing w:val="-8"/>
          <w:w w:val="105"/>
        </w:rPr>
        <w:t xml:space="preserve"> </w:t>
      </w:r>
      <w:r w:rsidR="00F61671">
        <w:rPr>
          <w:w w:val="105"/>
        </w:rPr>
        <w:t xml:space="preserve">on </w:t>
      </w:r>
      <w:r w:rsidR="00F61671">
        <w:rPr>
          <w:spacing w:val="-2"/>
          <w:w w:val="105"/>
        </w:rPr>
        <w:t>the</w:t>
      </w:r>
      <w:r w:rsidR="00F61671">
        <w:rPr>
          <w:spacing w:val="-7"/>
          <w:w w:val="105"/>
        </w:rPr>
        <w:t xml:space="preserve"> </w:t>
      </w:r>
      <w:r w:rsidR="00F61671">
        <w:rPr>
          <w:spacing w:val="-2"/>
          <w:w w:val="105"/>
        </w:rPr>
        <w:t>size</w:t>
      </w:r>
      <w:r w:rsidR="00F61671">
        <w:rPr>
          <w:spacing w:val="-8"/>
          <w:w w:val="105"/>
        </w:rPr>
        <w:t xml:space="preserve"> </w:t>
      </w:r>
      <w:r w:rsidR="00F61671">
        <w:rPr>
          <w:spacing w:val="-2"/>
          <w:w w:val="105"/>
        </w:rPr>
        <w:t>of</w:t>
      </w:r>
      <w:r w:rsidR="00F61671">
        <w:rPr>
          <w:spacing w:val="-7"/>
          <w:w w:val="105"/>
        </w:rPr>
        <w:t xml:space="preserve"> </w:t>
      </w:r>
      <w:r w:rsidR="00F61671">
        <w:rPr>
          <w:spacing w:val="-2"/>
          <w:w w:val="105"/>
        </w:rPr>
        <w:t>the</w:t>
      </w:r>
      <w:r w:rsidR="00F61671">
        <w:rPr>
          <w:spacing w:val="-7"/>
          <w:w w:val="105"/>
        </w:rPr>
        <w:t xml:space="preserve"> </w:t>
      </w:r>
      <w:r w:rsidR="00F61671">
        <w:rPr>
          <w:spacing w:val="-2"/>
          <w:w w:val="105"/>
        </w:rPr>
        <w:t>levy,</w:t>
      </w:r>
      <w:r w:rsidR="00F61671">
        <w:rPr>
          <w:spacing w:val="-6"/>
          <w:w w:val="105"/>
        </w:rPr>
        <w:t xml:space="preserve"> </w:t>
      </w:r>
      <w:r w:rsidR="00F61671">
        <w:rPr>
          <w:spacing w:val="-2"/>
          <w:w w:val="105"/>
        </w:rPr>
        <w:t>but</w:t>
      </w:r>
      <w:r w:rsidR="00F61671">
        <w:rPr>
          <w:spacing w:val="-7"/>
          <w:w w:val="105"/>
        </w:rPr>
        <w:t xml:space="preserve"> </w:t>
      </w:r>
      <w:r w:rsidR="00F61671">
        <w:rPr>
          <w:spacing w:val="-2"/>
          <w:w w:val="105"/>
        </w:rPr>
        <w:t>we</w:t>
      </w:r>
      <w:r w:rsidR="00F61671">
        <w:rPr>
          <w:spacing w:val="-7"/>
          <w:w w:val="105"/>
        </w:rPr>
        <w:t xml:space="preserve"> </w:t>
      </w:r>
      <w:r w:rsidR="00F61671">
        <w:rPr>
          <w:spacing w:val="-2"/>
          <w:w w:val="105"/>
        </w:rPr>
        <w:t>find</w:t>
      </w:r>
      <w:r w:rsidR="00F61671">
        <w:rPr>
          <w:spacing w:val="-7"/>
          <w:w w:val="105"/>
        </w:rPr>
        <w:t xml:space="preserve"> </w:t>
      </w:r>
      <w:r w:rsidR="00F61671">
        <w:rPr>
          <w:spacing w:val="-2"/>
          <w:w w:val="105"/>
        </w:rPr>
        <w:t>larger</w:t>
      </w:r>
      <w:r w:rsidR="00F61671">
        <w:rPr>
          <w:spacing w:val="-7"/>
          <w:w w:val="105"/>
        </w:rPr>
        <w:t xml:space="preserve"> </w:t>
      </w:r>
      <w:r w:rsidR="00F61671">
        <w:rPr>
          <w:spacing w:val="-2"/>
          <w:w w:val="105"/>
        </w:rPr>
        <w:t>house</w:t>
      </w:r>
      <w:r w:rsidR="00F61671">
        <w:rPr>
          <w:spacing w:val="-7"/>
          <w:w w:val="105"/>
        </w:rPr>
        <w:t xml:space="preserve"> </w:t>
      </w:r>
      <w:r w:rsidR="00F61671">
        <w:rPr>
          <w:spacing w:val="-2"/>
          <w:w w:val="105"/>
        </w:rPr>
        <w:t>price</w:t>
      </w:r>
      <w:r w:rsidR="00F61671">
        <w:rPr>
          <w:spacing w:val="-8"/>
          <w:w w:val="105"/>
        </w:rPr>
        <w:t xml:space="preserve"> </w:t>
      </w:r>
      <w:r w:rsidR="00F61671">
        <w:rPr>
          <w:spacing w:val="-2"/>
          <w:w w:val="105"/>
        </w:rPr>
        <w:t>reductions</w:t>
      </w:r>
      <w:r w:rsidR="00F61671">
        <w:rPr>
          <w:spacing w:val="-7"/>
          <w:w w:val="105"/>
        </w:rPr>
        <w:t xml:space="preserve"> </w:t>
      </w:r>
      <w:r w:rsidR="00F61671">
        <w:rPr>
          <w:spacing w:val="-2"/>
          <w:w w:val="105"/>
        </w:rPr>
        <w:t>for</w:t>
      </w:r>
      <w:r w:rsidR="00F61671">
        <w:rPr>
          <w:spacing w:val="-7"/>
          <w:w w:val="105"/>
        </w:rPr>
        <w:t xml:space="preserve"> </w:t>
      </w:r>
      <w:r w:rsidR="00F61671">
        <w:rPr>
          <w:spacing w:val="-2"/>
          <w:w w:val="105"/>
        </w:rPr>
        <w:t>more</w:t>
      </w:r>
      <w:r w:rsidR="00F61671">
        <w:rPr>
          <w:spacing w:val="-8"/>
          <w:w w:val="105"/>
        </w:rPr>
        <w:t xml:space="preserve"> </w:t>
      </w:r>
      <w:r w:rsidR="00F61671">
        <w:rPr>
          <w:spacing w:val="-2"/>
          <w:w w:val="105"/>
        </w:rPr>
        <w:t>expensive</w:t>
      </w:r>
      <w:r w:rsidR="00F61671">
        <w:rPr>
          <w:spacing w:val="-7"/>
          <w:w w:val="105"/>
        </w:rPr>
        <w:t xml:space="preserve"> </w:t>
      </w:r>
      <w:r w:rsidR="00F61671">
        <w:rPr>
          <w:spacing w:val="-2"/>
          <w:w w:val="105"/>
        </w:rPr>
        <w:t>houses</w:t>
      </w:r>
      <w:r w:rsidR="00F61671">
        <w:rPr>
          <w:spacing w:val="-7"/>
          <w:w w:val="105"/>
        </w:rPr>
        <w:t xml:space="preserve"> </w:t>
      </w:r>
      <w:r w:rsidR="00F61671">
        <w:rPr>
          <w:spacing w:val="-2"/>
          <w:w w:val="105"/>
        </w:rPr>
        <w:t xml:space="preserve">than </w:t>
      </w:r>
      <w:r w:rsidR="00F61671">
        <w:rPr>
          <w:w w:val="105"/>
        </w:rPr>
        <w:t>for cheaper houses.</w:t>
      </w:r>
    </w:p>
    <w:p w14:paraId="33F67D2D" w14:textId="20FB3341" w:rsidR="00C96556" w:rsidRDefault="00457CFA">
      <w:pPr>
        <w:pStyle w:val="BodyText"/>
        <w:spacing w:before="11" w:line="391" w:lineRule="auto"/>
        <w:ind w:right="1076"/>
        <w:jc w:val="both"/>
      </w:pPr>
      <w:ins w:id="211" w:author="Brasington, David (brasindd)" w:date="2025-03-02T18:48:00Z">
        <w:r>
          <w:rPr>
            <w:w w:val="105"/>
          </w:rPr>
          <w:tab/>
        </w:r>
      </w:ins>
      <w:r w:rsidR="00F61671">
        <w:rPr>
          <w:w w:val="105"/>
        </w:rPr>
        <w:t xml:space="preserve">Future research could extend the </w:t>
      </w:r>
      <w:del w:id="212" w:author="Brasington, David (brasindd)" w:date="2025-03-02T18:48:00Z">
        <w:r w:rsidR="00F61671" w:rsidDel="00457CFA">
          <w:rPr>
            <w:w w:val="105"/>
          </w:rPr>
          <w:delText xml:space="preserve">dynamic </w:delText>
        </w:r>
      </w:del>
      <w:r w:rsidR="00F61671">
        <w:rPr>
          <w:w w:val="105"/>
        </w:rPr>
        <w:t>regression discontinuity identification strategy we employ to other geographies,</w:t>
      </w:r>
      <w:r w:rsidR="00F61671">
        <w:rPr>
          <w:spacing w:val="40"/>
          <w:w w:val="105"/>
        </w:rPr>
        <w:t xml:space="preserve"> </w:t>
      </w:r>
      <w:r w:rsidR="00F61671">
        <w:rPr>
          <w:w w:val="105"/>
        </w:rPr>
        <w:t>using vote share as a running variable for places that</w:t>
      </w:r>
      <w:r w:rsidR="00F61671">
        <w:rPr>
          <w:spacing w:val="40"/>
          <w:w w:val="105"/>
        </w:rPr>
        <w:t xml:space="preserve"> </w:t>
      </w:r>
      <w:r w:rsidR="00F61671">
        <w:rPr>
          <w:w w:val="105"/>
        </w:rPr>
        <w:t>vote on road spending, or using time as a running variable for cities that directly change road spending without a referendum.</w:t>
      </w:r>
      <w:r w:rsidR="00F61671">
        <w:rPr>
          <w:spacing w:val="40"/>
          <w:w w:val="105"/>
        </w:rPr>
        <w:t xml:space="preserve"> </w:t>
      </w:r>
      <w:r w:rsidR="00F61671">
        <w:rPr>
          <w:w w:val="105"/>
        </w:rPr>
        <w:t>Moreover, it could also shift away from studying votes to maintain spending toward studying votes to increase road spending, although the endogeneity of choosing when to propose such a referendum makes identification for such settings more challenging.</w:t>
      </w:r>
    </w:p>
    <w:p w14:paraId="122CF7D3" w14:textId="77777777" w:rsidR="00C96556" w:rsidRDefault="00C96556">
      <w:pPr>
        <w:pStyle w:val="BodyText"/>
        <w:spacing w:line="391" w:lineRule="auto"/>
        <w:jc w:val="both"/>
        <w:sectPr w:rsidR="00C96556">
          <w:pgSz w:w="12240" w:h="15840"/>
          <w:pgMar w:top="1420" w:right="360" w:bottom="1020" w:left="1440" w:header="0" w:footer="749" w:gutter="0"/>
          <w:cols w:space="720"/>
        </w:sectPr>
      </w:pPr>
    </w:p>
    <w:p w14:paraId="622C1046" w14:textId="77777777" w:rsidR="00C96556" w:rsidRDefault="00F61671">
      <w:pPr>
        <w:pStyle w:val="Heading1"/>
        <w:ind w:left="0" w:firstLine="0"/>
      </w:pPr>
      <w:r>
        <w:rPr>
          <w:spacing w:val="-2"/>
          <w:w w:val="115"/>
        </w:rPr>
        <w:lastRenderedPageBreak/>
        <w:t>References</w:t>
      </w:r>
    </w:p>
    <w:p w14:paraId="4F79373A" w14:textId="77777777" w:rsidR="00C96556" w:rsidRDefault="00F61671">
      <w:pPr>
        <w:spacing w:before="208" w:line="237" w:lineRule="auto"/>
        <w:ind w:left="234" w:right="1077" w:hanging="235"/>
        <w:jc w:val="both"/>
        <w:rPr>
          <w:sz w:val="24"/>
        </w:rPr>
      </w:pPr>
      <w:bookmarkStart w:id="213" w:name="_bookmark27"/>
      <w:bookmarkEnd w:id="213"/>
      <w:proofErr w:type="spellStart"/>
      <w:r>
        <w:rPr>
          <w:b/>
          <w:w w:val="115"/>
          <w:sz w:val="24"/>
        </w:rPr>
        <w:t>Achiam</w:t>
      </w:r>
      <w:proofErr w:type="spellEnd"/>
      <w:r>
        <w:rPr>
          <w:b/>
          <w:w w:val="115"/>
          <w:sz w:val="24"/>
        </w:rPr>
        <w:t xml:space="preserve">, Josh, Steven Adler, </w:t>
      </w:r>
      <w:proofErr w:type="spellStart"/>
      <w:r>
        <w:rPr>
          <w:b/>
          <w:w w:val="115"/>
          <w:sz w:val="24"/>
        </w:rPr>
        <w:t>Sandhini</w:t>
      </w:r>
      <w:proofErr w:type="spellEnd"/>
      <w:r>
        <w:rPr>
          <w:b/>
          <w:w w:val="115"/>
          <w:sz w:val="24"/>
        </w:rPr>
        <w:t xml:space="preserve"> Agarwal, Lama Ahmad, </w:t>
      </w:r>
      <w:proofErr w:type="spellStart"/>
      <w:r>
        <w:rPr>
          <w:b/>
          <w:w w:val="115"/>
          <w:sz w:val="24"/>
        </w:rPr>
        <w:t>Ilge</w:t>
      </w:r>
      <w:proofErr w:type="spellEnd"/>
      <w:r>
        <w:rPr>
          <w:b/>
          <w:w w:val="115"/>
          <w:sz w:val="24"/>
        </w:rPr>
        <w:t xml:space="preserve"> </w:t>
      </w:r>
      <w:proofErr w:type="spellStart"/>
      <w:r>
        <w:rPr>
          <w:b/>
          <w:w w:val="115"/>
          <w:sz w:val="24"/>
        </w:rPr>
        <w:t>Akkaya</w:t>
      </w:r>
      <w:proofErr w:type="spellEnd"/>
      <w:r>
        <w:rPr>
          <w:b/>
          <w:w w:val="115"/>
          <w:sz w:val="24"/>
        </w:rPr>
        <w:t xml:space="preserve">, Flo- </w:t>
      </w:r>
      <w:proofErr w:type="spellStart"/>
      <w:r>
        <w:rPr>
          <w:b/>
          <w:w w:val="115"/>
          <w:sz w:val="24"/>
        </w:rPr>
        <w:t>rencia</w:t>
      </w:r>
      <w:proofErr w:type="spellEnd"/>
      <w:r>
        <w:rPr>
          <w:b/>
          <w:w w:val="115"/>
          <w:sz w:val="24"/>
        </w:rPr>
        <w:t xml:space="preserve"> Leoni Aleman, </w:t>
      </w:r>
      <w:proofErr w:type="spellStart"/>
      <w:r>
        <w:rPr>
          <w:b/>
          <w:w w:val="115"/>
          <w:sz w:val="24"/>
        </w:rPr>
        <w:t>Diogo</w:t>
      </w:r>
      <w:proofErr w:type="spellEnd"/>
      <w:r>
        <w:rPr>
          <w:b/>
          <w:w w:val="115"/>
          <w:sz w:val="24"/>
        </w:rPr>
        <w:t xml:space="preserve"> Almeida, Janko </w:t>
      </w:r>
      <w:proofErr w:type="spellStart"/>
      <w:r>
        <w:rPr>
          <w:b/>
          <w:w w:val="115"/>
          <w:sz w:val="24"/>
        </w:rPr>
        <w:t>Altenschmidt</w:t>
      </w:r>
      <w:proofErr w:type="spellEnd"/>
      <w:r>
        <w:rPr>
          <w:b/>
          <w:w w:val="115"/>
          <w:sz w:val="24"/>
        </w:rPr>
        <w:t xml:space="preserve">, Sam Altman, </w:t>
      </w:r>
      <w:proofErr w:type="spellStart"/>
      <w:r>
        <w:rPr>
          <w:b/>
          <w:w w:val="115"/>
          <w:sz w:val="24"/>
        </w:rPr>
        <w:t>Shya</w:t>
      </w:r>
      <w:proofErr w:type="spellEnd"/>
      <w:r>
        <w:rPr>
          <w:b/>
          <w:w w:val="115"/>
          <w:sz w:val="24"/>
        </w:rPr>
        <w:t xml:space="preserve">- </w:t>
      </w:r>
      <w:bookmarkStart w:id="214" w:name="_bookmark26"/>
      <w:bookmarkEnd w:id="214"/>
      <w:r>
        <w:rPr>
          <w:b/>
          <w:w w:val="110"/>
          <w:sz w:val="24"/>
        </w:rPr>
        <w:t xml:space="preserve">mal </w:t>
      </w:r>
      <w:proofErr w:type="spellStart"/>
      <w:r>
        <w:rPr>
          <w:b/>
          <w:w w:val="110"/>
          <w:sz w:val="24"/>
        </w:rPr>
        <w:t>Anadkat</w:t>
      </w:r>
      <w:proofErr w:type="spellEnd"/>
      <w:r>
        <w:rPr>
          <w:b/>
          <w:w w:val="110"/>
          <w:sz w:val="24"/>
        </w:rPr>
        <w:t xml:space="preserve">, et al. </w:t>
      </w:r>
      <w:r>
        <w:rPr>
          <w:w w:val="110"/>
          <w:sz w:val="24"/>
        </w:rPr>
        <w:t xml:space="preserve">2023. “Gpt-4 technical report.” </w:t>
      </w:r>
      <w:proofErr w:type="spellStart"/>
      <w:r>
        <w:rPr>
          <w:i/>
          <w:w w:val="110"/>
          <w:sz w:val="24"/>
        </w:rPr>
        <w:t>arXiv</w:t>
      </w:r>
      <w:proofErr w:type="spellEnd"/>
      <w:r>
        <w:rPr>
          <w:i/>
          <w:w w:val="110"/>
          <w:sz w:val="24"/>
        </w:rPr>
        <w:t xml:space="preserve"> preprint arXiv:2303.08774</w:t>
      </w:r>
      <w:r>
        <w:rPr>
          <w:w w:val="110"/>
          <w:sz w:val="24"/>
        </w:rPr>
        <w:t>.</w:t>
      </w:r>
    </w:p>
    <w:p w14:paraId="78489830" w14:textId="77777777" w:rsidR="00C96556" w:rsidRDefault="00F61671">
      <w:pPr>
        <w:spacing w:line="237" w:lineRule="auto"/>
        <w:ind w:left="234" w:right="1076" w:hanging="235"/>
        <w:jc w:val="both"/>
        <w:rPr>
          <w:sz w:val="24"/>
        </w:rPr>
      </w:pPr>
      <w:proofErr w:type="spellStart"/>
      <w:r>
        <w:rPr>
          <w:b/>
          <w:w w:val="105"/>
          <w:sz w:val="24"/>
        </w:rPr>
        <w:t>Adukia</w:t>
      </w:r>
      <w:proofErr w:type="spellEnd"/>
      <w:r>
        <w:rPr>
          <w:b/>
          <w:w w:val="105"/>
          <w:sz w:val="24"/>
        </w:rPr>
        <w:t>,</w:t>
      </w:r>
      <w:r>
        <w:rPr>
          <w:b/>
          <w:spacing w:val="40"/>
          <w:w w:val="105"/>
          <w:sz w:val="24"/>
        </w:rPr>
        <w:t xml:space="preserve"> </w:t>
      </w:r>
      <w:r>
        <w:rPr>
          <w:b/>
          <w:w w:val="105"/>
          <w:sz w:val="24"/>
        </w:rPr>
        <w:t>Anjali,</w:t>
      </w:r>
      <w:r>
        <w:rPr>
          <w:b/>
          <w:spacing w:val="40"/>
          <w:w w:val="105"/>
          <w:sz w:val="24"/>
        </w:rPr>
        <w:t xml:space="preserve"> </w:t>
      </w:r>
      <w:r>
        <w:rPr>
          <w:b/>
          <w:w w:val="105"/>
          <w:sz w:val="24"/>
        </w:rPr>
        <w:t>Sam</w:t>
      </w:r>
      <w:r>
        <w:rPr>
          <w:b/>
          <w:spacing w:val="40"/>
          <w:w w:val="105"/>
          <w:sz w:val="24"/>
        </w:rPr>
        <w:t xml:space="preserve"> </w:t>
      </w:r>
      <w:r>
        <w:rPr>
          <w:b/>
          <w:w w:val="105"/>
          <w:sz w:val="24"/>
        </w:rPr>
        <w:t>Asher,</w:t>
      </w:r>
      <w:r>
        <w:rPr>
          <w:b/>
          <w:spacing w:val="40"/>
          <w:w w:val="105"/>
          <w:sz w:val="24"/>
        </w:rPr>
        <w:t xml:space="preserve"> </w:t>
      </w:r>
      <w:r>
        <w:rPr>
          <w:b/>
          <w:w w:val="105"/>
          <w:sz w:val="24"/>
        </w:rPr>
        <w:t>and</w:t>
      </w:r>
      <w:r>
        <w:rPr>
          <w:b/>
          <w:spacing w:val="40"/>
          <w:w w:val="105"/>
          <w:sz w:val="24"/>
        </w:rPr>
        <w:t xml:space="preserve"> </w:t>
      </w:r>
      <w:r>
        <w:rPr>
          <w:b/>
          <w:w w:val="105"/>
          <w:sz w:val="24"/>
        </w:rPr>
        <w:t>Paul</w:t>
      </w:r>
      <w:r>
        <w:rPr>
          <w:b/>
          <w:spacing w:val="40"/>
          <w:w w:val="105"/>
          <w:sz w:val="24"/>
        </w:rPr>
        <w:t xml:space="preserve"> </w:t>
      </w:r>
      <w:proofErr w:type="spellStart"/>
      <w:r>
        <w:rPr>
          <w:b/>
          <w:w w:val="105"/>
          <w:sz w:val="24"/>
        </w:rPr>
        <w:t>Novosad</w:t>
      </w:r>
      <w:proofErr w:type="spellEnd"/>
      <w:r>
        <w:rPr>
          <w:b/>
          <w:w w:val="105"/>
          <w:sz w:val="24"/>
        </w:rPr>
        <w:t>.</w:t>
      </w:r>
      <w:r>
        <w:rPr>
          <w:b/>
          <w:spacing w:val="40"/>
          <w:w w:val="105"/>
          <w:sz w:val="24"/>
        </w:rPr>
        <w:t xml:space="preserve"> </w:t>
      </w:r>
      <w:r>
        <w:rPr>
          <w:w w:val="105"/>
          <w:sz w:val="24"/>
        </w:rPr>
        <w:t>2020.</w:t>
      </w:r>
      <w:r>
        <w:rPr>
          <w:spacing w:val="40"/>
          <w:w w:val="105"/>
          <w:sz w:val="24"/>
        </w:rPr>
        <w:t xml:space="preserve"> </w:t>
      </w:r>
      <w:r>
        <w:rPr>
          <w:w w:val="105"/>
          <w:sz w:val="24"/>
        </w:rPr>
        <w:t>“Educational</w:t>
      </w:r>
      <w:r>
        <w:rPr>
          <w:spacing w:val="40"/>
          <w:w w:val="105"/>
          <w:sz w:val="24"/>
        </w:rPr>
        <w:t xml:space="preserve"> </w:t>
      </w:r>
      <w:r>
        <w:rPr>
          <w:w w:val="105"/>
          <w:sz w:val="24"/>
        </w:rPr>
        <w:t>investment</w:t>
      </w:r>
      <w:r>
        <w:rPr>
          <w:spacing w:val="40"/>
          <w:w w:val="105"/>
          <w:sz w:val="24"/>
        </w:rPr>
        <w:t xml:space="preserve"> </w:t>
      </w:r>
      <w:r>
        <w:rPr>
          <w:w w:val="105"/>
          <w:sz w:val="24"/>
        </w:rPr>
        <w:t xml:space="preserve">re- </w:t>
      </w:r>
      <w:proofErr w:type="spellStart"/>
      <w:r>
        <w:rPr>
          <w:w w:val="105"/>
          <w:sz w:val="24"/>
        </w:rPr>
        <w:t>sponses</w:t>
      </w:r>
      <w:proofErr w:type="spellEnd"/>
      <w:r>
        <w:rPr>
          <w:w w:val="105"/>
          <w:sz w:val="24"/>
        </w:rPr>
        <w:t xml:space="preserve"> to economic opportunity:</w:t>
      </w:r>
      <w:r>
        <w:rPr>
          <w:spacing w:val="40"/>
          <w:w w:val="105"/>
          <w:sz w:val="24"/>
        </w:rPr>
        <w:t xml:space="preserve"> </w:t>
      </w:r>
      <w:r>
        <w:rPr>
          <w:w w:val="105"/>
          <w:sz w:val="24"/>
        </w:rPr>
        <w:t xml:space="preserve">Evidence from Indian road construction.” </w:t>
      </w:r>
      <w:r>
        <w:rPr>
          <w:i/>
          <w:w w:val="105"/>
          <w:sz w:val="24"/>
        </w:rPr>
        <w:t xml:space="preserve">American </w:t>
      </w:r>
      <w:bookmarkStart w:id="215" w:name="_bookmark28"/>
      <w:bookmarkEnd w:id="215"/>
      <w:r>
        <w:rPr>
          <w:i/>
          <w:w w:val="105"/>
          <w:sz w:val="24"/>
        </w:rPr>
        <w:t>Economic Journal:</w:t>
      </w:r>
      <w:r>
        <w:rPr>
          <w:i/>
          <w:spacing w:val="40"/>
          <w:w w:val="105"/>
          <w:sz w:val="24"/>
        </w:rPr>
        <w:t xml:space="preserve"> </w:t>
      </w:r>
      <w:r>
        <w:rPr>
          <w:i/>
          <w:w w:val="105"/>
          <w:sz w:val="24"/>
        </w:rPr>
        <w:t>Applied Economics</w:t>
      </w:r>
      <w:r>
        <w:rPr>
          <w:w w:val="105"/>
          <w:sz w:val="24"/>
        </w:rPr>
        <w:t>, 12(1): 348–376.</w:t>
      </w:r>
    </w:p>
    <w:p w14:paraId="14036DC4" w14:textId="77777777" w:rsidR="00C96556" w:rsidRDefault="00F61671">
      <w:pPr>
        <w:spacing w:line="237" w:lineRule="auto"/>
        <w:ind w:left="234" w:right="1077" w:hanging="235"/>
        <w:jc w:val="both"/>
        <w:rPr>
          <w:sz w:val="24"/>
        </w:rPr>
      </w:pPr>
      <w:proofErr w:type="spellStart"/>
      <w:r>
        <w:rPr>
          <w:b/>
          <w:w w:val="110"/>
          <w:sz w:val="24"/>
        </w:rPr>
        <w:t>Alesina</w:t>
      </w:r>
      <w:proofErr w:type="spellEnd"/>
      <w:r>
        <w:rPr>
          <w:b/>
          <w:w w:val="110"/>
          <w:sz w:val="24"/>
        </w:rPr>
        <w:t xml:space="preserve">, Alberto, and Guido </w:t>
      </w:r>
      <w:proofErr w:type="spellStart"/>
      <w:r>
        <w:rPr>
          <w:b/>
          <w:w w:val="110"/>
          <w:sz w:val="24"/>
        </w:rPr>
        <w:t>Tabellini</w:t>
      </w:r>
      <w:proofErr w:type="spellEnd"/>
      <w:r>
        <w:rPr>
          <w:b/>
          <w:w w:val="110"/>
          <w:sz w:val="24"/>
        </w:rPr>
        <w:t xml:space="preserve">. </w:t>
      </w:r>
      <w:r>
        <w:rPr>
          <w:w w:val="110"/>
          <w:sz w:val="24"/>
        </w:rPr>
        <w:t xml:space="preserve">1990. “A Positive Theory of Fiscal Deficits and </w:t>
      </w:r>
      <w:bookmarkStart w:id="216" w:name="_bookmark29"/>
      <w:bookmarkEnd w:id="216"/>
      <w:r>
        <w:rPr>
          <w:spacing w:val="-2"/>
          <w:w w:val="110"/>
          <w:sz w:val="24"/>
        </w:rPr>
        <w:t>Government</w:t>
      </w:r>
      <w:r>
        <w:rPr>
          <w:spacing w:val="-4"/>
          <w:w w:val="110"/>
          <w:sz w:val="24"/>
        </w:rPr>
        <w:t xml:space="preserve"> </w:t>
      </w:r>
      <w:r>
        <w:rPr>
          <w:spacing w:val="-2"/>
          <w:w w:val="110"/>
          <w:sz w:val="24"/>
        </w:rPr>
        <w:t>Debt.”</w:t>
      </w:r>
      <w:r>
        <w:rPr>
          <w:spacing w:val="-5"/>
          <w:w w:val="110"/>
          <w:sz w:val="24"/>
        </w:rPr>
        <w:t xml:space="preserve"> </w:t>
      </w:r>
      <w:r>
        <w:rPr>
          <w:i/>
          <w:spacing w:val="-2"/>
          <w:w w:val="110"/>
          <w:sz w:val="24"/>
        </w:rPr>
        <w:t>Review of Economic Studies</w:t>
      </w:r>
      <w:r>
        <w:rPr>
          <w:spacing w:val="-2"/>
          <w:w w:val="110"/>
          <w:sz w:val="24"/>
        </w:rPr>
        <w:t>,</w:t>
      </w:r>
      <w:r>
        <w:rPr>
          <w:spacing w:val="-5"/>
          <w:w w:val="110"/>
          <w:sz w:val="24"/>
        </w:rPr>
        <w:t xml:space="preserve"> </w:t>
      </w:r>
      <w:r>
        <w:rPr>
          <w:spacing w:val="-2"/>
          <w:w w:val="110"/>
          <w:sz w:val="24"/>
        </w:rPr>
        <w:t>57(3):</w:t>
      </w:r>
      <w:r>
        <w:rPr>
          <w:spacing w:val="-4"/>
          <w:w w:val="110"/>
          <w:sz w:val="24"/>
        </w:rPr>
        <w:t xml:space="preserve"> </w:t>
      </w:r>
      <w:r>
        <w:rPr>
          <w:spacing w:val="-2"/>
          <w:w w:val="110"/>
          <w:sz w:val="24"/>
        </w:rPr>
        <w:t>403–414.</w:t>
      </w:r>
    </w:p>
    <w:p w14:paraId="6296A349" w14:textId="77777777" w:rsidR="00C96556" w:rsidRDefault="00F61671">
      <w:pPr>
        <w:spacing w:line="286" w:lineRule="exact"/>
        <w:ind w:left="-1"/>
        <w:jc w:val="both"/>
        <w:rPr>
          <w:sz w:val="24"/>
        </w:rPr>
      </w:pPr>
      <w:r>
        <w:rPr>
          <w:b/>
          <w:w w:val="110"/>
          <w:sz w:val="24"/>
        </w:rPr>
        <w:t>Asher,</w:t>
      </w:r>
      <w:r>
        <w:rPr>
          <w:b/>
          <w:spacing w:val="26"/>
          <w:w w:val="110"/>
          <w:sz w:val="24"/>
        </w:rPr>
        <w:t xml:space="preserve"> </w:t>
      </w:r>
      <w:r>
        <w:rPr>
          <w:b/>
          <w:w w:val="110"/>
          <w:sz w:val="24"/>
        </w:rPr>
        <w:t>Sam,</w:t>
      </w:r>
      <w:r>
        <w:rPr>
          <w:b/>
          <w:spacing w:val="27"/>
          <w:w w:val="110"/>
          <w:sz w:val="24"/>
        </w:rPr>
        <w:t xml:space="preserve"> </w:t>
      </w:r>
      <w:r>
        <w:rPr>
          <w:b/>
          <w:w w:val="110"/>
          <w:sz w:val="24"/>
        </w:rPr>
        <w:t>and</w:t>
      </w:r>
      <w:r>
        <w:rPr>
          <w:b/>
          <w:spacing w:val="25"/>
          <w:w w:val="110"/>
          <w:sz w:val="24"/>
        </w:rPr>
        <w:t xml:space="preserve"> </w:t>
      </w:r>
      <w:r>
        <w:rPr>
          <w:b/>
          <w:w w:val="110"/>
          <w:sz w:val="24"/>
        </w:rPr>
        <w:t>Paul</w:t>
      </w:r>
      <w:r>
        <w:rPr>
          <w:b/>
          <w:spacing w:val="26"/>
          <w:w w:val="110"/>
          <w:sz w:val="24"/>
        </w:rPr>
        <w:t xml:space="preserve"> </w:t>
      </w:r>
      <w:proofErr w:type="spellStart"/>
      <w:r>
        <w:rPr>
          <w:b/>
          <w:w w:val="110"/>
          <w:sz w:val="24"/>
        </w:rPr>
        <w:t>Novosad</w:t>
      </w:r>
      <w:proofErr w:type="spellEnd"/>
      <w:r>
        <w:rPr>
          <w:b/>
          <w:w w:val="110"/>
          <w:sz w:val="24"/>
        </w:rPr>
        <w:t>.</w:t>
      </w:r>
      <w:r>
        <w:rPr>
          <w:b/>
          <w:spacing w:val="14"/>
          <w:w w:val="110"/>
          <w:sz w:val="24"/>
        </w:rPr>
        <w:t xml:space="preserve"> </w:t>
      </w:r>
      <w:r>
        <w:rPr>
          <w:w w:val="110"/>
          <w:sz w:val="24"/>
        </w:rPr>
        <w:t>2020.</w:t>
      </w:r>
      <w:r>
        <w:rPr>
          <w:spacing w:val="15"/>
          <w:w w:val="110"/>
          <w:sz w:val="24"/>
        </w:rPr>
        <w:t xml:space="preserve"> </w:t>
      </w:r>
      <w:r>
        <w:rPr>
          <w:w w:val="110"/>
          <w:sz w:val="24"/>
        </w:rPr>
        <w:t>“Rural</w:t>
      </w:r>
      <w:r>
        <w:rPr>
          <w:spacing w:val="15"/>
          <w:w w:val="110"/>
          <w:sz w:val="24"/>
        </w:rPr>
        <w:t xml:space="preserve"> </w:t>
      </w:r>
      <w:r>
        <w:rPr>
          <w:w w:val="110"/>
          <w:sz w:val="24"/>
        </w:rPr>
        <w:t>roads</w:t>
      </w:r>
      <w:r>
        <w:rPr>
          <w:spacing w:val="15"/>
          <w:w w:val="110"/>
          <w:sz w:val="24"/>
        </w:rPr>
        <w:t xml:space="preserve"> </w:t>
      </w:r>
      <w:r>
        <w:rPr>
          <w:w w:val="110"/>
          <w:sz w:val="24"/>
        </w:rPr>
        <w:t>and</w:t>
      </w:r>
      <w:r>
        <w:rPr>
          <w:spacing w:val="14"/>
          <w:w w:val="110"/>
          <w:sz w:val="24"/>
        </w:rPr>
        <w:t xml:space="preserve"> </w:t>
      </w:r>
      <w:r>
        <w:rPr>
          <w:w w:val="110"/>
          <w:sz w:val="24"/>
        </w:rPr>
        <w:t>local</w:t>
      </w:r>
      <w:r>
        <w:rPr>
          <w:spacing w:val="15"/>
          <w:w w:val="110"/>
          <w:sz w:val="24"/>
        </w:rPr>
        <w:t xml:space="preserve"> </w:t>
      </w:r>
      <w:r>
        <w:rPr>
          <w:w w:val="110"/>
          <w:sz w:val="24"/>
        </w:rPr>
        <w:t>economic</w:t>
      </w:r>
      <w:r>
        <w:rPr>
          <w:spacing w:val="15"/>
          <w:w w:val="110"/>
          <w:sz w:val="24"/>
        </w:rPr>
        <w:t xml:space="preserve"> </w:t>
      </w:r>
      <w:r>
        <w:rPr>
          <w:spacing w:val="-2"/>
          <w:w w:val="110"/>
          <w:sz w:val="24"/>
        </w:rPr>
        <w:t>development.”</w:t>
      </w:r>
    </w:p>
    <w:p w14:paraId="4803125E" w14:textId="77777777" w:rsidR="00C96556" w:rsidRDefault="00F61671">
      <w:pPr>
        <w:spacing w:line="289" w:lineRule="exact"/>
        <w:ind w:left="234"/>
        <w:jc w:val="both"/>
        <w:rPr>
          <w:sz w:val="24"/>
        </w:rPr>
      </w:pPr>
      <w:bookmarkStart w:id="217" w:name="_bookmark30"/>
      <w:bookmarkEnd w:id="217"/>
      <w:r>
        <w:rPr>
          <w:i/>
          <w:w w:val="105"/>
          <w:sz w:val="24"/>
        </w:rPr>
        <w:t>American</w:t>
      </w:r>
      <w:r>
        <w:rPr>
          <w:i/>
          <w:spacing w:val="19"/>
          <w:w w:val="105"/>
          <w:sz w:val="24"/>
        </w:rPr>
        <w:t xml:space="preserve"> </w:t>
      </w:r>
      <w:r>
        <w:rPr>
          <w:i/>
          <w:w w:val="105"/>
          <w:sz w:val="24"/>
        </w:rPr>
        <w:t>Economic</w:t>
      </w:r>
      <w:r>
        <w:rPr>
          <w:i/>
          <w:spacing w:val="19"/>
          <w:w w:val="105"/>
          <w:sz w:val="24"/>
        </w:rPr>
        <w:t xml:space="preserve"> </w:t>
      </w:r>
      <w:r>
        <w:rPr>
          <w:i/>
          <w:w w:val="105"/>
          <w:sz w:val="24"/>
        </w:rPr>
        <w:t>Review</w:t>
      </w:r>
      <w:r>
        <w:rPr>
          <w:w w:val="105"/>
          <w:sz w:val="24"/>
        </w:rPr>
        <w:t>,</w:t>
      </w:r>
      <w:r>
        <w:rPr>
          <w:spacing w:val="13"/>
          <w:w w:val="105"/>
          <w:sz w:val="24"/>
        </w:rPr>
        <w:t xml:space="preserve"> </w:t>
      </w:r>
      <w:r>
        <w:rPr>
          <w:w w:val="105"/>
          <w:sz w:val="24"/>
        </w:rPr>
        <w:t>110(3):</w:t>
      </w:r>
      <w:r>
        <w:rPr>
          <w:spacing w:val="15"/>
          <w:w w:val="105"/>
          <w:sz w:val="24"/>
        </w:rPr>
        <w:t xml:space="preserve"> </w:t>
      </w:r>
      <w:r>
        <w:rPr>
          <w:spacing w:val="-2"/>
          <w:w w:val="105"/>
          <w:sz w:val="24"/>
        </w:rPr>
        <w:t>797–823.</w:t>
      </w:r>
    </w:p>
    <w:p w14:paraId="38E47ABD" w14:textId="77777777" w:rsidR="00C96556" w:rsidRDefault="00F61671">
      <w:pPr>
        <w:spacing w:line="237" w:lineRule="auto"/>
        <w:ind w:left="234" w:right="1078" w:hanging="235"/>
        <w:jc w:val="both"/>
        <w:rPr>
          <w:sz w:val="24"/>
        </w:rPr>
      </w:pPr>
      <w:proofErr w:type="spellStart"/>
      <w:r>
        <w:rPr>
          <w:b/>
          <w:w w:val="105"/>
          <w:sz w:val="24"/>
        </w:rPr>
        <w:t>Beenstock</w:t>
      </w:r>
      <w:proofErr w:type="spellEnd"/>
      <w:r>
        <w:rPr>
          <w:b/>
          <w:w w:val="105"/>
          <w:sz w:val="24"/>
        </w:rPr>
        <w:t>, Michael,</w:t>
      </w:r>
      <w:r>
        <w:rPr>
          <w:b/>
          <w:spacing w:val="40"/>
          <w:w w:val="105"/>
          <w:sz w:val="24"/>
        </w:rPr>
        <w:t xml:space="preserve"> </w:t>
      </w:r>
      <w:r>
        <w:rPr>
          <w:b/>
          <w:w w:val="105"/>
          <w:sz w:val="24"/>
        </w:rPr>
        <w:t>Daniel Feldman,</w:t>
      </w:r>
      <w:r>
        <w:rPr>
          <w:b/>
          <w:spacing w:val="40"/>
          <w:w w:val="105"/>
          <w:sz w:val="24"/>
        </w:rPr>
        <w:t xml:space="preserve"> </w:t>
      </w:r>
      <w:r>
        <w:rPr>
          <w:b/>
          <w:w w:val="105"/>
          <w:sz w:val="24"/>
        </w:rPr>
        <w:t xml:space="preserve">and Daniel </w:t>
      </w:r>
      <w:proofErr w:type="spellStart"/>
      <w:r>
        <w:rPr>
          <w:b/>
          <w:w w:val="105"/>
          <w:sz w:val="24"/>
        </w:rPr>
        <w:t>Felsenstein</w:t>
      </w:r>
      <w:proofErr w:type="spellEnd"/>
      <w:r>
        <w:rPr>
          <w:b/>
          <w:w w:val="105"/>
          <w:sz w:val="24"/>
        </w:rPr>
        <w:t xml:space="preserve">. </w:t>
      </w:r>
      <w:r>
        <w:rPr>
          <w:w w:val="105"/>
          <w:sz w:val="24"/>
        </w:rPr>
        <w:t>2016. “Hedonic pricing when</w:t>
      </w:r>
      <w:r>
        <w:rPr>
          <w:spacing w:val="-2"/>
          <w:w w:val="105"/>
          <w:sz w:val="24"/>
        </w:rPr>
        <w:t xml:space="preserve"> </w:t>
      </w:r>
      <w:r>
        <w:rPr>
          <w:w w:val="105"/>
          <w:sz w:val="24"/>
        </w:rPr>
        <w:t>housing</w:t>
      </w:r>
      <w:r>
        <w:rPr>
          <w:spacing w:val="-2"/>
          <w:w w:val="105"/>
          <w:sz w:val="24"/>
        </w:rPr>
        <w:t xml:space="preserve"> </w:t>
      </w:r>
      <w:r>
        <w:rPr>
          <w:w w:val="105"/>
          <w:sz w:val="24"/>
        </w:rPr>
        <w:t>is</w:t>
      </w:r>
      <w:r>
        <w:rPr>
          <w:spacing w:val="-2"/>
          <w:w w:val="105"/>
          <w:sz w:val="24"/>
        </w:rPr>
        <w:t xml:space="preserve"> </w:t>
      </w:r>
      <w:r>
        <w:rPr>
          <w:w w:val="105"/>
          <w:sz w:val="24"/>
        </w:rPr>
        <w:t>endogenous: The</w:t>
      </w:r>
      <w:r>
        <w:rPr>
          <w:spacing w:val="-2"/>
          <w:w w:val="105"/>
          <w:sz w:val="24"/>
        </w:rPr>
        <w:t xml:space="preserve"> </w:t>
      </w:r>
      <w:r>
        <w:rPr>
          <w:w w:val="105"/>
          <w:sz w:val="24"/>
        </w:rPr>
        <w:t>value</w:t>
      </w:r>
      <w:r>
        <w:rPr>
          <w:spacing w:val="-2"/>
          <w:w w:val="105"/>
          <w:sz w:val="24"/>
        </w:rPr>
        <w:t xml:space="preserve"> </w:t>
      </w:r>
      <w:r>
        <w:rPr>
          <w:w w:val="105"/>
          <w:sz w:val="24"/>
        </w:rPr>
        <w:t>of</w:t>
      </w:r>
      <w:r>
        <w:rPr>
          <w:spacing w:val="-2"/>
          <w:w w:val="105"/>
          <w:sz w:val="24"/>
        </w:rPr>
        <w:t xml:space="preserve"> </w:t>
      </w:r>
      <w:r>
        <w:rPr>
          <w:w w:val="105"/>
          <w:sz w:val="24"/>
        </w:rPr>
        <w:t>access</w:t>
      </w:r>
      <w:r>
        <w:rPr>
          <w:spacing w:val="-2"/>
          <w:w w:val="105"/>
          <w:sz w:val="24"/>
        </w:rPr>
        <w:t xml:space="preserve"> </w:t>
      </w:r>
      <w:r>
        <w:rPr>
          <w:w w:val="105"/>
          <w:sz w:val="24"/>
        </w:rPr>
        <w:t>to</w:t>
      </w:r>
      <w:r>
        <w:rPr>
          <w:spacing w:val="-2"/>
          <w:w w:val="105"/>
          <w:sz w:val="24"/>
        </w:rPr>
        <w:t xml:space="preserve"> </w:t>
      </w:r>
      <w:r>
        <w:rPr>
          <w:w w:val="105"/>
          <w:sz w:val="24"/>
        </w:rPr>
        <w:t>the</w:t>
      </w:r>
      <w:r>
        <w:rPr>
          <w:spacing w:val="-2"/>
          <w:w w:val="105"/>
          <w:sz w:val="24"/>
        </w:rPr>
        <w:t xml:space="preserve"> </w:t>
      </w:r>
      <w:r>
        <w:rPr>
          <w:w w:val="105"/>
          <w:sz w:val="24"/>
        </w:rPr>
        <w:t>trans-Israel</w:t>
      </w:r>
      <w:r>
        <w:rPr>
          <w:spacing w:val="-2"/>
          <w:w w:val="105"/>
          <w:sz w:val="24"/>
        </w:rPr>
        <w:t xml:space="preserve"> </w:t>
      </w:r>
      <w:r>
        <w:rPr>
          <w:w w:val="105"/>
          <w:sz w:val="24"/>
        </w:rPr>
        <w:t>highway.”</w:t>
      </w:r>
      <w:r>
        <w:rPr>
          <w:spacing w:val="-2"/>
          <w:w w:val="105"/>
          <w:sz w:val="24"/>
        </w:rPr>
        <w:t xml:space="preserve"> </w:t>
      </w:r>
      <w:r>
        <w:rPr>
          <w:i/>
          <w:w w:val="105"/>
          <w:sz w:val="24"/>
        </w:rPr>
        <w:t xml:space="preserve">Journal of </w:t>
      </w:r>
      <w:bookmarkStart w:id="218" w:name="_bookmark31"/>
      <w:bookmarkEnd w:id="218"/>
      <w:r>
        <w:rPr>
          <w:i/>
          <w:w w:val="105"/>
          <w:sz w:val="24"/>
        </w:rPr>
        <w:t>Regional Science</w:t>
      </w:r>
      <w:r>
        <w:rPr>
          <w:w w:val="105"/>
          <w:sz w:val="24"/>
        </w:rPr>
        <w:t>, 56(1): 134–155.</w:t>
      </w:r>
    </w:p>
    <w:p w14:paraId="30456F4A" w14:textId="77777777" w:rsidR="00C96556" w:rsidRDefault="00F61671">
      <w:pPr>
        <w:pStyle w:val="BodyText"/>
        <w:spacing w:line="285" w:lineRule="exact"/>
        <w:ind w:left="-1"/>
        <w:jc w:val="both"/>
      </w:pPr>
      <w:bookmarkStart w:id="219" w:name="_bookmark32"/>
      <w:bookmarkEnd w:id="219"/>
      <w:proofErr w:type="spellStart"/>
      <w:r>
        <w:rPr>
          <w:b/>
          <w:w w:val="105"/>
        </w:rPr>
        <w:t>Boesen</w:t>
      </w:r>
      <w:proofErr w:type="spellEnd"/>
      <w:r>
        <w:rPr>
          <w:b/>
          <w:w w:val="105"/>
        </w:rPr>
        <w:t>,</w:t>
      </w:r>
      <w:r>
        <w:rPr>
          <w:b/>
          <w:spacing w:val="35"/>
          <w:w w:val="105"/>
        </w:rPr>
        <w:t xml:space="preserve"> </w:t>
      </w:r>
      <w:proofErr w:type="spellStart"/>
      <w:r>
        <w:rPr>
          <w:b/>
          <w:w w:val="105"/>
        </w:rPr>
        <w:t>Ulrik</w:t>
      </w:r>
      <w:proofErr w:type="spellEnd"/>
      <w:r>
        <w:rPr>
          <w:b/>
          <w:w w:val="105"/>
        </w:rPr>
        <w:t>.</w:t>
      </w:r>
      <w:r>
        <w:rPr>
          <w:b/>
          <w:spacing w:val="24"/>
          <w:w w:val="105"/>
        </w:rPr>
        <w:t xml:space="preserve"> </w:t>
      </w:r>
      <w:r>
        <w:rPr>
          <w:w w:val="105"/>
        </w:rPr>
        <w:t>2021.</w:t>
      </w:r>
      <w:r>
        <w:rPr>
          <w:spacing w:val="23"/>
          <w:w w:val="105"/>
        </w:rPr>
        <w:t xml:space="preserve"> </w:t>
      </w:r>
      <w:r>
        <w:rPr>
          <w:w w:val="105"/>
        </w:rPr>
        <w:t>“How</w:t>
      </w:r>
      <w:r>
        <w:rPr>
          <w:spacing w:val="23"/>
          <w:w w:val="105"/>
        </w:rPr>
        <w:t xml:space="preserve"> </w:t>
      </w:r>
      <w:r>
        <w:rPr>
          <w:w w:val="105"/>
        </w:rPr>
        <w:t>Are</w:t>
      </w:r>
      <w:r>
        <w:rPr>
          <w:spacing w:val="23"/>
          <w:w w:val="105"/>
        </w:rPr>
        <w:t xml:space="preserve"> </w:t>
      </w:r>
      <w:r>
        <w:rPr>
          <w:w w:val="105"/>
        </w:rPr>
        <w:t>Your</w:t>
      </w:r>
      <w:r>
        <w:rPr>
          <w:spacing w:val="25"/>
          <w:w w:val="105"/>
        </w:rPr>
        <w:t xml:space="preserve"> </w:t>
      </w:r>
      <w:r>
        <w:rPr>
          <w:w w:val="105"/>
        </w:rPr>
        <w:t>State’s</w:t>
      </w:r>
      <w:r>
        <w:rPr>
          <w:spacing w:val="23"/>
          <w:w w:val="105"/>
        </w:rPr>
        <w:t xml:space="preserve"> </w:t>
      </w:r>
      <w:r>
        <w:rPr>
          <w:w w:val="105"/>
        </w:rPr>
        <w:t>Roads</w:t>
      </w:r>
      <w:r>
        <w:rPr>
          <w:spacing w:val="23"/>
          <w:w w:val="105"/>
        </w:rPr>
        <w:t xml:space="preserve"> </w:t>
      </w:r>
      <w:r>
        <w:rPr>
          <w:w w:val="105"/>
        </w:rPr>
        <w:t>Funded?”</w:t>
      </w:r>
      <w:r>
        <w:rPr>
          <w:spacing w:val="50"/>
          <w:w w:val="105"/>
        </w:rPr>
        <w:t xml:space="preserve"> </w:t>
      </w:r>
      <w:r>
        <w:rPr>
          <w:w w:val="105"/>
        </w:rPr>
        <w:t>Accessed:</w:t>
      </w:r>
      <w:r>
        <w:rPr>
          <w:spacing w:val="51"/>
          <w:w w:val="105"/>
        </w:rPr>
        <w:t xml:space="preserve"> </w:t>
      </w:r>
      <w:r>
        <w:rPr>
          <w:w w:val="105"/>
        </w:rPr>
        <w:t>2025-01-</w:t>
      </w:r>
      <w:r>
        <w:rPr>
          <w:spacing w:val="-5"/>
          <w:w w:val="105"/>
        </w:rPr>
        <w:t>23.</w:t>
      </w:r>
    </w:p>
    <w:p w14:paraId="313AD55C" w14:textId="2DE07890" w:rsidR="00457CFA" w:rsidRPr="00457CFA" w:rsidRDefault="00457CFA">
      <w:pPr>
        <w:spacing w:line="237" w:lineRule="auto"/>
        <w:ind w:left="234" w:right="1078" w:hanging="235"/>
        <w:jc w:val="both"/>
        <w:rPr>
          <w:ins w:id="220" w:author="Brasington, David (brasindd)" w:date="2025-03-02T18:50:00Z"/>
          <w:b/>
          <w:w w:val="105"/>
          <w:sz w:val="24"/>
        </w:rPr>
      </w:pPr>
      <w:ins w:id="221" w:author="Brasington, David (brasindd)" w:date="2025-03-02T18:50:00Z">
        <w:r>
          <w:rPr>
            <w:b/>
            <w:w w:val="105"/>
            <w:sz w:val="24"/>
          </w:rPr>
          <w:t xml:space="preserve">Brasington, David M. </w:t>
        </w:r>
        <w:r w:rsidRPr="00457CFA">
          <w:rPr>
            <w:bCs/>
            <w:w w:val="105"/>
            <w:sz w:val="24"/>
            <w:rPrChange w:id="222" w:author="Brasington, David (brasindd)" w:date="2025-03-02T18:51:00Z">
              <w:rPr>
                <w:b/>
                <w:w w:val="105"/>
                <w:sz w:val="24"/>
              </w:rPr>
            </w:rPrChange>
          </w:rPr>
          <w:t xml:space="preserve">2002. "Edge versus center: Finding common ground in the capitalization debate." </w:t>
        </w:r>
        <w:r w:rsidRPr="00457CFA">
          <w:rPr>
            <w:bCs/>
            <w:i/>
            <w:iCs/>
            <w:w w:val="105"/>
            <w:sz w:val="24"/>
            <w:rPrChange w:id="223" w:author="Brasington, David (brasindd)" w:date="2025-03-02T18:51:00Z">
              <w:rPr>
                <w:b/>
                <w:i/>
                <w:iCs/>
                <w:w w:val="105"/>
                <w:sz w:val="24"/>
              </w:rPr>
            </w:rPrChange>
          </w:rPr>
          <w:t>Journal of Urban Economics</w:t>
        </w:r>
      </w:ins>
      <w:ins w:id="224" w:author="Brasington, David (brasindd)" w:date="2025-03-02T18:51:00Z">
        <w:r w:rsidRPr="00457CFA">
          <w:rPr>
            <w:bCs/>
            <w:w w:val="105"/>
            <w:sz w:val="24"/>
            <w:rPrChange w:id="225" w:author="Brasington, David (brasindd)" w:date="2025-03-02T18:51:00Z">
              <w:rPr>
                <w:b/>
                <w:w w:val="105"/>
                <w:sz w:val="24"/>
              </w:rPr>
            </w:rPrChange>
          </w:rPr>
          <w:t>, 52(3): 524-541.</w:t>
        </w:r>
      </w:ins>
    </w:p>
    <w:p w14:paraId="72CB406C" w14:textId="5FEA0E7E" w:rsidR="00C96556" w:rsidRDefault="00F61671">
      <w:pPr>
        <w:spacing w:line="237" w:lineRule="auto"/>
        <w:ind w:left="234" w:right="1078" w:hanging="235"/>
        <w:jc w:val="both"/>
        <w:rPr>
          <w:sz w:val="24"/>
        </w:rPr>
      </w:pPr>
      <w:r>
        <w:rPr>
          <w:b/>
          <w:w w:val="105"/>
          <w:sz w:val="24"/>
        </w:rPr>
        <w:t>Brasington,</w:t>
      </w:r>
      <w:r>
        <w:rPr>
          <w:b/>
          <w:spacing w:val="40"/>
          <w:w w:val="105"/>
          <w:sz w:val="24"/>
        </w:rPr>
        <w:t xml:space="preserve"> </w:t>
      </w:r>
      <w:r>
        <w:rPr>
          <w:b/>
          <w:w w:val="105"/>
          <w:sz w:val="24"/>
        </w:rPr>
        <w:t>David</w:t>
      </w:r>
      <w:r>
        <w:rPr>
          <w:b/>
          <w:spacing w:val="40"/>
          <w:w w:val="105"/>
          <w:sz w:val="24"/>
        </w:rPr>
        <w:t xml:space="preserve"> </w:t>
      </w:r>
      <w:r>
        <w:rPr>
          <w:b/>
          <w:w w:val="105"/>
          <w:sz w:val="24"/>
        </w:rPr>
        <w:t xml:space="preserve">M. </w:t>
      </w:r>
      <w:r>
        <w:rPr>
          <w:w w:val="105"/>
          <w:sz w:val="24"/>
        </w:rPr>
        <w:t xml:space="preserve">2017. “School spending and new construction.” </w:t>
      </w:r>
      <w:r>
        <w:rPr>
          <w:i/>
          <w:w w:val="105"/>
          <w:sz w:val="24"/>
        </w:rPr>
        <w:t>Regional Science</w:t>
      </w:r>
      <w:r>
        <w:rPr>
          <w:i/>
          <w:spacing w:val="40"/>
          <w:w w:val="105"/>
          <w:sz w:val="24"/>
        </w:rPr>
        <w:t xml:space="preserve"> </w:t>
      </w:r>
      <w:bookmarkStart w:id="226" w:name="_bookmark33"/>
      <w:bookmarkEnd w:id="226"/>
      <w:r>
        <w:rPr>
          <w:i/>
          <w:w w:val="105"/>
          <w:sz w:val="24"/>
        </w:rPr>
        <w:t>and Urban Economics</w:t>
      </w:r>
      <w:r>
        <w:rPr>
          <w:w w:val="105"/>
          <w:sz w:val="24"/>
        </w:rPr>
        <w:t>, 63: 76–84.</w:t>
      </w:r>
    </w:p>
    <w:p w14:paraId="7A736791" w14:textId="77777777" w:rsidR="00C96556" w:rsidRDefault="00F61671">
      <w:pPr>
        <w:spacing w:line="237" w:lineRule="auto"/>
        <w:ind w:left="234" w:right="1077" w:hanging="235"/>
        <w:jc w:val="both"/>
        <w:rPr>
          <w:sz w:val="24"/>
        </w:rPr>
      </w:pPr>
      <w:r>
        <w:rPr>
          <w:b/>
          <w:w w:val="110"/>
          <w:sz w:val="24"/>
        </w:rPr>
        <w:t xml:space="preserve">Brewer, Ethan, Jason Lin, Peter Kemper, John Hennin, and Dan </w:t>
      </w:r>
      <w:proofErr w:type="spellStart"/>
      <w:r>
        <w:rPr>
          <w:b/>
          <w:w w:val="110"/>
          <w:sz w:val="24"/>
        </w:rPr>
        <w:t>Runfola</w:t>
      </w:r>
      <w:proofErr w:type="spellEnd"/>
      <w:r>
        <w:rPr>
          <w:b/>
          <w:w w:val="110"/>
          <w:sz w:val="24"/>
        </w:rPr>
        <w:t xml:space="preserve">. </w:t>
      </w:r>
      <w:r>
        <w:rPr>
          <w:w w:val="110"/>
          <w:sz w:val="24"/>
        </w:rPr>
        <w:t>2021. “</w:t>
      </w:r>
      <w:proofErr w:type="gramStart"/>
      <w:r>
        <w:rPr>
          <w:w w:val="110"/>
          <w:sz w:val="24"/>
        </w:rPr>
        <w:t>Predicting</w:t>
      </w:r>
      <w:r>
        <w:rPr>
          <w:spacing w:val="-13"/>
          <w:w w:val="110"/>
          <w:sz w:val="24"/>
        </w:rPr>
        <w:t xml:space="preserve"> </w:t>
      </w:r>
      <w:r>
        <w:rPr>
          <w:w w:val="110"/>
          <w:sz w:val="24"/>
        </w:rPr>
        <w:t>road</w:t>
      </w:r>
      <w:proofErr w:type="gramEnd"/>
      <w:r>
        <w:rPr>
          <w:spacing w:val="-13"/>
          <w:w w:val="110"/>
          <w:sz w:val="24"/>
        </w:rPr>
        <w:t xml:space="preserve"> </w:t>
      </w:r>
      <w:r>
        <w:rPr>
          <w:w w:val="110"/>
          <w:sz w:val="24"/>
        </w:rPr>
        <w:t>quality</w:t>
      </w:r>
      <w:r>
        <w:rPr>
          <w:spacing w:val="-13"/>
          <w:w w:val="110"/>
          <w:sz w:val="24"/>
        </w:rPr>
        <w:t xml:space="preserve"> </w:t>
      </w:r>
      <w:r>
        <w:rPr>
          <w:w w:val="110"/>
          <w:sz w:val="24"/>
        </w:rPr>
        <w:t>using</w:t>
      </w:r>
      <w:r>
        <w:rPr>
          <w:spacing w:val="-13"/>
          <w:w w:val="110"/>
          <w:sz w:val="24"/>
        </w:rPr>
        <w:t xml:space="preserve"> </w:t>
      </w:r>
      <w:r>
        <w:rPr>
          <w:w w:val="110"/>
          <w:sz w:val="24"/>
        </w:rPr>
        <w:t>high</w:t>
      </w:r>
      <w:r>
        <w:rPr>
          <w:spacing w:val="-13"/>
          <w:w w:val="110"/>
          <w:sz w:val="24"/>
        </w:rPr>
        <w:t xml:space="preserve"> </w:t>
      </w:r>
      <w:r>
        <w:rPr>
          <w:w w:val="110"/>
          <w:sz w:val="24"/>
        </w:rPr>
        <w:t>resolution</w:t>
      </w:r>
      <w:r>
        <w:rPr>
          <w:spacing w:val="-13"/>
          <w:w w:val="110"/>
          <w:sz w:val="24"/>
        </w:rPr>
        <w:t xml:space="preserve"> </w:t>
      </w:r>
      <w:r>
        <w:rPr>
          <w:w w:val="110"/>
          <w:sz w:val="24"/>
        </w:rPr>
        <w:t>satellite</w:t>
      </w:r>
      <w:r>
        <w:rPr>
          <w:spacing w:val="-13"/>
          <w:w w:val="110"/>
          <w:sz w:val="24"/>
        </w:rPr>
        <w:t xml:space="preserve"> </w:t>
      </w:r>
      <w:r>
        <w:rPr>
          <w:w w:val="110"/>
          <w:sz w:val="24"/>
        </w:rPr>
        <w:t>imagery:</w:t>
      </w:r>
      <w:r>
        <w:rPr>
          <w:spacing w:val="7"/>
          <w:w w:val="110"/>
          <w:sz w:val="24"/>
        </w:rPr>
        <w:t xml:space="preserve"> </w:t>
      </w:r>
      <w:r>
        <w:rPr>
          <w:w w:val="110"/>
          <w:sz w:val="24"/>
        </w:rPr>
        <w:t>A</w:t>
      </w:r>
      <w:r>
        <w:rPr>
          <w:spacing w:val="-13"/>
          <w:w w:val="110"/>
          <w:sz w:val="24"/>
        </w:rPr>
        <w:t xml:space="preserve"> </w:t>
      </w:r>
      <w:r>
        <w:rPr>
          <w:w w:val="110"/>
          <w:sz w:val="24"/>
        </w:rPr>
        <w:t>transfer</w:t>
      </w:r>
      <w:r>
        <w:rPr>
          <w:spacing w:val="-13"/>
          <w:w w:val="110"/>
          <w:sz w:val="24"/>
        </w:rPr>
        <w:t xml:space="preserve"> </w:t>
      </w:r>
      <w:r>
        <w:rPr>
          <w:w w:val="110"/>
          <w:sz w:val="24"/>
        </w:rPr>
        <w:t>learning</w:t>
      </w:r>
      <w:r>
        <w:rPr>
          <w:spacing w:val="-13"/>
          <w:w w:val="110"/>
          <w:sz w:val="24"/>
        </w:rPr>
        <w:t xml:space="preserve"> </w:t>
      </w:r>
      <w:r>
        <w:rPr>
          <w:w w:val="110"/>
          <w:sz w:val="24"/>
        </w:rPr>
        <w:t xml:space="preserve">ap- </w:t>
      </w:r>
      <w:bookmarkStart w:id="227" w:name="_bookmark34"/>
      <w:bookmarkEnd w:id="227"/>
      <w:proofErr w:type="spellStart"/>
      <w:r>
        <w:rPr>
          <w:w w:val="110"/>
          <w:sz w:val="24"/>
        </w:rPr>
        <w:t>proach</w:t>
      </w:r>
      <w:proofErr w:type="spellEnd"/>
      <w:r>
        <w:rPr>
          <w:w w:val="110"/>
          <w:sz w:val="24"/>
        </w:rPr>
        <w:t>.”</w:t>
      </w:r>
      <w:r>
        <w:rPr>
          <w:spacing w:val="-9"/>
          <w:w w:val="110"/>
          <w:sz w:val="24"/>
        </w:rPr>
        <w:t xml:space="preserve"> </w:t>
      </w:r>
      <w:proofErr w:type="spellStart"/>
      <w:r>
        <w:rPr>
          <w:i/>
          <w:w w:val="110"/>
          <w:sz w:val="24"/>
        </w:rPr>
        <w:t>Plos</w:t>
      </w:r>
      <w:proofErr w:type="spellEnd"/>
      <w:r>
        <w:rPr>
          <w:i/>
          <w:spacing w:val="-6"/>
          <w:w w:val="110"/>
          <w:sz w:val="24"/>
        </w:rPr>
        <w:t xml:space="preserve"> </w:t>
      </w:r>
      <w:r>
        <w:rPr>
          <w:i/>
          <w:w w:val="110"/>
          <w:sz w:val="24"/>
        </w:rPr>
        <w:t>one</w:t>
      </w:r>
      <w:r>
        <w:rPr>
          <w:w w:val="110"/>
          <w:sz w:val="24"/>
        </w:rPr>
        <w:t>,</w:t>
      </w:r>
      <w:r>
        <w:rPr>
          <w:spacing w:val="-9"/>
          <w:w w:val="110"/>
          <w:sz w:val="24"/>
        </w:rPr>
        <w:t xml:space="preserve"> </w:t>
      </w:r>
      <w:r>
        <w:rPr>
          <w:w w:val="110"/>
          <w:sz w:val="24"/>
        </w:rPr>
        <w:t>16(7):</w:t>
      </w:r>
      <w:r>
        <w:rPr>
          <w:spacing w:val="-9"/>
          <w:w w:val="110"/>
          <w:sz w:val="24"/>
        </w:rPr>
        <w:t xml:space="preserve"> </w:t>
      </w:r>
      <w:r>
        <w:rPr>
          <w:w w:val="110"/>
          <w:sz w:val="24"/>
        </w:rPr>
        <w:t>e0253370.</w:t>
      </w:r>
    </w:p>
    <w:p w14:paraId="38591B17" w14:textId="177DE5EF" w:rsidR="00C96556" w:rsidRDefault="00F61671">
      <w:pPr>
        <w:spacing w:line="237" w:lineRule="auto"/>
        <w:ind w:left="234" w:right="1078" w:hanging="235"/>
        <w:jc w:val="both"/>
        <w:rPr>
          <w:sz w:val="24"/>
        </w:rPr>
      </w:pPr>
      <w:r>
        <w:rPr>
          <w:b/>
          <w:w w:val="110"/>
          <w:sz w:val="24"/>
        </w:rPr>
        <w:t xml:space="preserve">Buchanan, James M., and Gordon </w:t>
      </w:r>
      <w:proofErr w:type="spellStart"/>
      <w:r>
        <w:rPr>
          <w:b/>
          <w:w w:val="110"/>
          <w:sz w:val="24"/>
        </w:rPr>
        <w:t>Tullock</w:t>
      </w:r>
      <w:proofErr w:type="spellEnd"/>
      <w:r>
        <w:rPr>
          <w:b/>
          <w:w w:val="110"/>
          <w:sz w:val="24"/>
        </w:rPr>
        <w:t xml:space="preserve">. </w:t>
      </w:r>
      <w:r>
        <w:rPr>
          <w:w w:val="110"/>
          <w:sz w:val="24"/>
        </w:rPr>
        <w:t xml:space="preserve">1962. </w:t>
      </w:r>
      <w:r>
        <w:rPr>
          <w:i/>
          <w:w w:val="110"/>
          <w:sz w:val="24"/>
        </w:rPr>
        <w:t xml:space="preserve">The Calculus of Consent: Logical </w:t>
      </w:r>
      <w:bookmarkStart w:id="228" w:name="_bookmark35"/>
      <w:bookmarkEnd w:id="228"/>
      <w:r>
        <w:rPr>
          <w:i/>
          <w:w w:val="110"/>
          <w:sz w:val="24"/>
        </w:rPr>
        <w:t>Foundations</w:t>
      </w:r>
      <w:r>
        <w:rPr>
          <w:i/>
          <w:spacing w:val="-6"/>
          <w:w w:val="110"/>
          <w:sz w:val="24"/>
        </w:rPr>
        <w:t xml:space="preserve"> </w:t>
      </w:r>
      <w:r>
        <w:rPr>
          <w:i/>
          <w:w w:val="110"/>
          <w:sz w:val="24"/>
        </w:rPr>
        <w:t>of</w:t>
      </w:r>
      <w:r>
        <w:rPr>
          <w:i/>
          <w:spacing w:val="-6"/>
          <w:w w:val="110"/>
          <w:sz w:val="24"/>
        </w:rPr>
        <w:t xml:space="preserve"> </w:t>
      </w:r>
      <w:r>
        <w:rPr>
          <w:i/>
          <w:w w:val="110"/>
          <w:sz w:val="24"/>
        </w:rPr>
        <w:t>Constitutional</w:t>
      </w:r>
      <w:r>
        <w:rPr>
          <w:i/>
          <w:spacing w:val="-5"/>
          <w:w w:val="110"/>
          <w:sz w:val="24"/>
        </w:rPr>
        <w:t xml:space="preserve"> </w:t>
      </w:r>
      <w:r>
        <w:rPr>
          <w:i/>
          <w:w w:val="110"/>
          <w:sz w:val="24"/>
        </w:rPr>
        <w:t>Democracy.</w:t>
      </w:r>
      <w:r>
        <w:rPr>
          <w:i/>
          <w:spacing w:val="-10"/>
          <w:w w:val="110"/>
          <w:sz w:val="24"/>
        </w:rPr>
        <w:t xml:space="preserve"> </w:t>
      </w:r>
      <w:r>
        <w:rPr>
          <w:w w:val="110"/>
          <w:sz w:val="24"/>
        </w:rPr>
        <w:t>Ann</w:t>
      </w:r>
      <w:r>
        <w:rPr>
          <w:spacing w:val="-9"/>
          <w:w w:val="110"/>
          <w:sz w:val="24"/>
        </w:rPr>
        <w:t xml:space="preserve"> </w:t>
      </w:r>
      <w:r>
        <w:rPr>
          <w:w w:val="110"/>
          <w:sz w:val="24"/>
        </w:rPr>
        <w:t>Arbor:</w:t>
      </w:r>
      <w:ins w:id="229" w:author="Brasington, David (brasindd)" w:date="2025-03-02T18:51:00Z">
        <w:r w:rsidR="00457CFA">
          <w:rPr>
            <w:w w:val="110"/>
            <w:sz w:val="24"/>
          </w:rPr>
          <w:t xml:space="preserve"> </w:t>
        </w:r>
      </w:ins>
      <w:r>
        <w:rPr>
          <w:w w:val="110"/>
          <w:sz w:val="24"/>
        </w:rPr>
        <w:t>University</w:t>
      </w:r>
      <w:r>
        <w:rPr>
          <w:spacing w:val="-10"/>
          <w:w w:val="110"/>
          <w:sz w:val="24"/>
        </w:rPr>
        <w:t xml:space="preserve"> </w:t>
      </w:r>
      <w:r>
        <w:rPr>
          <w:w w:val="110"/>
          <w:sz w:val="24"/>
        </w:rPr>
        <w:t>of</w:t>
      </w:r>
      <w:r>
        <w:rPr>
          <w:spacing w:val="-9"/>
          <w:w w:val="110"/>
          <w:sz w:val="24"/>
        </w:rPr>
        <w:t xml:space="preserve"> </w:t>
      </w:r>
      <w:r>
        <w:rPr>
          <w:w w:val="110"/>
          <w:sz w:val="24"/>
        </w:rPr>
        <w:t>Michigan</w:t>
      </w:r>
      <w:r>
        <w:rPr>
          <w:spacing w:val="-9"/>
          <w:w w:val="110"/>
          <w:sz w:val="24"/>
        </w:rPr>
        <w:t xml:space="preserve"> </w:t>
      </w:r>
      <w:r>
        <w:rPr>
          <w:w w:val="110"/>
          <w:sz w:val="24"/>
        </w:rPr>
        <w:t>Press.</w:t>
      </w:r>
    </w:p>
    <w:p w14:paraId="4D710D1C" w14:textId="77777777" w:rsidR="00C96556" w:rsidRDefault="00F61671">
      <w:pPr>
        <w:spacing w:line="237" w:lineRule="auto"/>
        <w:ind w:left="234" w:right="1077" w:hanging="235"/>
        <w:jc w:val="both"/>
        <w:rPr>
          <w:sz w:val="24"/>
        </w:rPr>
      </w:pPr>
      <w:r>
        <w:rPr>
          <w:b/>
          <w:w w:val="110"/>
          <w:sz w:val="24"/>
        </w:rPr>
        <w:t xml:space="preserve">Calonico, Sebastian, Matias D Cattaneo, Max H Farrell, and </w:t>
      </w:r>
      <w:proofErr w:type="spellStart"/>
      <w:r>
        <w:rPr>
          <w:b/>
          <w:spacing w:val="21"/>
          <w:w w:val="109"/>
          <w:sz w:val="24"/>
        </w:rPr>
        <w:t>R</w:t>
      </w:r>
      <w:r>
        <w:rPr>
          <w:b/>
          <w:spacing w:val="28"/>
          <w:w w:val="109"/>
          <w:sz w:val="24"/>
        </w:rPr>
        <w:t>o</w:t>
      </w:r>
      <w:r>
        <w:rPr>
          <w:b/>
          <w:spacing w:val="-9"/>
          <w:w w:val="102"/>
          <w:sz w:val="24"/>
        </w:rPr>
        <w:t>c</w:t>
      </w:r>
      <w:r>
        <w:rPr>
          <w:b/>
          <w:spacing w:val="-84"/>
          <w:w w:val="169"/>
          <w:sz w:val="24"/>
        </w:rPr>
        <w:t>´</w:t>
      </w:r>
      <w:r>
        <w:rPr>
          <w:b/>
          <w:spacing w:val="21"/>
          <w:w w:val="109"/>
          <w:sz w:val="24"/>
        </w:rPr>
        <w:t>ı</w:t>
      </w:r>
      <w:r>
        <w:rPr>
          <w:b/>
          <w:spacing w:val="21"/>
          <w:w w:val="87"/>
          <w:sz w:val="24"/>
        </w:rPr>
        <w:t>o</w:t>
      </w:r>
      <w:proofErr w:type="spellEnd"/>
      <w:r>
        <w:rPr>
          <w:b/>
          <w:spacing w:val="-1"/>
          <w:w w:val="114"/>
          <w:sz w:val="24"/>
        </w:rPr>
        <w:t xml:space="preserve"> </w:t>
      </w:r>
      <w:r>
        <w:rPr>
          <w:b/>
          <w:w w:val="115"/>
          <w:sz w:val="24"/>
        </w:rPr>
        <w:t xml:space="preserve">Titiunik. </w:t>
      </w:r>
      <w:r>
        <w:rPr>
          <w:w w:val="110"/>
          <w:sz w:val="24"/>
        </w:rPr>
        <w:t xml:space="preserve">2017. </w:t>
      </w:r>
      <w:r>
        <w:rPr>
          <w:sz w:val="24"/>
        </w:rPr>
        <w:t>“</w:t>
      </w:r>
      <w:proofErr w:type="spellStart"/>
      <w:r>
        <w:rPr>
          <w:sz w:val="24"/>
        </w:rPr>
        <w:t>rdrobust</w:t>
      </w:r>
      <w:proofErr w:type="spellEnd"/>
      <w:r>
        <w:rPr>
          <w:sz w:val="24"/>
        </w:rPr>
        <w:t>:</w:t>
      </w:r>
      <w:r>
        <w:rPr>
          <w:spacing w:val="40"/>
          <w:sz w:val="24"/>
        </w:rPr>
        <w:t xml:space="preserve"> </w:t>
      </w:r>
      <w:r>
        <w:rPr>
          <w:sz w:val="24"/>
        </w:rPr>
        <w:t xml:space="preserve">Software for regression-discontinuity designs.” </w:t>
      </w:r>
      <w:r>
        <w:rPr>
          <w:i/>
          <w:sz w:val="24"/>
        </w:rPr>
        <w:t>The Stata Journal</w:t>
      </w:r>
      <w:r>
        <w:rPr>
          <w:sz w:val="24"/>
        </w:rPr>
        <w:t>, 17(2): 372–</w:t>
      </w:r>
      <w:r>
        <w:rPr>
          <w:spacing w:val="40"/>
          <w:w w:val="110"/>
          <w:sz w:val="24"/>
        </w:rPr>
        <w:t xml:space="preserve"> </w:t>
      </w:r>
      <w:bookmarkStart w:id="230" w:name="_bookmark36"/>
      <w:bookmarkEnd w:id="230"/>
      <w:r>
        <w:rPr>
          <w:spacing w:val="-4"/>
          <w:w w:val="110"/>
          <w:sz w:val="24"/>
        </w:rPr>
        <w:t>404.</w:t>
      </w:r>
    </w:p>
    <w:p w14:paraId="0510B727" w14:textId="77777777" w:rsidR="00C96556" w:rsidRDefault="00F61671">
      <w:pPr>
        <w:spacing w:line="237" w:lineRule="auto"/>
        <w:ind w:left="234" w:right="1077" w:hanging="235"/>
        <w:jc w:val="both"/>
        <w:rPr>
          <w:sz w:val="24"/>
        </w:rPr>
      </w:pPr>
      <w:r>
        <w:rPr>
          <w:b/>
          <w:w w:val="110"/>
          <w:sz w:val="24"/>
        </w:rPr>
        <w:t xml:space="preserve">Calonico, Sebastian, Matias D Cattaneo, Max H Farrell, and </w:t>
      </w:r>
      <w:proofErr w:type="spellStart"/>
      <w:r>
        <w:rPr>
          <w:b/>
          <w:spacing w:val="21"/>
          <w:w w:val="104"/>
          <w:sz w:val="24"/>
        </w:rPr>
        <w:t>R</w:t>
      </w:r>
      <w:r>
        <w:rPr>
          <w:b/>
          <w:spacing w:val="28"/>
          <w:w w:val="104"/>
          <w:sz w:val="24"/>
        </w:rPr>
        <w:t>o</w:t>
      </w:r>
      <w:r>
        <w:rPr>
          <w:b/>
          <w:spacing w:val="-9"/>
          <w:w w:val="97"/>
          <w:sz w:val="24"/>
        </w:rPr>
        <w:t>c</w:t>
      </w:r>
      <w:r>
        <w:rPr>
          <w:b/>
          <w:spacing w:val="-84"/>
          <w:w w:val="164"/>
          <w:sz w:val="24"/>
        </w:rPr>
        <w:t>´</w:t>
      </w:r>
      <w:r>
        <w:rPr>
          <w:b/>
          <w:spacing w:val="21"/>
          <w:w w:val="104"/>
          <w:sz w:val="24"/>
        </w:rPr>
        <w:t>ı</w:t>
      </w:r>
      <w:r>
        <w:rPr>
          <w:b/>
          <w:spacing w:val="21"/>
          <w:w w:val="82"/>
          <w:sz w:val="24"/>
        </w:rPr>
        <w:t>o</w:t>
      </w:r>
      <w:proofErr w:type="spellEnd"/>
      <w:r>
        <w:rPr>
          <w:b/>
          <w:spacing w:val="-1"/>
          <w:w w:val="109"/>
          <w:sz w:val="24"/>
        </w:rPr>
        <w:t xml:space="preserve"> </w:t>
      </w:r>
      <w:r>
        <w:rPr>
          <w:b/>
          <w:w w:val="110"/>
          <w:sz w:val="24"/>
        </w:rPr>
        <w:t xml:space="preserve">Titiunik. </w:t>
      </w:r>
      <w:r>
        <w:rPr>
          <w:w w:val="110"/>
          <w:sz w:val="24"/>
        </w:rPr>
        <w:t xml:space="preserve">2019. </w:t>
      </w:r>
      <w:r>
        <w:rPr>
          <w:sz w:val="24"/>
        </w:rPr>
        <w:t xml:space="preserve">“Regression discontinuity designs using covariates.” </w:t>
      </w:r>
      <w:r>
        <w:rPr>
          <w:i/>
          <w:sz w:val="24"/>
        </w:rPr>
        <w:t>Review of Economics and Statistics</w:t>
      </w:r>
      <w:r>
        <w:rPr>
          <w:sz w:val="24"/>
        </w:rPr>
        <w:t xml:space="preserve">, </w:t>
      </w:r>
      <w:bookmarkStart w:id="231" w:name="_bookmark37"/>
      <w:bookmarkEnd w:id="231"/>
      <w:r>
        <w:rPr>
          <w:w w:val="110"/>
          <w:sz w:val="24"/>
        </w:rPr>
        <w:t>101(3): 442–451.</w:t>
      </w:r>
    </w:p>
    <w:p w14:paraId="6D4F0DAF" w14:textId="77777777" w:rsidR="00C96556" w:rsidRDefault="00F61671">
      <w:pPr>
        <w:spacing w:line="237" w:lineRule="auto"/>
        <w:ind w:left="234" w:right="1077" w:hanging="235"/>
        <w:jc w:val="both"/>
        <w:rPr>
          <w:sz w:val="24"/>
        </w:rPr>
      </w:pPr>
      <w:r>
        <w:rPr>
          <w:b/>
          <w:w w:val="105"/>
          <w:sz w:val="24"/>
        </w:rPr>
        <w:t>Cattaneo,</w:t>
      </w:r>
      <w:r>
        <w:rPr>
          <w:b/>
          <w:spacing w:val="40"/>
          <w:w w:val="105"/>
          <w:sz w:val="24"/>
        </w:rPr>
        <w:t xml:space="preserve"> </w:t>
      </w:r>
      <w:r>
        <w:rPr>
          <w:b/>
          <w:w w:val="105"/>
          <w:sz w:val="24"/>
        </w:rPr>
        <w:t>Matias</w:t>
      </w:r>
      <w:r>
        <w:rPr>
          <w:b/>
          <w:spacing w:val="40"/>
          <w:w w:val="105"/>
          <w:sz w:val="24"/>
        </w:rPr>
        <w:t xml:space="preserve"> </w:t>
      </w:r>
      <w:r>
        <w:rPr>
          <w:b/>
          <w:w w:val="105"/>
          <w:sz w:val="24"/>
        </w:rPr>
        <w:t>D,</w:t>
      </w:r>
      <w:r>
        <w:rPr>
          <w:b/>
          <w:spacing w:val="40"/>
          <w:w w:val="105"/>
          <w:sz w:val="24"/>
        </w:rPr>
        <w:t xml:space="preserve"> </w:t>
      </w:r>
      <w:r>
        <w:rPr>
          <w:b/>
          <w:w w:val="105"/>
          <w:sz w:val="24"/>
        </w:rPr>
        <w:t>Michael</w:t>
      </w:r>
      <w:r>
        <w:rPr>
          <w:b/>
          <w:spacing w:val="40"/>
          <w:w w:val="105"/>
          <w:sz w:val="24"/>
        </w:rPr>
        <w:t xml:space="preserve"> </w:t>
      </w:r>
      <w:r>
        <w:rPr>
          <w:b/>
          <w:w w:val="105"/>
          <w:sz w:val="24"/>
        </w:rPr>
        <w:t>Jansson,</w:t>
      </w:r>
      <w:r>
        <w:rPr>
          <w:b/>
          <w:spacing w:val="40"/>
          <w:w w:val="105"/>
          <w:sz w:val="24"/>
        </w:rPr>
        <w:t xml:space="preserve"> </w:t>
      </w:r>
      <w:r>
        <w:rPr>
          <w:b/>
          <w:w w:val="105"/>
          <w:sz w:val="24"/>
        </w:rPr>
        <w:t>and</w:t>
      </w:r>
      <w:r>
        <w:rPr>
          <w:b/>
          <w:spacing w:val="40"/>
          <w:w w:val="105"/>
          <w:sz w:val="24"/>
        </w:rPr>
        <w:t xml:space="preserve"> </w:t>
      </w:r>
      <w:proofErr w:type="spellStart"/>
      <w:r>
        <w:rPr>
          <w:b/>
          <w:w w:val="105"/>
          <w:sz w:val="24"/>
        </w:rPr>
        <w:t>Xinwei</w:t>
      </w:r>
      <w:proofErr w:type="spellEnd"/>
      <w:r>
        <w:rPr>
          <w:b/>
          <w:spacing w:val="40"/>
          <w:w w:val="105"/>
          <w:sz w:val="24"/>
        </w:rPr>
        <w:t xml:space="preserve"> </w:t>
      </w:r>
      <w:r>
        <w:rPr>
          <w:b/>
          <w:w w:val="105"/>
          <w:sz w:val="24"/>
        </w:rPr>
        <w:t>Ma.</w:t>
      </w:r>
      <w:r>
        <w:rPr>
          <w:b/>
          <w:spacing w:val="40"/>
          <w:w w:val="105"/>
          <w:sz w:val="24"/>
        </w:rPr>
        <w:t xml:space="preserve"> </w:t>
      </w:r>
      <w:r>
        <w:rPr>
          <w:w w:val="105"/>
          <w:sz w:val="24"/>
        </w:rPr>
        <w:t>2020.</w:t>
      </w:r>
      <w:r>
        <w:rPr>
          <w:spacing w:val="40"/>
          <w:w w:val="105"/>
          <w:sz w:val="24"/>
        </w:rPr>
        <w:t xml:space="preserve"> </w:t>
      </w:r>
      <w:r>
        <w:rPr>
          <w:w w:val="105"/>
          <w:sz w:val="24"/>
        </w:rPr>
        <w:t>“Simple</w:t>
      </w:r>
      <w:r>
        <w:rPr>
          <w:spacing w:val="40"/>
          <w:w w:val="105"/>
          <w:sz w:val="24"/>
        </w:rPr>
        <w:t xml:space="preserve"> </w:t>
      </w:r>
      <w:r>
        <w:rPr>
          <w:w w:val="105"/>
          <w:sz w:val="24"/>
        </w:rPr>
        <w:t>local</w:t>
      </w:r>
      <w:r>
        <w:rPr>
          <w:spacing w:val="40"/>
          <w:w w:val="105"/>
          <w:sz w:val="24"/>
        </w:rPr>
        <w:t xml:space="preserve"> </w:t>
      </w:r>
      <w:proofErr w:type="spellStart"/>
      <w:r>
        <w:rPr>
          <w:w w:val="105"/>
          <w:sz w:val="24"/>
        </w:rPr>
        <w:t>polyno</w:t>
      </w:r>
      <w:proofErr w:type="spellEnd"/>
      <w:r>
        <w:rPr>
          <w:w w:val="105"/>
          <w:sz w:val="24"/>
        </w:rPr>
        <w:t>-</w:t>
      </w:r>
      <w:r>
        <w:rPr>
          <w:spacing w:val="40"/>
          <w:w w:val="105"/>
          <w:sz w:val="24"/>
        </w:rPr>
        <w:t xml:space="preserve"> </w:t>
      </w:r>
      <w:proofErr w:type="spellStart"/>
      <w:r>
        <w:rPr>
          <w:w w:val="105"/>
          <w:sz w:val="24"/>
        </w:rPr>
        <w:t>mial</w:t>
      </w:r>
      <w:proofErr w:type="spellEnd"/>
      <w:r>
        <w:rPr>
          <w:spacing w:val="-6"/>
          <w:w w:val="105"/>
          <w:sz w:val="24"/>
        </w:rPr>
        <w:t xml:space="preserve"> </w:t>
      </w:r>
      <w:r>
        <w:rPr>
          <w:w w:val="105"/>
          <w:sz w:val="24"/>
        </w:rPr>
        <w:t>density</w:t>
      </w:r>
      <w:r>
        <w:rPr>
          <w:spacing w:val="-6"/>
          <w:w w:val="105"/>
          <w:sz w:val="24"/>
        </w:rPr>
        <w:t xml:space="preserve"> </w:t>
      </w:r>
      <w:r>
        <w:rPr>
          <w:w w:val="105"/>
          <w:sz w:val="24"/>
        </w:rPr>
        <w:t>estimators.”</w:t>
      </w:r>
      <w:r>
        <w:rPr>
          <w:spacing w:val="-6"/>
          <w:w w:val="105"/>
          <w:sz w:val="24"/>
        </w:rPr>
        <w:t xml:space="preserve"> </w:t>
      </w:r>
      <w:r>
        <w:rPr>
          <w:i/>
          <w:w w:val="105"/>
          <w:sz w:val="24"/>
        </w:rPr>
        <w:t>Journal</w:t>
      </w:r>
      <w:r>
        <w:rPr>
          <w:i/>
          <w:spacing w:val="-2"/>
          <w:w w:val="105"/>
          <w:sz w:val="24"/>
        </w:rPr>
        <w:t xml:space="preserve"> </w:t>
      </w:r>
      <w:r>
        <w:rPr>
          <w:i/>
          <w:w w:val="105"/>
          <w:sz w:val="24"/>
        </w:rPr>
        <w:t>of</w:t>
      </w:r>
      <w:r>
        <w:rPr>
          <w:i/>
          <w:spacing w:val="-2"/>
          <w:w w:val="105"/>
          <w:sz w:val="24"/>
        </w:rPr>
        <w:t xml:space="preserve"> </w:t>
      </w:r>
      <w:r>
        <w:rPr>
          <w:i/>
          <w:w w:val="105"/>
          <w:sz w:val="24"/>
        </w:rPr>
        <w:t>the</w:t>
      </w:r>
      <w:r>
        <w:rPr>
          <w:i/>
          <w:spacing w:val="-2"/>
          <w:w w:val="105"/>
          <w:sz w:val="24"/>
        </w:rPr>
        <w:t xml:space="preserve"> </w:t>
      </w:r>
      <w:r>
        <w:rPr>
          <w:i/>
          <w:w w:val="105"/>
          <w:sz w:val="24"/>
        </w:rPr>
        <w:t>American</w:t>
      </w:r>
      <w:r>
        <w:rPr>
          <w:i/>
          <w:spacing w:val="-2"/>
          <w:w w:val="105"/>
          <w:sz w:val="24"/>
        </w:rPr>
        <w:t xml:space="preserve"> </w:t>
      </w:r>
      <w:r>
        <w:rPr>
          <w:i/>
          <w:w w:val="105"/>
          <w:sz w:val="24"/>
        </w:rPr>
        <w:t>Statistical</w:t>
      </w:r>
      <w:r>
        <w:rPr>
          <w:i/>
          <w:spacing w:val="-2"/>
          <w:w w:val="105"/>
          <w:sz w:val="24"/>
        </w:rPr>
        <w:t xml:space="preserve"> </w:t>
      </w:r>
      <w:r>
        <w:rPr>
          <w:i/>
          <w:w w:val="105"/>
          <w:sz w:val="24"/>
        </w:rPr>
        <w:t>Association</w:t>
      </w:r>
      <w:r>
        <w:rPr>
          <w:w w:val="105"/>
          <w:sz w:val="24"/>
        </w:rPr>
        <w:t>,</w:t>
      </w:r>
      <w:r>
        <w:rPr>
          <w:spacing w:val="-5"/>
          <w:w w:val="105"/>
          <w:sz w:val="24"/>
        </w:rPr>
        <w:t xml:space="preserve"> </w:t>
      </w:r>
      <w:r>
        <w:rPr>
          <w:w w:val="105"/>
          <w:sz w:val="24"/>
        </w:rPr>
        <w:t>115(531):</w:t>
      </w:r>
      <w:r>
        <w:rPr>
          <w:spacing w:val="-6"/>
          <w:w w:val="105"/>
          <w:sz w:val="24"/>
        </w:rPr>
        <w:t xml:space="preserve"> </w:t>
      </w:r>
      <w:r>
        <w:rPr>
          <w:w w:val="105"/>
          <w:sz w:val="24"/>
        </w:rPr>
        <w:t xml:space="preserve">1449– </w:t>
      </w:r>
      <w:bookmarkStart w:id="232" w:name="_bookmark38"/>
      <w:bookmarkEnd w:id="232"/>
      <w:r>
        <w:rPr>
          <w:spacing w:val="-4"/>
          <w:w w:val="105"/>
          <w:sz w:val="24"/>
        </w:rPr>
        <w:t>1455.</w:t>
      </w:r>
    </w:p>
    <w:p w14:paraId="0CCCED76" w14:textId="77777777" w:rsidR="00C96556" w:rsidRDefault="00F61671">
      <w:pPr>
        <w:spacing w:line="237" w:lineRule="auto"/>
        <w:ind w:left="234" w:right="1077" w:hanging="235"/>
        <w:jc w:val="both"/>
        <w:rPr>
          <w:sz w:val="24"/>
        </w:rPr>
      </w:pPr>
      <w:r>
        <w:rPr>
          <w:b/>
          <w:w w:val="110"/>
          <w:sz w:val="24"/>
        </w:rPr>
        <w:t>Cellini,</w:t>
      </w:r>
      <w:r>
        <w:rPr>
          <w:b/>
          <w:spacing w:val="80"/>
          <w:w w:val="110"/>
          <w:sz w:val="24"/>
        </w:rPr>
        <w:t xml:space="preserve"> </w:t>
      </w:r>
      <w:r>
        <w:rPr>
          <w:b/>
          <w:w w:val="110"/>
          <w:sz w:val="24"/>
        </w:rPr>
        <w:t>Stephanie</w:t>
      </w:r>
      <w:r>
        <w:rPr>
          <w:b/>
          <w:spacing w:val="80"/>
          <w:w w:val="110"/>
          <w:sz w:val="24"/>
        </w:rPr>
        <w:t xml:space="preserve"> </w:t>
      </w:r>
      <w:r>
        <w:rPr>
          <w:b/>
          <w:w w:val="110"/>
          <w:sz w:val="24"/>
        </w:rPr>
        <w:t>R,</w:t>
      </w:r>
      <w:r>
        <w:rPr>
          <w:b/>
          <w:spacing w:val="80"/>
          <w:w w:val="110"/>
          <w:sz w:val="24"/>
        </w:rPr>
        <w:t xml:space="preserve"> </w:t>
      </w:r>
      <w:r>
        <w:rPr>
          <w:b/>
          <w:w w:val="110"/>
          <w:sz w:val="24"/>
        </w:rPr>
        <w:t>Fernando</w:t>
      </w:r>
      <w:r>
        <w:rPr>
          <w:b/>
          <w:spacing w:val="80"/>
          <w:w w:val="110"/>
          <w:sz w:val="24"/>
        </w:rPr>
        <w:t xml:space="preserve"> </w:t>
      </w:r>
      <w:r>
        <w:rPr>
          <w:b/>
          <w:w w:val="110"/>
          <w:sz w:val="24"/>
        </w:rPr>
        <w:t>Ferreira,</w:t>
      </w:r>
      <w:r>
        <w:rPr>
          <w:b/>
          <w:spacing w:val="80"/>
          <w:w w:val="110"/>
          <w:sz w:val="24"/>
        </w:rPr>
        <w:t xml:space="preserve"> </w:t>
      </w:r>
      <w:r>
        <w:rPr>
          <w:b/>
          <w:w w:val="110"/>
          <w:sz w:val="24"/>
        </w:rPr>
        <w:t>and</w:t>
      </w:r>
      <w:r>
        <w:rPr>
          <w:b/>
          <w:spacing w:val="80"/>
          <w:w w:val="110"/>
          <w:sz w:val="24"/>
        </w:rPr>
        <w:t xml:space="preserve"> </w:t>
      </w:r>
      <w:r>
        <w:rPr>
          <w:b/>
          <w:w w:val="110"/>
          <w:sz w:val="24"/>
        </w:rPr>
        <w:t>Jesse</w:t>
      </w:r>
      <w:r>
        <w:rPr>
          <w:b/>
          <w:spacing w:val="80"/>
          <w:w w:val="110"/>
          <w:sz w:val="24"/>
        </w:rPr>
        <w:t xml:space="preserve"> </w:t>
      </w:r>
      <w:r>
        <w:rPr>
          <w:b/>
          <w:w w:val="110"/>
          <w:sz w:val="24"/>
        </w:rPr>
        <w:t>Rothstein.</w:t>
      </w:r>
      <w:r>
        <w:rPr>
          <w:b/>
          <w:spacing w:val="72"/>
          <w:w w:val="110"/>
          <w:sz w:val="24"/>
        </w:rPr>
        <w:t xml:space="preserve"> </w:t>
      </w:r>
      <w:r>
        <w:rPr>
          <w:w w:val="110"/>
          <w:sz w:val="24"/>
        </w:rPr>
        <w:t>2010.</w:t>
      </w:r>
      <w:r>
        <w:rPr>
          <w:spacing w:val="74"/>
          <w:w w:val="110"/>
          <w:sz w:val="24"/>
        </w:rPr>
        <w:t xml:space="preserve"> </w:t>
      </w:r>
      <w:r>
        <w:rPr>
          <w:w w:val="110"/>
          <w:sz w:val="24"/>
        </w:rPr>
        <w:t>“The</w:t>
      </w:r>
      <w:r>
        <w:rPr>
          <w:spacing w:val="72"/>
          <w:w w:val="110"/>
          <w:sz w:val="24"/>
        </w:rPr>
        <w:t xml:space="preserve"> </w:t>
      </w:r>
      <w:r>
        <w:rPr>
          <w:w w:val="110"/>
          <w:sz w:val="24"/>
        </w:rPr>
        <w:t xml:space="preserve">value </w:t>
      </w:r>
      <w:r>
        <w:rPr>
          <w:sz w:val="24"/>
        </w:rPr>
        <w:t>of school facility investments:</w:t>
      </w:r>
      <w:r>
        <w:rPr>
          <w:spacing w:val="40"/>
          <w:sz w:val="24"/>
        </w:rPr>
        <w:t xml:space="preserve"> </w:t>
      </w:r>
      <w:r>
        <w:rPr>
          <w:sz w:val="24"/>
        </w:rPr>
        <w:t>Evidence from a dynamic regression discontinuity design.”</w:t>
      </w:r>
      <w:r>
        <w:rPr>
          <w:spacing w:val="80"/>
          <w:w w:val="103"/>
          <w:sz w:val="24"/>
        </w:rPr>
        <w:t xml:space="preserve"> </w:t>
      </w:r>
      <w:bookmarkStart w:id="233" w:name="_bookmark39"/>
      <w:bookmarkEnd w:id="233"/>
      <w:r>
        <w:rPr>
          <w:i/>
          <w:w w:val="110"/>
          <w:sz w:val="24"/>
        </w:rPr>
        <w:t>The Quarterly Journal of Economics</w:t>
      </w:r>
      <w:r>
        <w:rPr>
          <w:w w:val="110"/>
          <w:sz w:val="24"/>
        </w:rPr>
        <w:t>, 125(1): 215–261.</w:t>
      </w:r>
    </w:p>
    <w:p w14:paraId="2CBE7726" w14:textId="77777777" w:rsidR="00C96556" w:rsidRDefault="00F61671">
      <w:pPr>
        <w:spacing w:line="237" w:lineRule="auto"/>
        <w:ind w:left="234" w:right="1077" w:hanging="235"/>
        <w:jc w:val="both"/>
        <w:rPr>
          <w:sz w:val="24"/>
        </w:rPr>
      </w:pPr>
      <w:r>
        <w:rPr>
          <w:b/>
          <w:w w:val="110"/>
          <w:sz w:val="24"/>
        </w:rPr>
        <w:t xml:space="preserve">Currier, Lauren, Edward </w:t>
      </w:r>
      <w:r>
        <w:rPr>
          <w:b/>
          <w:w w:val="130"/>
          <w:sz w:val="24"/>
        </w:rPr>
        <w:t xml:space="preserve">L </w:t>
      </w:r>
      <w:proofErr w:type="spellStart"/>
      <w:r>
        <w:rPr>
          <w:b/>
          <w:w w:val="110"/>
          <w:sz w:val="24"/>
        </w:rPr>
        <w:t>Glaeser</w:t>
      </w:r>
      <w:proofErr w:type="spellEnd"/>
      <w:r>
        <w:rPr>
          <w:b/>
          <w:w w:val="110"/>
          <w:sz w:val="24"/>
        </w:rPr>
        <w:t xml:space="preserve">, and Gabriel </w:t>
      </w:r>
      <w:r>
        <w:rPr>
          <w:b/>
          <w:w w:val="130"/>
          <w:sz w:val="24"/>
        </w:rPr>
        <w:t xml:space="preserve">E </w:t>
      </w:r>
      <w:proofErr w:type="spellStart"/>
      <w:r>
        <w:rPr>
          <w:b/>
          <w:w w:val="110"/>
          <w:sz w:val="24"/>
        </w:rPr>
        <w:t>Kreindler</w:t>
      </w:r>
      <w:proofErr w:type="spellEnd"/>
      <w:r>
        <w:rPr>
          <w:b/>
          <w:w w:val="110"/>
          <w:sz w:val="24"/>
        </w:rPr>
        <w:t xml:space="preserve">. </w:t>
      </w:r>
      <w:r>
        <w:rPr>
          <w:w w:val="110"/>
          <w:sz w:val="24"/>
        </w:rPr>
        <w:t>2023. “Infrastructure Inequality:</w:t>
      </w:r>
      <w:r>
        <w:rPr>
          <w:spacing w:val="40"/>
          <w:w w:val="110"/>
          <w:sz w:val="24"/>
        </w:rPr>
        <w:t xml:space="preserve"> </w:t>
      </w:r>
      <w:r>
        <w:rPr>
          <w:w w:val="110"/>
          <w:sz w:val="24"/>
        </w:rPr>
        <w:t>Who Pays the Cost of Road Roughness?”</w:t>
      </w:r>
      <w:r>
        <w:rPr>
          <w:spacing w:val="40"/>
          <w:w w:val="110"/>
          <w:sz w:val="24"/>
        </w:rPr>
        <w:t xml:space="preserve"> </w:t>
      </w:r>
      <w:r>
        <w:rPr>
          <w:w w:val="110"/>
          <w:sz w:val="24"/>
        </w:rPr>
        <w:t xml:space="preserve">National Bureau of Economic </w:t>
      </w:r>
      <w:bookmarkStart w:id="234" w:name="_bookmark40"/>
      <w:bookmarkEnd w:id="234"/>
      <w:r>
        <w:rPr>
          <w:w w:val="110"/>
          <w:sz w:val="24"/>
        </w:rPr>
        <w:t>Research</w:t>
      </w:r>
      <w:r>
        <w:rPr>
          <w:spacing w:val="-10"/>
          <w:w w:val="110"/>
          <w:sz w:val="24"/>
        </w:rPr>
        <w:t xml:space="preserve"> </w:t>
      </w:r>
      <w:r>
        <w:rPr>
          <w:w w:val="110"/>
          <w:sz w:val="24"/>
        </w:rPr>
        <w:t>Working</w:t>
      </w:r>
      <w:r>
        <w:rPr>
          <w:spacing w:val="-9"/>
          <w:w w:val="110"/>
          <w:sz w:val="24"/>
        </w:rPr>
        <w:t xml:space="preserve"> </w:t>
      </w:r>
      <w:r>
        <w:rPr>
          <w:w w:val="110"/>
          <w:sz w:val="24"/>
        </w:rPr>
        <w:t>Paper</w:t>
      </w:r>
      <w:r>
        <w:rPr>
          <w:spacing w:val="-9"/>
          <w:w w:val="110"/>
          <w:sz w:val="24"/>
        </w:rPr>
        <w:t xml:space="preserve"> </w:t>
      </w:r>
      <w:r>
        <w:rPr>
          <w:w w:val="110"/>
          <w:sz w:val="24"/>
        </w:rPr>
        <w:t>w31981.</w:t>
      </w:r>
    </w:p>
    <w:p w14:paraId="21EDB7E3" w14:textId="77777777" w:rsidR="00C96556" w:rsidRDefault="00F61671">
      <w:pPr>
        <w:spacing w:line="237" w:lineRule="auto"/>
        <w:ind w:left="234" w:right="1078" w:hanging="235"/>
        <w:jc w:val="both"/>
        <w:rPr>
          <w:sz w:val="24"/>
        </w:rPr>
      </w:pPr>
      <w:proofErr w:type="spellStart"/>
      <w:r>
        <w:rPr>
          <w:b/>
          <w:w w:val="105"/>
          <w:sz w:val="24"/>
        </w:rPr>
        <w:t>Diao</w:t>
      </w:r>
      <w:proofErr w:type="spellEnd"/>
      <w:r>
        <w:rPr>
          <w:b/>
          <w:w w:val="105"/>
          <w:sz w:val="24"/>
        </w:rPr>
        <w:t xml:space="preserve">, Mi, Devon Leonard, and Tien Foo Sing. </w:t>
      </w:r>
      <w:r>
        <w:rPr>
          <w:w w:val="105"/>
          <w:sz w:val="24"/>
        </w:rPr>
        <w:t xml:space="preserve">2017. “Spatial-difference-in-differences models for impact of new mass rapid transit line on private housing values.” </w:t>
      </w:r>
      <w:r>
        <w:rPr>
          <w:i/>
          <w:w w:val="105"/>
          <w:sz w:val="24"/>
        </w:rPr>
        <w:t xml:space="preserve">Regional </w:t>
      </w:r>
      <w:bookmarkStart w:id="235" w:name="_bookmark41"/>
      <w:bookmarkEnd w:id="235"/>
      <w:r>
        <w:rPr>
          <w:i/>
          <w:w w:val="105"/>
          <w:sz w:val="24"/>
        </w:rPr>
        <w:t>Science and Urban Economics</w:t>
      </w:r>
      <w:r>
        <w:rPr>
          <w:w w:val="105"/>
          <w:sz w:val="24"/>
        </w:rPr>
        <w:t>, 67: 64–77.</w:t>
      </w:r>
    </w:p>
    <w:p w14:paraId="37B43317" w14:textId="77777777" w:rsidR="00C96556" w:rsidRDefault="00F61671">
      <w:pPr>
        <w:spacing w:line="237" w:lineRule="auto"/>
        <w:ind w:left="234" w:right="1079" w:hanging="235"/>
        <w:jc w:val="both"/>
        <w:rPr>
          <w:sz w:val="24"/>
        </w:rPr>
      </w:pPr>
      <w:proofErr w:type="spellStart"/>
      <w:r>
        <w:rPr>
          <w:b/>
          <w:w w:val="105"/>
          <w:sz w:val="24"/>
        </w:rPr>
        <w:t>Dosovitskiy</w:t>
      </w:r>
      <w:proofErr w:type="spellEnd"/>
      <w:r>
        <w:rPr>
          <w:b/>
          <w:w w:val="105"/>
          <w:sz w:val="24"/>
        </w:rPr>
        <w:t xml:space="preserve">, Alexey. </w:t>
      </w:r>
      <w:r>
        <w:rPr>
          <w:w w:val="105"/>
          <w:sz w:val="24"/>
        </w:rPr>
        <w:t>2020. “An image is worth 16x16 words:</w:t>
      </w:r>
      <w:r>
        <w:rPr>
          <w:spacing w:val="40"/>
          <w:w w:val="105"/>
          <w:sz w:val="24"/>
        </w:rPr>
        <w:t xml:space="preserve"> </w:t>
      </w:r>
      <w:r>
        <w:rPr>
          <w:w w:val="105"/>
          <w:sz w:val="24"/>
        </w:rPr>
        <w:t xml:space="preserve">Transformers for image </w:t>
      </w:r>
      <w:bookmarkStart w:id="236" w:name="_bookmark42"/>
      <w:bookmarkEnd w:id="236"/>
      <w:r>
        <w:rPr>
          <w:w w:val="105"/>
          <w:sz w:val="24"/>
        </w:rPr>
        <w:t xml:space="preserve">recognition at scale.” </w:t>
      </w:r>
      <w:proofErr w:type="spellStart"/>
      <w:r>
        <w:rPr>
          <w:i/>
          <w:w w:val="105"/>
          <w:sz w:val="24"/>
        </w:rPr>
        <w:t>arXiv</w:t>
      </w:r>
      <w:proofErr w:type="spellEnd"/>
      <w:r>
        <w:rPr>
          <w:i/>
          <w:w w:val="105"/>
          <w:sz w:val="24"/>
        </w:rPr>
        <w:t xml:space="preserve"> preprint arXiv:2010.11929</w:t>
      </w:r>
      <w:r>
        <w:rPr>
          <w:w w:val="105"/>
          <w:sz w:val="24"/>
        </w:rPr>
        <w:t>.</w:t>
      </w:r>
    </w:p>
    <w:p w14:paraId="1718D8F7" w14:textId="77777777" w:rsidR="00C96556" w:rsidRDefault="00F61671">
      <w:pPr>
        <w:spacing w:line="237" w:lineRule="auto"/>
        <w:ind w:left="234" w:right="1077" w:hanging="235"/>
        <w:jc w:val="both"/>
        <w:rPr>
          <w:sz w:val="24"/>
        </w:rPr>
      </w:pPr>
      <w:r>
        <w:rPr>
          <w:b/>
          <w:w w:val="110"/>
          <w:sz w:val="24"/>
        </w:rPr>
        <w:t>Federal Reserve Bank of St. Louis.</w:t>
      </w:r>
      <w:r>
        <w:rPr>
          <w:b/>
          <w:spacing w:val="-5"/>
          <w:w w:val="110"/>
          <w:sz w:val="24"/>
        </w:rPr>
        <w:t xml:space="preserve"> </w:t>
      </w:r>
      <w:r>
        <w:rPr>
          <w:w w:val="110"/>
          <w:sz w:val="24"/>
        </w:rPr>
        <w:t>2024.</w:t>
      </w:r>
      <w:r>
        <w:rPr>
          <w:spacing w:val="-5"/>
          <w:w w:val="110"/>
          <w:sz w:val="24"/>
        </w:rPr>
        <w:t xml:space="preserve"> </w:t>
      </w:r>
      <w:r>
        <w:rPr>
          <w:w w:val="110"/>
          <w:sz w:val="24"/>
        </w:rPr>
        <w:t>“Local</w:t>
      </w:r>
      <w:r>
        <w:rPr>
          <w:spacing w:val="-5"/>
          <w:w w:val="110"/>
          <w:sz w:val="24"/>
        </w:rPr>
        <w:t xml:space="preserve"> </w:t>
      </w:r>
      <w:r>
        <w:rPr>
          <w:w w:val="110"/>
          <w:sz w:val="24"/>
        </w:rPr>
        <w:t>Governments</w:t>
      </w:r>
      <w:r>
        <w:rPr>
          <w:spacing w:val="-5"/>
          <w:w w:val="110"/>
          <w:sz w:val="24"/>
        </w:rPr>
        <w:t xml:space="preserve"> </w:t>
      </w:r>
      <w:r>
        <w:rPr>
          <w:w w:val="110"/>
          <w:sz w:val="24"/>
        </w:rPr>
        <w:t>in</w:t>
      </w:r>
      <w:r>
        <w:rPr>
          <w:spacing w:val="-5"/>
          <w:w w:val="110"/>
          <w:sz w:val="24"/>
        </w:rPr>
        <w:t xml:space="preserve"> </w:t>
      </w:r>
      <w:r>
        <w:rPr>
          <w:w w:val="110"/>
          <w:sz w:val="24"/>
        </w:rPr>
        <w:t>the</w:t>
      </w:r>
      <w:r>
        <w:rPr>
          <w:spacing w:val="-5"/>
          <w:w w:val="110"/>
          <w:sz w:val="24"/>
        </w:rPr>
        <w:t xml:space="preserve"> </w:t>
      </w:r>
      <w:r>
        <w:rPr>
          <w:w w:val="110"/>
          <w:sz w:val="24"/>
        </w:rPr>
        <w:t>U.S.:</w:t>
      </w:r>
      <w:r>
        <w:rPr>
          <w:spacing w:val="29"/>
          <w:w w:val="110"/>
          <w:sz w:val="24"/>
        </w:rPr>
        <w:t xml:space="preserve"> </w:t>
      </w:r>
      <w:r>
        <w:rPr>
          <w:w w:val="110"/>
          <w:sz w:val="24"/>
        </w:rPr>
        <w:t>A</w:t>
      </w:r>
      <w:r>
        <w:rPr>
          <w:spacing w:val="-5"/>
          <w:w w:val="110"/>
          <w:sz w:val="24"/>
        </w:rPr>
        <w:t xml:space="preserve"> </w:t>
      </w:r>
      <w:r>
        <w:rPr>
          <w:w w:val="110"/>
          <w:sz w:val="24"/>
        </w:rPr>
        <w:t xml:space="preserve">Breakdown by Number and Type.” </w:t>
      </w:r>
      <w:r>
        <w:rPr>
          <w:i/>
          <w:w w:val="110"/>
          <w:sz w:val="24"/>
        </w:rPr>
        <w:t>Regional Economist</w:t>
      </w:r>
      <w:r>
        <w:rPr>
          <w:w w:val="110"/>
          <w:sz w:val="24"/>
        </w:rPr>
        <w:t>.</w:t>
      </w:r>
    </w:p>
    <w:p w14:paraId="2F484CE1" w14:textId="77777777" w:rsidR="00C96556" w:rsidRDefault="00C96556">
      <w:pPr>
        <w:spacing w:line="237" w:lineRule="auto"/>
        <w:jc w:val="both"/>
        <w:rPr>
          <w:sz w:val="24"/>
        </w:rPr>
        <w:sectPr w:rsidR="00C96556">
          <w:pgSz w:w="12240" w:h="15840"/>
          <w:pgMar w:top="1340" w:right="360" w:bottom="1020" w:left="1440" w:header="0" w:footer="749" w:gutter="0"/>
          <w:cols w:space="720"/>
        </w:sectPr>
      </w:pPr>
    </w:p>
    <w:p w14:paraId="03BA22B7" w14:textId="77777777" w:rsidR="00C96556" w:rsidRDefault="00F61671">
      <w:pPr>
        <w:spacing w:before="33" w:line="237" w:lineRule="auto"/>
        <w:ind w:left="234" w:right="1077" w:hanging="235"/>
        <w:jc w:val="both"/>
        <w:rPr>
          <w:sz w:val="24"/>
        </w:rPr>
      </w:pPr>
      <w:bookmarkStart w:id="237" w:name="_bookmark44"/>
      <w:bookmarkEnd w:id="237"/>
      <w:r>
        <w:rPr>
          <w:b/>
          <w:w w:val="105"/>
          <w:sz w:val="24"/>
        </w:rPr>
        <w:lastRenderedPageBreak/>
        <w:t xml:space="preserve">Gibbons, Stephen, and Stephen Machin. </w:t>
      </w:r>
      <w:r>
        <w:rPr>
          <w:w w:val="105"/>
          <w:sz w:val="24"/>
        </w:rPr>
        <w:t xml:space="preserve">2005. “Valuing rail access using transport </w:t>
      </w:r>
      <w:bookmarkStart w:id="238" w:name="_bookmark43"/>
      <w:bookmarkEnd w:id="238"/>
      <w:r>
        <w:rPr>
          <w:w w:val="105"/>
          <w:sz w:val="24"/>
        </w:rPr>
        <w:t xml:space="preserve">innovations.” </w:t>
      </w:r>
      <w:r>
        <w:rPr>
          <w:i/>
          <w:w w:val="105"/>
          <w:sz w:val="24"/>
        </w:rPr>
        <w:t>Journal of Urban Economics</w:t>
      </w:r>
      <w:r>
        <w:rPr>
          <w:w w:val="105"/>
          <w:sz w:val="24"/>
        </w:rPr>
        <w:t>, 57(1): 148–169.</w:t>
      </w:r>
    </w:p>
    <w:p w14:paraId="16D28B31" w14:textId="77777777" w:rsidR="00C96556" w:rsidRDefault="00F61671">
      <w:pPr>
        <w:spacing w:line="237" w:lineRule="auto"/>
        <w:ind w:left="234" w:right="1077" w:hanging="235"/>
        <w:jc w:val="both"/>
        <w:rPr>
          <w:sz w:val="24"/>
        </w:rPr>
      </w:pPr>
      <w:r>
        <w:rPr>
          <w:b/>
          <w:w w:val="110"/>
          <w:sz w:val="24"/>
        </w:rPr>
        <w:t xml:space="preserve">Gibbons, Stephen, </w:t>
      </w:r>
      <w:proofErr w:type="spellStart"/>
      <w:r>
        <w:rPr>
          <w:b/>
          <w:w w:val="110"/>
          <w:sz w:val="24"/>
        </w:rPr>
        <w:t>Teemu</w:t>
      </w:r>
      <w:proofErr w:type="spellEnd"/>
      <w:r>
        <w:rPr>
          <w:b/>
          <w:w w:val="110"/>
          <w:sz w:val="24"/>
        </w:rPr>
        <w:t xml:space="preserve"> </w:t>
      </w:r>
      <w:proofErr w:type="spellStart"/>
      <w:r>
        <w:rPr>
          <w:b/>
          <w:spacing w:val="10"/>
          <w:w w:val="117"/>
          <w:sz w:val="24"/>
        </w:rPr>
        <w:t>Lyyti</w:t>
      </w:r>
      <w:r>
        <w:rPr>
          <w:b/>
          <w:spacing w:val="8"/>
          <w:w w:val="117"/>
          <w:sz w:val="24"/>
        </w:rPr>
        <w:t>k</w:t>
      </w:r>
      <w:r>
        <w:rPr>
          <w:b/>
          <w:spacing w:val="-123"/>
          <w:w w:val="122"/>
          <w:sz w:val="24"/>
        </w:rPr>
        <w:t>¨</w:t>
      </w:r>
      <w:r>
        <w:rPr>
          <w:b/>
          <w:spacing w:val="10"/>
          <w:w w:val="97"/>
          <w:sz w:val="24"/>
        </w:rPr>
        <w:t>a</w:t>
      </w:r>
      <w:r>
        <w:rPr>
          <w:b/>
          <w:spacing w:val="10"/>
          <w:w w:val="113"/>
          <w:sz w:val="24"/>
        </w:rPr>
        <w:t>i</w:t>
      </w:r>
      <w:r>
        <w:rPr>
          <w:b/>
          <w:spacing w:val="10"/>
          <w:w w:val="99"/>
          <w:sz w:val="24"/>
        </w:rPr>
        <w:t>nen</w:t>
      </w:r>
      <w:proofErr w:type="spellEnd"/>
      <w:r>
        <w:rPr>
          <w:b/>
          <w:spacing w:val="10"/>
          <w:w w:val="99"/>
          <w:sz w:val="24"/>
        </w:rPr>
        <w:t>,</w:t>
      </w:r>
      <w:r>
        <w:rPr>
          <w:b/>
          <w:spacing w:val="-1"/>
          <w:w w:val="110"/>
          <w:sz w:val="24"/>
        </w:rPr>
        <w:t xml:space="preserve"> </w:t>
      </w:r>
      <w:r>
        <w:rPr>
          <w:b/>
          <w:w w:val="110"/>
          <w:sz w:val="24"/>
        </w:rPr>
        <w:t xml:space="preserve">Henry G Overman, and Rosa </w:t>
      </w:r>
      <w:proofErr w:type="spellStart"/>
      <w:r>
        <w:rPr>
          <w:b/>
          <w:w w:val="110"/>
          <w:sz w:val="24"/>
        </w:rPr>
        <w:t>Sanchis</w:t>
      </w:r>
      <w:proofErr w:type="spellEnd"/>
      <w:r>
        <w:rPr>
          <w:b/>
          <w:w w:val="110"/>
          <w:sz w:val="24"/>
        </w:rPr>
        <w:t xml:space="preserve">- </w:t>
      </w:r>
      <w:proofErr w:type="spellStart"/>
      <w:r>
        <w:rPr>
          <w:b/>
          <w:w w:val="110"/>
          <w:sz w:val="24"/>
        </w:rPr>
        <w:t>Guarner</w:t>
      </w:r>
      <w:proofErr w:type="spellEnd"/>
      <w:r>
        <w:rPr>
          <w:b/>
          <w:w w:val="110"/>
          <w:sz w:val="24"/>
        </w:rPr>
        <w:t>.</w:t>
      </w:r>
      <w:r>
        <w:rPr>
          <w:b/>
          <w:spacing w:val="-11"/>
          <w:w w:val="110"/>
          <w:sz w:val="24"/>
        </w:rPr>
        <w:t xml:space="preserve"> </w:t>
      </w:r>
      <w:r>
        <w:rPr>
          <w:w w:val="110"/>
          <w:sz w:val="24"/>
        </w:rPr>
        <w:t>2019.</w:t>
      </w:r>
      <w:r>
        <w:rPr>
          <w:spacing w:val="-11"/>
          <w:w w:val="110"/>
          <w:sz w:val="24"/>
        </w:rPr>
        <w:t xml:space="preserve"> </w:t>
      </w:r>
      <w:r>
        <w:rPr>
          <w:w w:val="110"/>
          <w:sz w:val="24"/>
        </w:rPr>
        <w:t>“</w:t>
      </w:r>
      <w:proofErr w:type="gramStart"/>
      <w:r>
        <w:rPr>
          <w:w w:val="110"/>
          <w:sz w:val="24"/>
        </w:rPr>
        <w:t>New</w:t>
      </w:r>
      <w:r>
        <w:rPr>
          <w:spacing w:val="-11"/>
          <w:w w:val="110"/>
          <w:sz w:val="24"/>
        </w:rPr>
        <w:t xml:space="preserve"> </w:t>
      </w:r>
      <w:r>
        <w:rPr>
          <w:w w:val="110"/>
          <w:sz w:val="24"/>
        </w:rPr>
        <w:t>road</w:t>
      </w:r>
      <w:proofErr w:type="gramEnd"/>
      <w:r>
        <w:rPr>
          <w:spacing w:val="-11"/>
          <w:w w:val="110"/>
          <w:sz w:val="24"/>
        </w:rPr>
        <w:t xml:space="preserve"> </w:t>
      </w:r>
      <w:r>
        <w:rPr>
          <w:w w:val="110"/>
          <w:sz w:val="24"/>
        </w:rPr>
        <w:t>infrastructure: The</w:t>
      </w:r>
      <w:r>
        <w:rPr>
          <w:spacing w:val="-11"/>
          <w:w w:val="110"/>
          <w:sz w:val="24"/>
        </w:rPr>
        <w:t xml:space="preserve"> </w:t>
      </w:r>
      <w:r>
        <w:rPr>
          <w:w w:val="110"/>
          <w:sz w:val="24"/>
        </w:rPr>
        <w:t>effects</w:t>
      </w:r>
      <w:r>
        <w:rPr>
          <w:spacing w:val="-11"/>
          <w:w w:val="110"/>
          <w:sz w:val="24"/>
        </w:rPr>
        <w:t xml:space="preserve"> </w:t>
      </w:r>
      <w:r>
        <w:rPr>
          <w:w w:val="110"/>
          <w:sz w:val="24"/>
        </w:rPr>
        <w:t>on</w:t>
      </w:r>
      <w:r>
        <w:rPr>
          <w:spacing w:val="-11"/>
          <w:w w:val="110"/>
          <w:sz w:val="24"/>
        </w:rPr>
        <w:t xml:space="preserve"> </w:t>
      </w:r>
      <w:r>
        <w:rPr>
          <w:w w:val="110"/>
          <w:sz w:val="24"/>
        </w:rPr>
        <w:t>firms.”</w:t>
      </w:r>
      <w:r>
        <w:rPr>
          <w:spacing w:val="-12"/>
          <w:w w:val="110"/>
          <w:sz w:val="24"/>
        </w:rPr>
        <w:t xml:space="preserve"> </w:t>
      </w:r>
      <w:r>
        <w:rPr>
          <w:i/>
          <w:w w:val="110"/>
          <w:sz w:val="24"/>
        </w:rPr>
        <w:t>Journal</w:t>
      </w:r>
      <w:r>
        <w:rPr>
          <w:i/>
          <w:spacing w:val="-8"/>
          <w:w w:val="110"/>
          <w:sz w:val="24"/>
        </w:rPr>
        <w:t xml:space="preserve"> </w:t>
      </w:r>
      <w:r>
        <w:rPr>
          <w:i/>
          <w:w w:val="110"/>
          <w:sz w:val="24"/>
        </w:rPr>
        <w:t>of</w:t>
      </w:r>
      <w:r>
        <w:rPr>
          <w:i/>
          <w:spacing w:val="-7"/>
          <w:w w:val="110"/>
          <w:sz w:val="24"/>
        </w:rPr>
        <w:t xml:space="preserve"> </w:t>
      </w:r>
      <w:r>
        <w:rPr>
          <w:i/>
          <w:w w:val="110"/>
          <w:sz w:val="24"/>
        </w:rPr>
        <w:t>Urban</w:t>
      </w:r>
      <w:r>
        <w:rPr>
          <w:i/>
          <w:spacing w:val="-8"/>
          <w:w w:val="110"/>
          <w:sz w:val="24"/>
        </w:rPr>
        <w:t xml:space="preserve"> </w:t>
      </w:r>
      <w:r>
        <w:rPr>
          <w:i/>
          <w:w w:val="110"/>
          <w:sz w:val="24"/>
        </w:rPr>
        <w:t xml:space="preserve">Eco- </w:t>
      </w:r>
      <w:bookmarkStart w:id="239" w:name="_bookmark45"/>
      <w:bookmarkEnd w:id="239"/>
      <w:r>
        <w:rPr>
          <w:i/>
          <w:w w:val="110"/>
          <w:sz w:val="24"/>
        </w:rPr>
        <w:t>nomics</w:t>
      </w:r>
      <w:r>
        <w:rPr>
          <w:w w:val="110"/>
          <w:sz w:val="24"/>
        </w:rPr>
        <w:t>, 110: 35–50.</w:t>
      </w:r>
    </w:p>
    <w:p w14:paraId="26329FEF" w14:textId="77777777" w:rsidR="00C96556" w:rsidRDefault="00F61671">
      <w:pPr>
        <w:spacing w:line="237" w:lineRule="auto"/>
        <w:ind w:left="234" w:right="1078" w:hanging="235"/>
        <w:jc w:val="both"/>
        <w:rPr>
          <w:sz w:val="24"/>
        </w:rPr>
      </w:pPr>
      <w:proofErr w:type="spellStart"/>
      <w:r>
        <w:rPr>
          <w:b/>
          <w:w w:val="105"/>
          <w:sz w:val="24"/>
        </w:rPr>
        <w:t>Hettige</w:t>
      </w:r>
      <w:proofErr w:type="spellEnd"/>
      <w:r>
        <w:rPr>
          <w:b/>
          <w:w w:val="105"/>
          <w:sz w:val="24"/>
        </w:rPr>
        <w:t xml:space="preserve">, </w:t>
      </w:r>
      <w:proofErr w:type="spellStart"/>
      <w:r>
        <w:rPr>
          <w:b/>
          <w:w w:val="105"/>
          <w:sz w:val="24"/>
        </w:rPr>
        <w:t>Hemamala</w:t>
      </w:r>
      <w:proofErr w:type="spellEnd"/>
      <w:r>
        <w:rPr>
          <w:b/>
          <w:w w:val="105"/>
          <w:sz w:val="24"/>
        </w:rPr>
        <w:t xml:space="preserve">. </w:t>
      </w:r>
      <w:r>
        <w:rPr>
          <w:w w:val="105"/>
          <w:sz w:val="24"/>
        </w:rPr>
        <w:t xml:space="preserve">2006. </w:t>
      </w:r>
      <w:r>
        <w:rPr>
          <w:i/>
          <w:w w:val="105"/>
          <w:sz w:val="24"/>
        </w:rPr>
        <w:t>When do rural roads benefit the poor and how?</w:t>
      </w:r>
      <w:r>
        <w:rPr>
          <w:i/>
          <w:spacing w:val="40"/>
          <w:w w:val="105"/>
          <w:sz w:val="24"/>
        </w:rPr>
        <w:t xml:space="preserve"> </w:t>
      </w:r>
      <w:r>
        <w:rPr>
          <w:i/>
          <w:w w:val="105"/>
          <w:sz w:val="24"/>
        </w:rPr>
        <w:t xml:space="preserve">An in-depth </w:t>
      </w:r>
      <w:bookmarkStart w:id="240" w:name="_bookmark46"/>
      <w:bookmarkEnd w:id="240"/>
      <w:r>
        <w:rPr>
          <w:i/>
          <w:w w:val="105"/>
          <w:sz w:val="24"/>
        </w:rPr>
        <w:t xml:space="preserve">analysis based on case studies. </w:t>
      </w:r>
      <w:r>
        <w:rPr>
          <w:w w:val="105"/>
          <w:sz w:val="24"/>
        </w:rPr>
        <w:t>Asian Development Bank.</w:t>
      </w:r>
    </w:p>
    <w:p w14:paraId="7F2E5216" w14:textId="77777777" w:rsidR="00C96556" w:rsidRDefault="00F61671">
      <w:pPr>
        <w:spacing w:line="237" w:lineRule="auto"/>
        <w:ind w:left="234" w:right="1076" w:hanging="235"/>
        <w:jc w:val="both"/>
        <w:rPr>
          <w:sz w:val="24"/>
        </w:rPr>
      </w:pPr>
      <w:proofErr w:type="spellStart"/>
      <w:r>
        <w:rPr>
          <w:b/>
          <w:w w:val="110"/>
          <w:sz w:val="24"/>
        </w:rPr>
        <w:t>Hoogendoorn</w:t>
      </w:r>
      <w:proofErr w:type="spellEnd"/>
      <w:r>
        <w:rPr>
          <w:b/>
          <w:w w:val="110"/>
          <w:sz w:val="24"/>
        </w:rPr>
        <w:t xml:space="preserve">, Sander, </w:t>
      </w:r>
      <w:proofErr w:type="spellStart"/>
      <w:r>
        <w:rPr>
          <w:b/>
          <w:w w:val="110"/>
          <w:sz w:val="24"/>
        </w:rPr>
        <w:t>Jochem</w:t>
      </w:r>
      <w:proofErr w:type="spellEnd"/>
      <w:r>
        <w:rPr>
          <w:b/>
          <w:w w:val="110"/>
          <w:sz w:val="24"/>
        </w:rPr>
        <w:t xml:space="preserve"> van </w:t>
      </w:r>
      <w:proofErr w:type="spellStart"/>
      <w:r>
        <w:rPr>
          <w:b/>
          <w:w w:val="110"/>
          <w:sz w:val="24"/>
        </w:rPr>
        <w:t>Gemeren</w:t>
      </w:r>
      <w:proofErr w:type="spellEnd"/>
      <w:r>
        <w:rPr>
          <w:b/>
          <w:w w:val="110"/>
          <w:sz w:val="24"/>
        </w:rPr>
        <w:t xml:space="preserve">, Paul </w:t>
      </w:r>
      <w:proofErr w:type="spellStart"/>
      <w:r>
        <w:rPr>
          <w:b/>
          <w:w w:val="110"/>
          <w:sz w:val="24"/>
        </w:rPr>
        <w:t>Verstraten</w:t>
      </w:r>
      <w:proofErr w:type="spellEnd"/>
      <w:r>
        <w:rPr>
          <w:b/>
          <w:w w:val="110"/>
          <w:sz w:val="24"/>
        </w:rPr>
        <w:t xml:space="preserve">, and </w:t>
      </w:r>
      <w:proofErr w:type="spellStart"/>
      <w:r>
        <w:rPr>
          <w:b/>
          <w:w w:val="110"/>
          <w:sz w:val="24"/>
        </w:rPr>
        <w:t>Kees</w:t>
      </w:r>
      <w:proofErr w:type="spellEnd"/>
      <w:r>
        <w:rPr>
          <w:b/>
          <w:w w:val="110"/>
          <w:sz w:val="24"/>
        </w:rPr>
        <w:t xml:space="preserve"> </w:t>
      </w:r>
      <w:proofErr w:type="spellStart"/>
      <w:r>
        <w:rPr>
          <w:b/>
          <w:w w:val="110"/>
          <w:sz w:val="24"/>
        </w:rPr>
        <w:t>Folmer</w:t>
      </w:r>
      <w:proofErr w:type="spellEnd"/>
      <w:r>
        <w:rPr>
          <w:b/>
          <w:w w:val="110"/>
          <w:sz w:val="24"/>
        </w:rPr>
        <w:t xml:space="preserve">. </w:t>
      </w:r>
      <w:r>
        <w:rPr>
          <w:w w:val="110"/>
          <w:sz w:val="24"/>
        </w:rPr>
        <w:t>2019.</w:t>
      </w:r>
      <w:r>
        <w:rPr>
          <w:spacing w:val="-2"/>
          <w:w w:val="110"/>
          <w:sz w:val="24"/>
        </w:rPr>
        <w:t xml:space="preserve"> </w:t>
      </w:r>
      <w:r>
        <w:rPr>
          <w:w w:val="110"/>
          <w:sz w:val="24"/>
        </w:rPr>
        <w:t>“House</w:t>
      </w:r>
      <w:r>
        <w:rPr>
          <w:spacing w:val="-3"/>
          <w:w w:val="110"/>
          <w:sz w:val="24"/>
        </w:rPr>
        <w:t xml:space="preserve"> </w:t>
      </w:r>
      <w:r>
        <w:rPr>
          <w:w w:val="110"/>
          <w:sz w:val="24"/>
        </w:rPr>
        <w:t>prices</w:t>
      </w:r>
      <w:r>
        <w:rPr>
          <w:spacing w:val="-2"/>
          <w:w w:val="110"/>
          <w:sz w:val="24"/>
        </w:rPr>
        <w:t xml:space="preserve"> </w:t>
      </w:r>
      <w:r>
        <w:rPr>
          <w:w w:val="110"/>
          <w:sz w:val="24"/>
        </w:rPr>
        <w:t>and</w:t>
      </w:r>
      <w:r>
        <w:rPr>
          <w:spacing w:val="-2"/>
          <w:w w:val="110"/>
          <w:sz w:val="24"/>
        </w:rPr>
        <w:t xml:space="preserve"> </w:t>
      </w:r>
      <w:r>
        <w:rPr>
          <w:w w:val="110"/>
          <w:sz w:val="24"/>
        </w:rPr>
        <w:t>accessibility:</w:t>
      </w:r>
      <w:r>
        <w:rPr>
          <w:spacing w:val="29"/>
          <w:w w:val="110"/>
          <w:sz w:val="24"/>
        </w:rPr>
        <w:t xml:space="preserve"> </w:t>
      </w:r>
      <w:r>
        <w:rPr>
          <w:w w:val="110"/>
          <w:sz w:val="24"/>
        </w:rPr>
        <w:t>Evidence</w:t>
      </w:r>
      <w:r>
        <w:rPr>
          <w:spacing w:val="-3"/>
          <w:w w:val="110"/>
          <w:sz w:val="24"/>
        </w:rPr>
        <w:t xml:space="preserve"> </w:t>
      </w:r>
      <w:r>
        <w:rPr>
          <w:w w:val="110"/>
          <w:sz w:val="24"/>
        </w:rPr>
        <w:t>from</w:t>
      </w:r>
      <w:r>
        <w:rPr>
          <w:spacing w:val="-2"/>
          <w:w w:val="110"/>
          <w:sz w:val="24"/>
        </w:rPr>
        <w:t xml:space="preserve"> </w:t>
      </w:r>
      <w:r>
        <w:rPr>
          <w:w w:val="110"/>
          <w:sz w:val="24"/>
        </w:rPr>
        <w:t>a</w:t>
      </w:r>
      <w:r>
        <w:rPr>
          <w:spacing w:val="-3"/>
          <w:w w:val="110"/>
          <w:sz w:val="24"/>
        </w:rPr>
        <w:t xml:space="preserve"> </w:t>
      </w:r>
      <w:r>
        <w:rPr>
          <w:w w:val="110"/>
          <w:sz w:val="24"/>
        </w:rPr>
        <w:t>quasi-experiment</w:t>
      </w:r>
      <w:r>
        <w:rPr>
          <w:spacing w:val="-2"/>
          <w:w w:val="110"/>
          <w:sz w:val="24"/>
        </w:rPr>
        <w:t xml:space="preserve"> </w:t>
      </w:r>
      <w:r>
        <w:rPr>
          <w:w w:val="110"/>
          <w:sz w:val="24"/>
        </w:rPr>
        <w:t>in</w:t>
      </w:r>
      <w:r>
        <w:rPr>
          <w:spacing w:val="-2"/>
          <w:w w:val="110"/>
          <w:sz w:val="24"/>
        </w:rPr>
        <w:t xml:space="preserve"> </w:t>
      </w:r>
      <w:r>
        <w:rPr>
          <w:w w:val="110"/>
          <w:sz w:val="24"/>
        </w:rPr>
        <w:t xml:space="preserve">transport </w:t>
      </w:r>
      <w:bookmarkStart w:id="241" w:name="_bookmark47"/>
      <w:bookmarkEnd w:id="241"/>
      <w:r>
        <w:rPr>
          <w:spacing w:val="-2"/>
          <w:w w:val="110"/>
          <w:sz w:val="24"/>
        </w:rPr>
        <w:t xml:space="preserve">infrastructure.” </w:t>
      </w:r>
      <w:r>
        <w:rPr>
          <w:i/>
          <w:spacing w:val="-2"/>
          <w:w w:val="110"/>
          <w:sz w:val="24"/>
        </w:rPr>
        <w:t>Journal of Economic Geography</w:t>
      </w:r>
      <w:r>
        <w:rPr>
          <w:spacing w:val="-2"/>
          <w:w w:val="110"/>
          <w:sz w:val="24"/>
        </w:rPr>
        <w:t>, 19(1): 57–87.</w:t>
      </w:r>
    </w:p>
    <w:p w14:paraId="2F101406" w14:textId="60E74505" w:rsidR="00C96556" w:rsidRDefault="00F61671">
      <w:pPr>
        <w:spacing w:line="237" w:lineRule="auto"/>
        <w:ind w:left="234" w:right="1078" w:hanging="235"/>
        <w:jc w:val="both"/>
        <w:rPr>
          <w:sz w:val="24"/>
        </w:rPr>
      </w:pPr>
      <w:r>
        <w:rPr>
          <w:b/>
          <w:w w:val="105"/>
          <w:sz w:val="24"/>
        </w:rPr>
        <w:t xml:space="preserve">Huang, Yiping. </w:t>
      </w:r>
      <w:r>
        <w:rPr>
          <w:w w:val="105"/>
          <w:sz w:val="24"/>
        </w:rPr>
        <w:t xml:space="preserve">2016. “Understanding China’s Belt &amp; Road initiative: motivation, frame- </w:t>
      </w:r>
      <w:bookmarkStart w:id="242" w:name="_bookmark48"/>
      <w:bookmarkEnd w:id="242"/>
      <w:r>
        <w:rPr>
          <w:w w:val="105"/>
          <w:sz w:val="24"/>
        </w:rPr>
        <w:t xml:space="preserve">work and assessment.” </w:t>
      </w:r>
      <w:r>
        <w:rPr>
          <w:i/>
          <w:w w:val="105"/>
          <w:sz w:val="24"/>
        </w:rPr>
        <w:t xml:space="preserve">China </w:t>
      </w:r>
      <w:del w:id="243" w:author="Brasington, David (brasindd)" w:date="2025-03-02T18:52:00Z">
        <w:r w:rsidDel="00457CFA">
          <w:rPr>
            <w:i/>
            <w:w w:val="105"/>
            <w:sz w:val="24"/>
          </w:rPr>
          <w:delText>e</w:delText>
        </w:r>
      </w:del>
      <w:ins w:id="244" w:author="Brasington, David (brasindd)" w:date="2025-03-02T18:52:00Z">
        <w:r w:rsidR="00457CFA">
          <w:rPr>
            <w:i/>
            <w:w w:val="105"/>
            <w:sz w:val="24"/>
          </w:rPr>
          <w:t>E</w:t>
        </w:r>
      </w:ins>
      <w:r>
        <w:rPr>
          <w:i/>
          <w:w w:val="105"/>
          <w:sz w:val="24"/>
        </w:rPr>
        <w:t xml:space="preserve">conomic </w:t>
      </w:r>
      <w:del w:id="245" w:author="Brasington, David (brasindd)" w:date="2025-03-02T18:52:00Z">
        <w:r w:rsidDel="00457CFA">
          <w:rPr>
            <w:i/>
            <w:w w:val="105"/>
            <w:sz w:val="24"/>
          </w:rPr>
          <w:delText>r</w:delText>
        </w:r>
      </w:del>
      <w:ins w:id="246" w:author="Brasington, David (brasindd)" w:date="2025-03-02T18:52:00Z">
        <w:r w:rsidR="00457CFA">
          <w:rPr>
            <w:i/>
            <w:w w:val="105"/>
            <w:sz w:val="24"/>
          </w:rPr>
          <w:t>R</w:t>
        </w:r>
      </w:ins>
      <w:r>
        <w:rPr>
          <w:i/>
          <w:w w:val="105"/>
          <w:sz w:val="24"/>
        </w:rPr>
        <w:t>eview</w:t>
      </w:r>
      <w:r>
        <w:rPr>
          <w:w w:val="105"/>
          <w:sz w:val="24"/>
        </w:rPr>
        <w:t>, 40: 314–321.</w:t>
      </w:r>
    </w:p>
    <w:p w14:paraId="16DCF1BD" w14:textId="77777777" w:rsidR="00C96556" w:rsidRDefault="00F61671">
      <w:pPr>
        <w:spacing w:line="237" w:lineRule="auto"/>
        <w:ind w:left="234" w:right="1078" w:hanging="235"/>
        <w:jc w:val="both"/>
        <w:rPr>
          <w:sz w:val="24"/>
        </w:rPr>
      </w:pPr>
      <w:proofErr w:type="spellStart"/>
      <w:r>
        <w:rPr>
          <w:b/>
          <w:w w:val="110"/>
          <w:sz w:val="24"/>
        </w:rPr>
        <w:t>Kohlhase</w:t>
      </w:r>
      <w:proofErr w:type="spellEnd"/>
      <w:r>
        <w:rPr>
          <w:b/>
          <w:w w:val="110"/>
          <w:sz w:val="24"/>
        </w:rPr>
        <w:t>, Janet E.</w:t>
      </w:r>
      <w:r>
        <w:rPr>
          <w:b/>
          <w:spacing w:val="-5"/>
          <w:w w:val="110"/>
          <w:sz w:val="24"/>
        </w:rPr>
        <w:t xml:space="preserve"> </w:t>
      </w:r>
      <w:r>
        <w:rPr>
          <w:w w:val="110"/>
          <w:sz w:val="24"/>
        </w:rPr>
        <w:t>1991.</w:t>
      </w:r>
      <w:r>
        <w:rPr>
          <w:spacing w:val="-5"/>
          <w:w w:val="110"/>
          <w:sz w:val="24"/>
        </w:rPr>
        <w:t xml:space="preserve"> </w:t>
      </w:r>
      <w:r>
        <w:rPr>
          <w:w w:val="110"/>
          <w:sz w:val="24"/>
        </w:rPr>
        <w:t>“The</w:t>
      </w:r>
      <w:r>
        <w:rPr>
          <w:spacing w:val="-5"/>
          <w:w w:val="110"/>
          <w:sz w:val="24"/>
        </w:rPr>
        <w:t xml:space="preserve"> </w:t>
      </w:r>
      <w:r>
        <w:rPr>
          <w:w w:val="110"/>
          <w:sz w:val="24"/>
        </w:rPr>
        <w:t>impact</w:t>
      </w:r>
      <w:r>
        <w:rPr>
          <w:spacing w:val="-5"/>
          <w:w w:val="110"/>
          <w:sz w:val="24"/>
        </w:rPr>
        <w:t xml:space="preserve"> </w:t>
      </w:r>
      <w:r>
        <w:rPr>
          <w:w w:val="110"/>
          <w:sz w:val="24"/>
        </w:rPr>
        <w:t>of</w:t>
      </w:r>
      <w:r>
        <w:rPr>
          <w:spacing w:val="-5"/>
          <w:w w:val="110"/>
          <w:sz w:val="24"/>
        </w:rPr>
        <w:t xml:space="preserve"> </w:t>
      </w:r>
      <w:r>
        <w:rPr>
          <w:w w:val="110"/>
          <w:sz w:val="24"/>
        </w:rPr>
        <w:t>toxic</w:t>
      </w:r>
      <w:r>
        <w:rPr>
          <w:spacing w:val="-5"/>
          <w:w w:val="110"/>
          <w:sz w:val="24"/>
        </w:rPr>
        <w:t xml:space="preserve"> </w:t>
      </w:r>
      <w:r>
        <w:rPr>
          <w:w w:val="110"/>
          <w:sz w:val="24"/>
        </w:rPr>
        <w:t>waste</w:t>
      </w:r>
      <w:r>
        <w:rPr>
          <w:spacing w:val="-5"/>
          <w:w w:val="110"/>
          <w:sz w:val="24"/>
        </w:rPr>
        <w:t xml:space="preserve"> </w:t>
      </w:r>
      <w:r>
        <w:rPr>
          <w:w w:val="110"/>
          <w:sz w:val="24"/>
        </w:rPr>
        <w:t>sites</w:t>
      </w:r>
      <w:r>
        <w:rPr>
          <w:spacing w:val="-5"/>
          <w:w w:val="110"/>
          <w:sz w:val="24"/>
        </w:rPr>
        <w:t xml:space="preserve"> </w:t>
      </w:r>
      <w:r>
        <w:rPr>
          <w:w w:val="110"/>
          <w:sz w:val="24"/>
        </w:rPr>
        <w:t>on</w:t>
      </w:r>
      <w:r>
        <w:rPr>
          <w:spacing w:val="-5"/>
          <w:w w:val="110"/>
          <w:sz w:val="24"/>
        </w:rPr>
        <w:t xml:space="preserve"> </w:t>
      </w:r>
      <w:r>
        <w:rPr>
          <w:w w:val="110"/>
          <w:sz w:val="24"/>
        </w:rPr>
        <w:t>housing</w:t>
      </w:r>
      <w:r>
        <w:rPr>
          <w:spacing w:val="-5"/>
          <w:w w:val="110"/>
          <w:sz w:val="24"/>
        </w:rPr>
        <w:t xml:space="preserve"> </w:t>
      </w:r>
      <w:r>
        <w:rPr>
          <w:w w:val="110"/>
          <w:sz w:val="24"/>
        </w:rPr>
        <w:t>values.”</w:t>
      </w:r>
      <w:r>
        <w:rPr>
          <w:spacing w:val="-5"/>
          <w:w w:val="110"/>
          <w:sz w:val="24"/>
        </w:rPr>
        <w:t xml:space="preserve"> </w:t>
      </w:r>
      <w:r>
        <w:rPr>
          <w:i/>
          <w:w w:val="110"/>
          <w:sz w:val="24"/>
        </w:rPr>
        <w:t>Journal</w:t>
      </w:r>
      <w:r>
        <w:rPr>
          <w:i/>
          <w:spacing w:val="-1"/>
          <w:w w:val="110"/>
          <w:sz w:val="24"/>
        </w:rPr>
        <w:t xml:space="preserve"> </w:t>
      </w:r>
      <w:r>
        <w:rPr>
          <w:i/>
          <w:w w:val="110"/>
          <w:sz w:val="24"/>
        </w:rPr>
        <w:t xml:space="preserve">of </w:t>
      </w:r>
      <w:bookmarkStart w:id="247" w:name="_bookmark49"/>
      <w:bookmarkEnd w:id="247"/>
      <w:r>
        <w:rPr>
          <w:i/>
          <w:w w:val="110"/>
          <w:sz w:val="24"/>
        </w:rPr>
        <w:t>Urban Economics</w:t>
      </w:r>
      <w:r>
        <w:rPr>
          <w:w w:val="110"/>
          <w:sz w:val="24"/>
        </w:rPr>
        <w:t>, 30(1): 1–26.</w:t>
      </w:r>
    </w:p>
    <w:p w14:paraId="3532A50B" w14:textId="6FF0E313" w:rsidR="00C96556" w:rsidRDefault="00F61671">
      <w:pPr>
        <w:spacing w:line="237" w:lineRule="auto"/>
        <w:ind w:left="234" w:right="1077" w:hanging="235"/>
        <w:jc w:val="both"/>
        <w:rPr>
          <w:sz w:val="24"/>
        </w:rPr>
      </w:pPr>
      <w:r>
        <w:rPr>
          <w:b/>
          <w:w w:val="105"/>
          <w:sz w:val="24"/>
        </w:rPr>
        <w:t xml:space="preserve">Lee, David S, and Thomas Lemieux. </w:t>
      </w:r>
      <w:r>
        <w:rPr>
          <w:w w:val="105"/>
          <w:sz w:val="24"/>
        </w:rPr>
        <w:t xml:space="preserve">2010. “Regression discontinuity designs in eco- </w:t>
      </w:r>
      <w:bookmarkStart w:id="248" w:name="_bookmark50"/>
      <w:bookmarkEnd w:id="248"/>
      <w:r>
        <w:rPr>
          <w:w w:val="105"/>
          <w:sz w:val="24"/>
        </w:rPr>
        <w:t xml:space="preserve">nomics.” </w:t>
      </w:r>
      <w:r>
        <w:rPr>
          <w:i/>
          <w:w w:val="105"/>
          <w:sz w:val="24"/>
        </w:rPr>
        <w:t xml:space="preserve">Journal of </w:t>
      </w:r>
      <w:ins w:id="249" w:author="Brasington, David (brasindd)" w:date="2025-03-02T18:52:00Z">
        <w:r w:rsidR="00457CFA">
          <w:rPr>
            <w:i/>
            <w:w w:val="105"/>
            <w:sz w:val="24"/>
          </w:rPr>
          <w:t>E</w:t>
        </w:r>
      </w:ins>
      <w:del w:id="250" w:author="Brasington, David (brasindd)" w:date="2025-03-02T18:52:00Z">
        <w:r w:rsidDel="00457CFA">
          <w:rPr>
            <w:i/>
            <w:w w:val="105"/>
            <w:sz w:val="24"/>
          </w:rPr>
          <w:delText>e</w:delText>
        </w:r>
      </w:del>
      <w:r>
        <w:rPr>
          <w:i/>
          <w:w w:val="105"/>
          <w:sz w:val="24"/>
        </w:rPr>
        <w:t xml:space="preserve">conomic </w:t>
      </w:r>
      <w:del w:id="251" w:author="Brasington, David (brasindd)" w:date="2025-03-02T18:52:00Z">
        <w:r w:rsidDel="00457CFA">
          <w:rPr>
            <w:i/>
            <w:w w:val="105"/>
            <w:sz w:val="24"/>
          </w:rPr>
          <w:delText>l</w:delText>
        </w:r>
      </w:del>
      <w:ins w:id="252" w:author="Brasington, David (brasindd)" w:date="2025-03-02T18:52:00Z">
        <w:r w:rsidR="00457CFA">
          <w:rPr>
            <w:i/>
            <w:w w:val="105"/>
            <w:sz w:val="24"/>
          </w:rPr>
          <w:t>L</w:t>
        </w:r>
      </w:ins>
      <w:r>
        <w:rPr>
          <w:i/>
          <w:w w:val="105"/>
          <w:sz w:val="24"/>
        </w:rPr>
        <w:t>iterature</w:t>
      </w:r>
      <w:r>
        <w:rPr>
          <w:w w:val="105"/>
          <w:sz w:val="24"/>
        </w:rPr>
        <w:t>, 48(2): 281–355.</w:t>
      </w:r>
    </w:p>
    <w:p w14:paraId="72F2787A" w14:textId="77777777" w:rsidR="00C96556" w:rsidRDefault="00F61671">
      <w:pPr>
        <w:spacing w:line="237" w:lineRule="auto"/>
        <w:ind w:left="234" w:right="1078" w:hanging="235"/>
        <w:jc w:val="both"/>
        <w:rPr>
          <w:sz w:val="24"/>
        </w:rPr>
      </w:pPr>
      <w:proofErr w:type="spellStart"/>
      <w:r>
        <w:rPr>
          <w:b/>
          <w:w w:val="110"/>
          <w:sz w:val="24"/>
        </w:rPr>
        <w:t>Levkovich</w:t>
      </w:r>
      <w:proofErr w:type="spellEnd"/>
      <w:r>
        <w:rPr>
          <w:b/>
          <w:w w:val="110"/>
          <w:sz w:val="24"/>
        </w:rPr>
        <w:t>,</w:t>
      </w:r>
      <w:r>
        <w:rPr>
          <w:b/>
          <w:spacing w:val="40"/>
          <w:w w:val="110"/>
          <w:sz w:val="24"/>
        </w:rPr>
        <w:t xml:space="preserve"> </w:t>
      </w:r>
      <w:r>
        <w:rPr>
          <w:b/>
          <w:w w:val="110"/>
          <w:sz w:val="24"/>
        </w:rPr>
        <w:t>Oleg,</w:t>
      </w:r>
      <w:r>
        <w:rPr>
          <w:b/>
          <w:spacing w:val="40"/>
          <w:w w:val="110"/>
          <w:sz w:val="24"/>
        </w:rPr>
        <w:t xml:space="preserve"> </w:t>
      </w:r>
      <w:r>
        <w:rPr>
          <w:b/>
          <w:w w:val="110"/>
          <w:sz w:val="24"/>
        </w:rPr>
        <w:t>Jan</w:t>
      </w:r>
      <w:r>
        <w:rPr>
          <w:b/>
          <w:spacing w:val="40"/>
          <w:w w:val="110"/>
          <w:sz w:val="24"/>
        </w:rPr>
        <w:t xml:space="preserve"> </w:t>
      </w:r>
      <w:proofErr w:type="spellStart"/>
      <w:r>
        <w:rPr>
          <w:b/>
          <w:w w:val="110"/>
          <w:sz w:val="24"/>
        </w:rPr>
        <w:t>Rouwendal</w:t>
      </w:r>
      <w:proofErr w:type="spellEnd"/>
      <w:r>
        <w:rPr>
          <w:b/>
          <w:w w:val="110"/>
          <w:sz w:val="24"/>
        </w:rPr>
        <w:t>,</w:t>
      </w:r>
      <w:r>
        <w:rPr>
          <w:b/>
          <w:spacing w:val="40"/>
          <w:w w:val="110"/>
          <w:sz w:val="24"/>
        </w:rPr>
        <w:t xml:space="preserve"> </w:t>
      </w:r>
      <w:r>
        <w:rPr>
          <w:b/>
          <w:w w:val="110"/>
          <w:sz w:val="24"/>
        </w:rPr>
        <w:t>and</w:t>
      </w:r>
      <w:r>
        <w:rPr>
          <w:b/>
          <w:spacing w:val="40"/>
          <w:w w:val="110"/>
          <w:sz w:val="24"/>
        </w:rPr>
        <w:t xml:space="preserve"> </w:t>
      </w:r>
      <w:r>
        <w:rPr>
          <w:b/>
          <w:w w:val="110"/>
          <w:sz w:val="24"/>
        </w:rPr>
        <w:t>Rolf</w:t>
      </w:r>
      <w:r>
        <w:rPr>
          <w:b/>
          <w:spacing w:val="40"/>
          <w:w w:val="110"/>
          <w:sz w:val="24"/>
        </w:rPr>
        <w:t xml:space="preserve"> </w:t>
      </w:r>
      <w:r>
        <w:rPr>
          <w:b/>
          <w:w w:val="110"/>
          <w:sz w:val="24"/>
        </w:rPr>
        <w:t>Van</w:t>
      </w:r>
      <w:r>
        <w:rPr>
          <w:b/>
          <w:spacing w:val="40"/>
          <w:w w:val="110"/>
          <w:sz w:val="24"/>
        </w:rPr>
        <w:t xml:space="preserve"> </w:t>
      </w:r>
      <w:proofErr w:type="spellStart"/>
      <w:r>
        <w:rPr>
          <w:b/>
          <w:w w:val="110"/>
          <w:sz w:val="24"/>
        </w:rPr>
        <w:t>Marwijk</w:t>
      </w:r>
      <w:proofErr w:type="spellEnd"/>
      <w:r>
        <w:rPr>
          <w:b/>
          <w:w w:val="110"/>
          <w:sz w:val="24"/>
        </w:rPr>
        <w:t xml:space="preserve">. </w:t>
      </w:r>
      <w:r>
        <w:rPr>
          <w:w w:val="110"/>
          <w:sz w:val="24"/>
        </w:rPr>
        <w:t xml:space="preserve">2016. “The effects of </w:t>
      </w:r>
      <w:bookmarkStart w:id="253" w:name="_bookmark51"/>
      <w:bookmarkEnd w:id="253"/>
      <w:r>
        <w:rPr>
          <w:sz w:val="24"/>
        </w:rPr>
        <w:t>highway</w:t>
      </w:r>
      <w:r>
        <w:rPr>
          <w:spacing w:val="40"/>
          <w:sz w:val="24"/>
        </w:rPr>
        <w:t xml:space="preserve"> </w:t>
      </w:r>
      <w:r>
        <w:rPr>
          <w:sz w:val="24"/>
        </w:rPr>
        <w:t>development</w:t>
      </w:r>
      <w:r>
        <w:rPr>
          <w:spacing w:val="40"/>
          <w:sz w:val="24"/>
        </w:rPr>
        <w:t xml:space="preserve"> </w:t>
      </w:r>
      <w:r>
        <w:rPr>
          <w:sz w:val="24"/>
        </w:rPr>
        <w:t>on</w:t>
      </w:r>
      <w:r>
        <w:rPr>
          <w:spacing w:val="40"/>
          <w:sz w:val="24"/>
        </w:rPr>
        <w:t xml:space="preserve"> </w:t>
      </w:r>
      <w:r>
        <w:rPr>
          <w:sz w:val="24"/>
        </w:rPr>
        <w:t>housing</w:t>
      </w:r>
      <w:r>
        <w:rPr>
          <w:spacing w:val="40"/>
          <w:sz w:val="24"/>
        </w:rPr>
        <w:t xml:space="preserve"> </w:t>
      </w:r>
      <w:r>
        <w:rPr>
          <w:sz w:val="24"/>
        </w:rPr>
        <w:t>prices.”</w:t>
      </w:r>
      <w:r>
        <w:rPr>
          <w:spacing w:val="40"/>
          <w:sz w:val="24"/>
        </w:rPr>
        <w:t xml:space="preserve"> </w:t>
      </w:r>
      <w:r>
        <w:rPr>
          <w:i/>
          <w:sz w:val="24"/>
        </w:rPr>
        <w:t>Transportation</w:t>
      </w:r>
      <w:r>
        <w:rPr>
          <w:sz w:val="24"/>
        </w:rPr>
        <w:t>,</w:t>
      </w:r>
      <w:r>
        <w:rPr>
          <w:spacing w:val="40"/>
          <w:sz w:val="24"/>
        </w:rPr>
        <w:t xml:space="preserve"> </w:t>
      </w:r>
      <w:r>
        <w:rPr>
          <w:sz w:val="24"/>
        </w:rPr>
        <w:t>43(2):</w:t>
      </w:r>
      <w:r>
        <w:rPr>
          <w:spacing w:val="40"/>
          <w:sz w:val="24"/>
        </w:rPr>
        <w:t xml:space="preserve"> </w:t>
      </w:r>
      <w:r>
        <w:rPr>
          <w:sz w:val="24"/>
        </w:rPr>
        <w:t>379–405.</w:t>
      </w:r>
    </w:p>
    <w:p w14:paraId="5B04C639" w14:textId="77777777" w:rsidR="00C96556" w:rsidRDefault="00F61671">
      <w:pPr>
        <w:spacing w:line="237" w:lineRule="auto"/>
        <w:ind w:left="234" w:right="1078" w:hanging="235"/>
        <w:jc w:val="both"/>
        <w:rPr>
          <w:sz w:val="24"/>
        </w:rPr>
      </w:pPr>
      <w:r>
        <w:rPr>
          <w:b/>
          <w:w w:val="115"/>
          <w:sz w:val="24"/>
        </w:rPr>
        <w:t xml:space="preserve">Li, </w:t>
      </w:r>
      <w:proofErr w:type="spellStart"/>
      <w:r>
        <w:rPr>
          <w:b/>
          <w:w w:val="115"/>
          <w:sz w:val="24"/>
        </w:rPr>
        <w:t>Shanjun</w:t>
      </w:r>
      <w:proofErr w:type="spellEnd"/>
      <w:r>
        <w:rPr>
          <w:b/>
          <w:w w:val="115"/>
          <w:sz w:val="24"/>
        </w:rPr>
        <w:t xml:space="preserve">, Jun Yang, Ping Qin, and </w:t>
      </w:r>
      <w:proofErr w:type="spellStart"/>
      <w:r>
        <w:rPr>
          <w:b/>
          <w:w w:val="115"/>
          <w:sz w:val="24"/>
        </w:rPr>
        <w:t>Shouyang</w:t>
      </w:r>
      <w:proofErr w:type="spellEnd"/>
      <w:r>
        <w:rPr>
          <w:b/>
          <w:w w:val="115"/>
          <w:sz w:val="24"/>
        </w:rPr>
        <w:t xml:space="preserve"> </w:t>
      </w:r>
      <w:proofErr w:type="spellStart"/>
      <w:r>
        <w:rPr>
          <w:b/>
          <w:w w:val="115"/>
          <w:sz w:val="24"/>
        </w:rPr>
        <w:t>Chonabayashi</w:t>
      </w:r>
      <w:proofErr w:type="spellEnd"/>
      <w:r>
        <w:rPr>
          <w:b/>
          <w:w w:val="115"/>
          <w:sz w:val="24"/>
        </w:rPr>
        <w:t xml:space="preserve">. </w:t>
      </w:r>
      <w:r>
        <w:rPr>
          <w:w w:val="115"/>
          <w:sz w:val="24"/>
        </w:rPr>
        <w:t xml:space="preserve">2016. “Wheels of </w:t>
      </w:r>
      <w:r>
        <w:rPr>
          <w:sz w:val="24"/>
        </w:rPr>
        <w:t xml:space="preserve">fortune: Subway expansion and property values in Beijing.” </w:t>
      </w:r>
      <w:r>
        <w:rPr>
          <w:i/>
          <w:sz w:val="24"/>
        </w:rPr>
        <w:t>Journal of Regional Science</w:t>
      </w:r>
      <w:r>
        <w:rPr>
          <w:sz w:val="24"/>
        </w:rPr>
        <w:t xml:space="preserve">, </w:t>
      </w:r>
      <w:bookmarkStart w:id="254" w:name="_bookmark52"/>
      <w:bookmarkEnd w:id="254"/>
      <w:r>
        <w:rPr>
          <w:spacing w:val="-2"/>
          <w:w w:val="115"/>
          <w:sz w:val="24"/>
        </w:rPr>
        <w:t>56(5):</w:t>
      </w:r>
      <w:r>
        <w:rPr>
          <w:spacing w:val="-13"/>
          <w:w w:val="115"/>
          <w:sz w:val="24"/>
        </w:rPr>
        <w:t xml:space="preserve"> </w:t>
      </w:r>
      <w:r>
        <w:rPr>
          <w:spacing w:val="-2"/>
          <w:w w:val="115"/>
          <w:sz w:val="24"/>
        </w:rPr>
        <w:t>792–813.</w:t>
      </w:r>
    </w:p>
    <w:p w14:paraId="613553BE" w14:textId="77777777" w:rsidR="00C96556" w:rsidRDefault="00F61671">
      <w:pPr>
        <w:spacing w:line="237" w:lineRule="auto"/>
        <w:ind w:left="234" w:right="1075" w:hanging="235"/>
        <w:jc w:val="both"/>
        <w:rPr>
          <w:sz w:val="24"/>
        </w:rPr>
      </w:pPr>
      <w:r>
        <w:rPr>
          <w:b/>
          <w:w w:val="110"/>
          <w:sz w:val="24"/>
        </w:rPr>
        <w:t xml:space="preserve">Oates, Wallace E. </w:t>
      </w:r>
      <w:r>
        <w:rPr>
          <w:w w:val="110"/>
          <w:sz w:val="24"/>
        </w:rPr>
        <w:t>1969. “The Effects of Property Taxes and Local Public Spending on Property</w:t>
      </w:r>
      <w:r>
        <w:rPr>
          <w:spacing w:val="-15"/>
          <w:w w:val="110"/>
          <w:sz w:val="24"/>
        </w:rPr>
        <w:t xml:space="preserve"> </w:t>
      </w:r>
      <w:r>
        <w:rPr>
          <w:w w:val="110"/>
          <w:sz w:val="24"/>
        </w:rPr>
        <w:t>Values:</w:t>
      </w:r>
      <w:r>
        <w:rPr>
          <w:spacing w:val="-15"/>
          <w:w w:val="110"/>
          <w:sz w:val="24"/>
        </w:rPr>
        <w:t xml:space="preserve"> </w:t>
      </w:r>
      <w:r>
        <w:rPr>
          <w:w w:val="110"/>
          <w:sz w:val="24"/>
        </w:rPr>
        <w:t>An</w:t>
      </w:r>
      <w:r>
        <w:rPr>
          <w:spacing w:val="-15"/>
          <w:w w:val="110"/>
          <w:sz w:val="24"/>
        </w:rPr>
        <w:t xml:space="preserve"> </w:t>
      </w:r>
      <w:r>
        <w:rPr>
          <w:w w:val="110"/>
          <w:sz w:val="24"/>
        </w:rPr>
        <w:t>Empirical</w:t>
      </w:r>
      <w:r>
        <w:rPr>
          <w:spacing w:val="-15"/>
          <w:w w:val="110"/>
          <w:sz w:val="24"/>
        </w:rPr>
        <w:t xml:space="preserve"> </w:t>
      </w:r>
      <w:r>
        <w:rPr>
          <w:w w:val="110"/>
          <w:sz w:val="24"/>
        </w:rPr>
        <w:t>Study</w:t>
      </w:r>
      <w:r>
        <w:rPr>
          <w:spacing w:val="-15"/>
          <w:w w:val="110"/>
          <w:sz w:val="24"/>
        </w:rPr>
        <w:t xml:space="preserve"> </w:t>
      </w:r>
      <w:r>
        <w:rPr>
          <w:w w:val="110"/>
          <w:sz w:val="24"/>
        </w:rPr>
        <w:t>of</w:t>
      </w:r>
      <w:r>
        <w:rPr>
          <w:spacing w:val="-15"/>
          <w:w w:val="110"/>
          <w:sz w:val="24"/>
        </w:rPr>
        <w:t xml:space="preserve"> </w:t>
      </w:r>
      <w:r>
        <w:rPr>
          <w:w w:val="110"/>
          <w:sz w:val="24"/>
        </w:rPr>
        <w:t>Tax</w:t>
      </w:r>
      <w:r>
        <w:rPr>
          <w:spacing w:val="-15"/>
          <w:w w:val="110"/>
          <w:sz w:val="24"/>
        </w:rPr>
        <w:t xml:space="preserve"> </w:t>
      </w:r>
      <w:r>
        <w:rPr>
          <w:w w:val="110"/>
          <w:sz w:val="24"/>
        </w:rPr>
        <w:t>Capitalization</w:t>
      </w:r>
      <w:r>
        <w:rPr>
          <w:spacing w:val="-15"/>
          <w:w w:val="110"/>
          <w:sz w:val="24"/>
        </w:rPr>
        <w:t xml:space="preserve"> </w:t>
      </w:r>
      <w:r>
        <w:rPr>
          <w:w w:val="110"/>
          <w:sz w:val="24"/>
        </w:rPr>
        <w:t>and</w:t>
      </w:r>
      <w:r>
        <w:rPr>
          <w:spacing w:val="-15"/>
          <w:w w:val="110"/>
          <w:sz w:val="24"/>
        </w:rPr>
        <w:t xml:space="preserve"> </w:t>
      </w:r>
      <w:r>
        <w:rPr>
          <w:w w:val="110"/>
          <w:sz w:val="24"/>
        </w:rPr>
        <w:t>the</w:t>
      </w:r>
      <w:r>
        <w:rPr>
          <w:spacing w:val="-15"/>
          <w:w w:val="110"/>
          <w:sz w:val="24"/>
        </w:rPr>
        <w:t xml:space="preserve"> </w:t>
      </w:r>
      <w:proofErr w:type="spellStart"/>
      <w:r>
        <w:rPr>
          <w:w w:val="110"/>
          <w:sz w:val="24"/>
        </w:rPr>
        <w:t>Tiebout</w:t>
      </w:r>
      <w:proofErr w:type="spellEnd"/>
      <w:r>
        <w:rPr>
          <w:spacing w:val="-15"/>
          <w:w w:val="110"/>
          <w:sz w:val="24"/>
        </w:rPr>
        <w:t xml:space="preserve"> </w:t>
      </w:r>
      <w:r>
        <w:rPr>
          <w:w w:val="110"/>
          <w:sz w:val="24"/>
        </w:rPr>
        <w:t xml:space="preserve">Hypothesis.” </w:t>
      </w:r>
      <w:bookmarkStart w:id="255" w:name="_bookmark53"/>
      <w:bookmarkEnd w:id="255"/>
      <w:r>
        <w:rPr>
          <w:i/>
          <w:w w:val="110"/>
          <w:sz w:val="24"/>
        </w:rPr>
        <w:t>Journal of Political Economy</w:t>
      </w:r>
      <w:r>
        <w:rPr>
          <w:w w:val="110"/>
          <w:sz w:val="24"/>
        </w:rPr>
        <w:t>, 77(6): 957–971.</w:t>
      </w:r>
    </w:p>
    <w:p w14:paraId="55DA9476" w14:textId="07443CA1" w:rsidR="00C96556" w:rsidRDefault="00F61671">
      <w:pPr>
        <w:spacing w:line="285" w:lineRule="exact"/>
        <w:ind w:left="-1"/>
        <w:jc w:val="both"/>
        <w:rPr>
          <w:sz w:val="24"/>
        </w:rPr>
      </w:pPr>
      <w:bookmarkStart w:id="256" w:name="_bookmark54"/>
      <w:bookmarkEnd w:id="256"/>
      <w:r>
        <w:rPr>
          <w:b/>
          <w:w w:val="110"/>
          <w:sz w:val="24"/>
        </w:rPr>
        <w:t>Oates,</w:t>
      </w:r>
      <w:r>
        <w:rPr>
          <w:b/>
          <w:spacing w:val="9"/>
          <w:w w:val="110"/>
          <w:sz w:val="24"/>
        </w:rPr>
        <w:t xml:space="preserve"> </w:t>
      </w:r>
      <w:r>
        <w:rPr>
          <w:b/>
          <w:w w:val="110"/>
          <w:sz w:val="24"/>
        </w:rPr>
        <w:t>Wallace</w:t>
      </w:r>
      <w:r>
        <w:rPr>
          <w:b/>
          <w:spacing w:val="10"/>
          <w:w w:val="110"/>
          <w:sz w:val="24"/>
        </w:rPr>
        <w:t xml:space="preserve"> </w:t>
      </w:r>
      <w:r>
        <w:rPr>
          <w:b/>
          <w:w w:val="110"/>
          <w:sz w:val="24"/>
        </w:rPr>
        <w:t>E.</w:t>
      </w:r>
      <w:r>
        <w:rPr>
          <w:b/>
          <w:spacing w:val="1"/>
          <w:w w:val="110"/>
          <w:sz w:val="24"/>
        </w:rPr>
        <w:t xml:space="preserve"> </w:t>
      </w:r>
      <w:r>
        <w:rPr>
          <w:w w:val="110"/>
          <w:sz w:val="24"/>
        </w:rPr>
        <w:t xml:space="preserve">1972. </w:t>
      </w:r>
      <w:r>
        <w:rPr>
          <w:i/>
          <w:w w:val="110"/>
          <w:sz w:val="24"/>
        </w:rPr>
        <w:t>Fiscal</w:t>
      </w:r>
      <w:r>
        <w:rPr>
          <w:i/>
          <w:spacing w:val="5"/>
          <w:w w:val="110"/>
          <w:sz w:val="24"/>
        </w:rPr>
        <w:t xml:space="preserve"> </w:t>
      </w:r>
      <w:r>
        <w:rPr>
          <w:i/>
          <w:w w:val="110"/>
          <w:sz w:val="24"/>
        </w:rPr>
        <w:t>Federalism.</w:t>
      </w:r>
      <w:r>
        <w:rPr>
          <w:i/>
          <w:spacing w:val="1"/>
          <w:w w:val="110"/>
          <w:sz w:val="24"/>
        </w:rPr>
        <w:t xml:space="preserve"> </w:t>
      </w:r>
      <w:r>
        <w:rPr>
          <w:w w:val="110"/>
          <w:sz w:val="24"/>
        </w:rPr>
        <w:t>New York:</w:t>
      </w:r>
      <w:ins w:id="257" w:author="Brasington, David (brasindd)" w:date="2025-03-02T18:52:00Z">
        <w:r w:rsidR="00457CFA">
          <w:rPr>
            <w:w w:val="110"/>
            <w:sz w:val="24"/>
          </w:rPr>
          <w:t xml:space="preserve"> </w:t>
        </w:r>
      </w:ins>
      <w:r>
        <w:rPr>
          <w:w w:val="110"/>
          <w:sz w:val="24"/>
        </w:rPr>
        <w:t xml:space="preserve">Harcourt Brace </w:t>
      </w:r>
      <w:r>
        <w:rPr>
          <w:spacing w:val="-2"/>
          <w:w w:val="110"/>
          <w:sz w:val="24"/>
        </w:rPr>
        <w:t>Jovanovich.</w:t>
      </w:r>
    </w:p>
    <w:p w14:paraId="3D7E570C" w14:textId="77777777" w:rsidR="00C96556" w:rsidRDefault="00F61671">
      <w:pPr>
        <w:spacing w:line="237" w:lineRule="auto"/>
        <w:ind w:left="234" w:right="1075" w:hanging="235"/>
        <w:jc w:val="both"/>
        <w:rPr>
          <w:sz w:val="24"/>
        </w:rPr>
      </w:pPr>
      <w:r>
        <w:rPr>
          <w:b/>
          <w:w w:val="110"/>
          <w:sz w:val="24"/>
        </w:rPr>
        <w:t xml:space="preserve">Ohio Department of Taxation. </w:t>
      </w:r>
      <w:r>
        <w:rPr>
          <w:w w:val="110"/>
          <w:sz w:val="24"/>
        </w:rPr>
        <w:t xml:space="preserve">2020. “Real Property Tax – General.” Accessed: 2025- </w:t>
      </w:r>
      <w:bookmarkStart w:id="258" w:name="_bookmark55"/>
      <w:bookmarkEnd w:id="258"/>
      <w:r>
        <w:rPr>
          <w:spacing w:val="-2"/>
          <w:w w:val="110"/>
          <w:sz w:val="24"/>
        </w:rPr>
        <w:t>01-30.</w:t>
      </w:r>
    </w:p>
    <w:p w14:paraId="32DE3B94" w14:textId="77777777" w:rsidR="00C96556" w:rsidRDefault="00F61671">
      <w:pPr>
        <w:spacing w:line="237" w:lineRule="auto"/>
        <w:ind w:left="234" w:right="1076" w:hanging="235"/>
        <w:jc w:val="both"/>
        <w:rPr>
          <w:sz w:val="24"/>
        </w:rPr>
      </w:pPr>
      <w:r>
        <w:rPr>
          <w:b/>
          <w:w w:val="110"/>
          <w:sz w:val="24"/>
        </w:rPr>
        <w:t xml:space="preserve">Ohio Department of Transportation. </w:t>
      </w:r>
      <w:r>
        <w:rPr>
          <w:w w:val="110"/>
          <w:sz w:val="24"/>
        </w:rPr>
        <w:t xml:space="preserve">2023. “2023 Annual Report.” Accessed: 2024-01- </w:t>
      </w:r>
      <w:bookmarkStart w:id="259" w:name="_bookmark56"/>
      <w:bookmarkEnd w:id="259"/>
      <w:r>
        <w:rPr>
          <w:spacing w:val="-4"/>
          <w:w w:val="110"/>
          <w:sz w:val="24"/>
        </w:rPr>
        <w:t>23.</w:t>
      </w:r>
    </w:p>
    <w:p w14:paraId="12A07CE7" w14:textId="77777777" w:rsidR="00C96556" w:rsidRDefault="00F61671">
      <w:pPr>
        <w:spacing w:line="237" w:lineRule="auto"/>
        <w:ind w:left="234" w:right="1076" w:hanging="235"/>
        <w:jc w:val="both"/>
        <w:rPr>
          <w:sz w:val="24"/>
        </w:rPr>
      </w:pPr>
      <w:r>
        <w:rPr>
          <w:b/>
          <w:w w:val="110"/>
          <w:sz w:val="24"/>
        </w:rPr>
        <w:t xml:space="preserve">Peter G. Peterson Foundation. </w:t>
      </w:r>
      <w:r>
        <w:rPr>
          <w:w w:val="110"/>
          <w:sz w:val="24"/>
        </w:rPr>
        <w:t xml:space="preserve">2024. “The Highway Trust Fund Explained.” Accessed: </w:t>
      </w:r>
      <w:bookmarkStart w:id="260" w:name="_bookmark57"/>
      <w:bookmarkEnd w:id="260"/>
      <w:r>
        <w:rPr>
          <w:spacing w:val="-2"/>
          <w:w w:val="110"/>
          <w:sz w:val="24"/>
        </w:rPr>
        <w:t>2025-01-23.</w:t>
      </w:r>
    </w:p>
    <w:p w14:paraId="31E45F1E" w14:textId="4BEEE5B4" w:rsidR="00C96556" w:rsidRDefault="00F61671">
      <w:pPr>
        <w:spacing w:line="237" w:lineRule="auto"/>
        <w:ind w:left="234" w:right="1077" w:hanging="235"/>
        <w:jc w:val="both"/>
        <w:rPr>
          <w:sz w:val="24"/>
        </w:rPr>
      </w:pPr>
      <w:r>
        <w:rPr>
          <w:b/>
          <w:w w:val="110"/>
          <w:sz w:val="24"/>
        </w:rPr>
        <w:t xml:space="preserve">Public Service Department of Beavercreek Township. </w:t>
      </w:r>
      <w:r>
        <w:rPr>
          <w:w w:val="110"/>
          <w:sz w:val="24"/>
        </w:rPr>
        <w:t xml:space="preserve">2025. “Road funding &amp; </w:t>
      </w:r>
      <w:proofErr w:type="spellStart"/>
      <w:r>
        <w:rPr>
          <w:w w:val="110"/>
          <w:sz w:val="24"/>
        </w:rPr>
        <w:t>mainte</w:t>
      </w:r>
      <w:proofErr w:type="spellEnd"/>
      <w:r>
        <w:rPr>
          <w:w w:val="110"/>
          <w:sz w:val="24"/>
        </w:rPr>
        <w:t xml:space="preserve">- </w:t>
      </w:r>
      <w:proofErr w:type="spellStart"/>
      <w:r>
        <w:rPr>
          <w:sz w:val="24"/>
        </w:rPr>
        <w:t>nance</w:t>
      </w:r>
      <w:proofErr w:type="spellEnd"/>
      <w:r>
        <w:rPr>
          <w:spacing w:val="40"/>
          <w:sz w:val="24"/>
        </w:rPr>
        <w:t xml:space="preserve"> </w:t>
      </w:r>
      <w:r>
        <w:rPr>
          <w:sz w:val="24"/>
        </w:rPr>
        <w:t>in</w:t>
      </w:r>
      <w:r>
        <w:rPr>
          <w:spacing w:val="40"/>
          <w:sz w:val="24"/>
        </w:rPr>
        <w:t xml:space="preserve"> </w:t>
      </w:r>
      <w:r>
        <w:rPr>
          <w:sz w:val="24"/>
        </w:rPr>
        <w:t>Beavercreek</w:t>
      </w:r>
      <w:r>
        <w:rPr>
          <w:spacing w:val="40"/>
          <w:sz w:val="24"/>
        </w:rPr>
        <w:t xml:space="preserve"> </w:t>
      </w:r>
      <w:r>
        <w:rPr>
          <w:sz w:val="24"/>
        </w:rPr>
        <w:t>Township,</w:t>
      </w:r>
      <w:r>
        <w:rPr>
          <w:spacing w:val="40"/>
          <w:sz w:val="24"/>
        </w:rPr>
        <w:t xml:space="preserve"> </w:t>
      </w:r>
      <w:r>
        <w:rPr>
          <w:sz w:val="24"/>
        </w:rPr>
        <w:t>Ohio.”</w:t>
      </w:r>
      <w:r>
        <w:rPr>
          <w:spacing w:val="40"/>
          <w:sz w:val="24"/>
        </w:rPr>
        <w:t xml:space="preserve"> </w:t>
      </w:r>
      <w:r>
        <w:rPr>
          <w:i/>
          <w:sz w:val="24"/>
        </w:rPr>
        <w:t>Personal</w:t>
      </w:r>
      <w:r>
        <w:rPr>
          <w:i/>
          <w:spacing w:val="40"/>
          <w:sz w:val="24"/>
        </w:rPr>
        <w:t xml:space="preserve"> </w:t>
      </w:r>
      <w:r>
        <w:rPr>
          <w:i/>
          <w:sz w:val="24"/>
        </w:rPr>
        <w:t>communication</w:t>
      </w:r>
      <w:r>
        <w:rPr>
          <w:sz w:val="24"/>
        </w:rPr>
        <w:t>,</w:t>
      </w:r>
      <w:r>
        <w:rPr>
          <w:spacing w:val="40"/>
          <w:sz w:val="24"/>
        </w:rPr>
        <w:t xml:space="preserve"> </w:t>
      </w:r>
      <w:r>
        <w:rPr>
          <w:sz w:val="24"/>
        </w:rPr>
        <w:t>Email</w:t>
      </w:r>
      <w:r>
        <w:rPr>
          <w:spacing w:val="40"/>
          <w:sz w:val="24"/>
        </w:rPr>
        <w:t xml:space="preserve"> </w:t>
      </w:r>
      <w:r>
        <w:rPr>
          <w:sz w:val="24"/>
        </w:rPr>
        <w:t>to</w:t>
      </w:r>
      <w:r>
        <w:rPr>
          <w:spacing w:val="40"/>
          <w:sz w:val="24"/>
        </w:rPr>
        <w:t xml:space="preserve"> </w:t>
      </w:r>
      <w:proofErr w:type="spellStart"/>
      <w:r>
        <w:rPr>
          <w:sz w:val="24"/>
        </w:rPr>
        <w:t>Saani</w:t>
      </w:r>
      <w:proofErr w:type="spellEnd"/>
      <w:ins w:id="261" w:author="Brasington, David (brasindd)" w:date="2025-03-02T18:53:00Z">
        <w:r w:rsidR="00457CFA">
          <w:rPr>
            <w:sz w:val="24"/>
          </w:rPr>
          <w:t xml:space="preserve"> Rawat</w:t>
        </w:r>
      </w:ins>
      <w:r>
        <w:rPr>
          <w:sz w:val="24"/>
        </w:rPr>
        <w:t>,</w:t>
      </w:r>
      <w:r>
        <w:rPr>
          <w:spacing w:val="40"/>
          <w:sz w:val="24"/>
        </w:rPr>
        <w:t xml:space="preserve"> </w:t>
      </w:r>
      <w:r>
        <w:rPr>
          <w:sz w:val="24"/>
        </w:rPr>
        <w:t xml:space="preserve">January </w:t>
      </w:r>
      <w:bookmarkStart w:id="262" w:name="_bookmark58"/>
      <w:bookmarkEnd w:id="262"/>
      <w:r>
        <w:rPr>
          <w:w w:val="110"/>
          <w:sz w:val="24"/>
        </w:rPr>
        <w:t>21, 2025.</w:t>
      </w:r>
    </w:p>
    <w:p w14:paraId="2121DA64" w14:textId="77777777" w:rsidR="00C96556" w:rsidRDefault="00F61671">
      <w:pPr>
        <w:spacing w:line="237" w:lineRule="auto"/>
        <w:ind w:left="234" w:right="1078" w:hanging="235"/>
        <w:jc w:val="both"/>
        <w:rPr>
          <w:sz w:val="24"/>
        </w:rPr>
      </w:pPr>
      <w:r>
        <w:rPr>
          <w:b/>
          <w:w w:val="110"/>
          <w:sz w:val="24"/>
        </w:rPr>
        <w:t xml:space="preserve">Suresh, Vikram, and </w:t>
      </w:r>
      <w:proofErr w:type="spellStart"/>
      <w:r>
        <w:rPr>
          <w:b/>
          <w:w w:val="110"/>
          <w:sz w:val="24"/>
        </w:rPr>
        <w:t>Saani</w:t>
      </w:r>
      <w:proofErr w:type="spellEnd"/>
      <w:r>
        <w:rPr>
          <w:b/>
          <w:w w:val="110"/>
          <w:sz w:val="24"/>
        </w:rPr>
        <w:t xml:space="preserve"> Rawat.</w:t>
      </w:r>
      <w:r>
        <w:rPr>
          <w:b/>
          <w:spacing w:val="-3"/>
          <w:w w:val="110"/>
          <w:sz w:val="24"/>
        </w:rPr>
        <w:t xml:space="preserve"> </w:t>
      </w:r>
      <w:r>
        <w:rPr>
          <w:w w:val="110"/>
          <w:sz w:val="24"/>
        </w:rPr>
        <w:t>2025.</w:t>
      </w:r>
      <w:r>
        <w:rPr>
          <w:spacing w:val="-2"/>
          <w:w w:val="110"/>
          <w:sz w:val="24"/>
        </w:rPr>
        <w:t xml:space="preserve"> </w:t>
      </w:r>
      <w:r>
        <w:rPr>
          <w:w w:val="110"/>
          <w:sz w:val="24"/>
        </w:rPr>
        <w:t>“</w:t>
      </w:r>
      <w:proofErr w:type="gramStart"/>
      <w:r>
        <w:rPr>
          <w:w w:val="110"/>
          <w:sz w:val="24"/>
        </w:rPr>
        <w:t>Predicting</w:t>
      </w:r>
      <w:r>
        <w:rPr>
          <w:spacing w:val="-3"/>
          <w:w w:val="110"/>
          <w:sz w:val="24"/>
        </w:rPr>
        <w:t xml:space="preserve"> </w:t>
      </w:r>
      <w:r>
        <w:rPr>
          <w:w w:val="110"/>
          <w:sz w:val="24"/>
        </w:rPr>
        <w:t>road</w:t>
      </w:r>
      <w:proofErr w:type="gramEnd"/>
      <w:r>
        <w:rPr>
          <w:spacing w:val="-2"/>
          <w:w w:val="110"/>
          <w:sz w:val="24"/>
        </w:rPr>
        <w:t xml:space="preserve"> </w:t>
      </w:r>
      <w:r>
        <w:rPr>
          <w:w w:val="110"/>
          <w:sz w:val="24"/>
        </w:rPr>
        <w:t>quality</w:t>
      </w:r>
      <w:r>
        <w:rPr>
          <w:spacing w:val="-3"/>
          <w:w w:val="110"/>
          <w:sz w:val="24"/>
        </w:rPr>
        <w:t xml:space="preserve"> </w:t>
      </w:r>
      <w:r>
        <w:rPr>
          <w:w w:val="110"/>
          <w:sz w:val="24"/>
        </w:rPr>
        <w:t>in</w:t>
      </w:r>
      <w:r>
        <w:rPr>
          <w:spacing w:val="-2"/>
          <w:w w:val="110"/>
          <w:sz w:val="24"/>
        </w:rPr>
        <w:t xml:space="preserve"> </w:t>
      </w:r>
      <w:r>
        <w:rPr>
          <w:w w:val="110"/>
          <w:sz w:val="24"/>
        </w:rPr>
        <w:t>Ohio</w:t>
      </w:r>
      <w:r>
        <w:rPr>
          <w:spacing w:val="-3"/>
          <w:w w:val="110"/>
          <w:sz w:val="24"/>
        </w:rPr>
        <w:t xml:space="preserve"> </w:t>
      </w:r>
      <w:r>
        <w:rPr>
          <w:w w:val="110"/>
          <w:sz w:val="24"/>
        </w:rPr>
        <w:t>using</w:t>
      </w:r>
      <w:r>
        <w:rPr>
          <w:spacing w:val="-3"/>
          <w:w w:val="110"/>
          <w:sz w:val="24"/>
        </w:rPr>
        <w:t xml:space="preserve"> </w:t>
      </w:r>
      <w:r>
        <w:rPr>
          <w:w w:val="110"/>
          <w:sz w:val="24"/>
        </w:rPr>
        <w:t xml:space="preserve">satellite </w:t>
      </w:r>
      <w:bookmarkStart w:id="263" w:name="_bookmark59"/>
      <w:bookmarkEnd w:id="263"/>
      <w:r>
        <w:rPr>
          <w:w w:val="110"/>
          <w:sz w:val="24"/>
        </w:rPr>
        <w:t>images</w:t>
      </w:r>
      <w:r>
        <w:rPr>
          <w:spacing w:val="-10"/>
          <w:w w:val="110"/>
          <w:sz w:val="24"/>
        </w:rPr>
        <w:t xml:space="preserve"> </w:t>
      </w:r>
      <w:r>
        <w:rPr>
          <w:w w:val="110"/>
          <w:sz w:val="24"/>
        </w:rPr>
        <w:t>and</w:t>
      </w:r>
      <w:r>
        <w:rPr>
          <w:spacing w:val="-8"/>
          <w:w w:val="110"/>
          <w:sz w:val="24"/>
        </w:rPr>
        <w:t xml:space="preserve"> </w:t>
      </w:r>
      <w:r>
        <w:rPr>
          <w:w w:val="110"/>
          <w:sz w:val="24"/>
        </w:rPr>
        <w:t>Vision</w:t>
      </w:r>
      <w:r>
        <w:rPr>
          <w:spacing w:val="-10"/>
          <w:w w:val="110"/>
          <w:sz w:val="24"/>
        </w:rPr>
        <w:t xml:space="preserve"> </w:t>
      </w:r>
      <w:r>
        <w:rPr>
          <w:w w:val="110"/>
          <w:sz w:val="24"/>
        </w:rPr>
        <w:t>Transformers.”</w:t>
      </w:r>
      <w:r>
        <w:rPr>
          <w:spacing w:val="-8"/>
          <w:w w:val="110"/>
          <w:sz w:val="24"/>
        </w:rPr>
        <w:t xml:space="preserve"> </w:t>
      </w:r>
      <w:r>
        <w:rPr>
          <w:w w:val="110"/>
          <w:sz w:val="24"/>
        </w:rPr>
        <w:t>Working</w:t>
      </w:r>
      <w:r>
        <w:rPr>
          <w:spacing w:val="-10"/>
          <w:w w:val="110"/>
          <w:sz w:val="24"/>
        </w:rPr>
        <w:t xml:space="preserve"> </w:t>
      </w:r>
      <w:r>
        <w:rPr>
          <w:w w:val="110"/>
          <w:sz w:val="24"/>
        </w:rPr>
        <w:t>paper.</w:t>
      </w:r>
    </w:p>
    <w:p w14:paraId="2AC3F5A9" w14:textId="77777777" w:rsidR="00C96556" w:rsidRDefault="00F61671">
      <w:pPr>
        <w:spacing w:line="237" w:lineRule="auto"/>
        <w:ind w:left="234" w:right="1078" w:hanging="235"/>
        <w:jc w:val="both"/>
        <w:rPr>
          <w:sz w:val="24"/>
        </w:rPr>
      </w:pPr>
      <w:proofErr w:type="spellStart"/>
      <w:r>
        <w:rPr>
          <w:b/>
          <w:w w:val="105"/>
          <w:sz w:val="24"/>
        </w:rPr>
        <w:t>Tiebout</w:t>
      </w:r>
      <w:proofErr w:type="spellEnd"/>
      <w:r>
        <w:rPr>
          <w:b/>
          <w:w w:val="105"/>
          <w:sz w:val="24"/>
        </w:rPr>
        <w:t xml:space="preserve">, Charles M. </w:t>
      </w:r>
      <w:r>
        <w:rPr>
          <w:w w:val="105"/>
          <w:sz w:val="24"/>
        </w:rPr>
        <w:t xml:space="preserve">1956. “A pure theory of local expenditures.” </w:t>
      </w:r>
      <w:r>
        <w:rPr>
          <w:i/>
          <w:w w:val="105"/>
          <w:sz w:val="24"/>
        </w:rPr>
        <w:t xml:space="preserve">Journal of Political </w:t>
      </w:r>
      <w:bookmarkStart w:id="264" w:name="_bookmark60"/>
      <w:bookmarkEnd w:id="264"/>
      <w:r>
        <w:rPr>
          <w:i/>
          <w:w w:val="105"/>
          <w:sz w:val="24"/>
        </w:rPr>
        <w:t>Economy</w:t>
      </w:r>
      <w:r>
        <w:rPr>
          <w:w w:val="105"/>
          <w:sz w:val="24"/>
        </w:rPr>
        <w:t>, 64(5): 416–424.</w:t>
      </w:r>
    </w:p>
    <w:p w14:paraId="3AB42B3D" w14:textId="77777777" w:rsidR="00C96556" w:rsidRDefault="00F61671">
      <w:pPr>
        <w:spacing w:line="237" w:lineRule="auto"/>
        <w:ind w:left="234" w:right="1078" w:hanging="235"/>
        <w:jc w:val="both"/>
        <w:rPr>
          <w:sz w:val="24"/>
        </w:rPr>
      </w:pPr>
      <w:r>
        <w:rPr>
          <w:b/>
          <w:w w:val="110"/>
          <w:sz w:val="24"/>
        </w:rPr>
        <w:t xml:space="preserve">U.S. Department of Transportation. </w:t>
      </w:r>
      <w:r>
        <w:rPr>
          <w:w w:val="110"/>
          <w:sz w:val="24"/>
        </w:rPr>
        <w:t xml:space="preserve">2022. “The Bipartisan Infrastructure Law Will </w:t>
      </w:r>
      <w:bookmarkStart w:id="265" w:name="_bookmark61"/>
      <w:bookmarkEnd w:id="265"/>
      <w:r>
        <w:rPr>
          <w:spacing w:val="-2"/>
          <w:w w:val="110"/>
          <w:sz w:val="24"/>
        </w:rPr>
        <w:t>Deliver for Ohio.” Accessed:</w:t>
      </w:r>
      <w:r>
        <w:rPr>
          <w:spacing w:val="20"/>
          <w:w w:val="110"/>
          <w:sz w:val="24"/>
        </w:rPr>
        <w:t xml:space="preserve"> </w:t>
      </w:r>
      <w:r>
        <w:rPr>
          <w:spacing w:val="-2"/>
          <w:w w:val="110"/>
          <w:sz w:val="24"/>
        </w:rPr>
        <w:t>2025-01-23.</w:t>
      </w:r>
    </w:p>
    <w:p w14:paraId="2CEB8AA5" w14:textId="77777777" w:rsidR="00C96556" w:rsidRDefault="00F61671">
      <w:pPr>
        <w:spacing w:line="237" w:lineRule="auto"/>
        <w:ind w:left="234" w:right="1078" w:hanging="235"/>
        <w:jc w:val="both"/>
        <w:rPr>
          <w:sz w:val="24"/>
        </w:rPr>
      </w:pPr>
      <w:r>
        <w:rPr>
          <w:b/>
          <w:w w:val="105"/>
          <w:sz w:val="24"/>
        </w:rPr>
        <w:t xml:space="preserve">Vaswani, A. </w:t>
      </w:r>
      <w:r>
        <w:rPr>
          <w:w w:val="105"/>
          <w:sz w:val="24"/>
        </w:rPr>
        <w:t xml:space="preserve">2017. “Attention is all you need.” </w:t>
      </w:r>
      <w:r>
        <w:rPr>
          <w:i/>
          <w:w w:val="105"/>
          <w:sz w:val="24"/>
        </w:rPr>
        <w:t xml:space="preserve">Advances in Neural Information Processing </w:t>
      </w:r>
      <w:r>
        <w:rPr>
          <w:i/>
          <w:spacing w:val="-2"/>
          <w:w w:val="105"/>
          <w:sz w:val="24"/>
        </w:rPr>
        <w:t>Systems</w:t>
      </w:r>
      <w:r>
        <w:rPr>
          <w:spacing w:val="-2"/>
          <w:w w:val="105"/>
          <w:sz w:val="24"/>
        </w:rPr>
        <w:t>.</w:t>
      </w:r>
    </w:p>
    <w:p w14:paraId="63329A5B" w14:textId="77777777" w:rsidR="00C96556" w:rsidRDefault="00C96556">
      <w:pPr>
        <w:spacing w:line="237" w:lineRule="auto"/>
        <w:jc w:val="both"/>
        <w:rPr>
          <w:sz w:val="24"/>
        </w:rPr>
        <w:sectPr w:rsidR="00C96556">
          <w:pgSz w:w="12240" w:h="15840"/>
          <w:pgMar w:top="1420" w:right="360" w:bottom="1020" w:left="1440" w:header="0" w:footer="749" w:gutter="0"/>
          <w:cols w:space="720"/>
        </w:sectPr>
      </w:pPr>
    </w:p>
    <w:p w14:paraId="27587AAA" w14:textId="77777777" w:rsidR="00C96556" w:rsidRDefault="00F61671">
      <w:pPr>
        <w:pStyle w:val="Heading1"/>
        <w:ind w:left="0" w:firstLine="0"/>
      </w:pPr>
      <w:r>
        <w:rPr>
          <w:spacing w:val="-2"/>
          <w:w w:val="120"/>
        </w:rPr>
        <w:lastRenderedPageBreak/>
        <w:t>Appendix</w:t>
      </w:r>
    </w:p>
    <w:p w14:paraId="08668AED" w14:textId="77777777" w:rsidR="00C96556" w:rsidRDefault="00F61671">
      <w:pPr>
        <w:pStyle w:val="ListParagraph"/>
        <w:numPr>
          <w:ilvl w:val="0"/>
          <w:numId w:val="1"/>
        </w:numPr>
        <w:tabs>
          <w:tab w:val="left" w:pos="679"/>
        </w:tabs>
        <w:spacing w:before="260"/>
        <w:ind w:hanging="679"/>
        <w:rPr>
          <w:b/>
          <w:sz w:val="34"/>
        </w:rPr>
      </w:pPr>
      <w:bookmarkStart w:id="266" w:name="Additional_Tables"/>
      <w:bookmarkEnd w:id="266"/>
      <w:r>
        <w:rPr>
          <w:b/>
          <w:w w:val="120"/>
          <w:sz w:val="34"/>
        </w:rPr>
        <w:t>Additional</w:t>
      </w:r>
      <w:r>
        <w:rPr>
          <w:b/>
          <w:spacing w:val="50"/>
          <w:w w:val="120"/>
          <w:sz w:val="34"/>
        </w:rPr>
        <w:t xml:space="preserve"> </w:t>
      </w:r>
      <w:r>
        <w:rPr>
          <w:b/>
          <w:spacing w:val="-2"/>
          <w:w w:val="120"/>
          <w:sz w:val="34"/>
        </w:rPr>
        <w:t>Tables</w:t>
      </w:r>
    </w:p>
    <w:p w14:paraId="60EC5E4B" w14:textId="77777777" w:rsidR="00C96556" w:rsidRDefault="00F61671">
      <w:pPr>
        <w:pStyle w:val="Heading2"/>
        <w:numPr>
          <w:ilvl w:val="1"/>
          <w:numId w:val="1"/>
        </w:numPr>
        <w:tabs>
          <w:tab w:val="left" w:pos="816"/>
        </w:tabs>
        <w:spacing w:before="238"/>
        <w:ind w:left="816" w:hanging="816"/>
        <w:jc w:val="both"/>
      </w:pPr>
      <w:bookmarkStart w:id="267" w:name="Full_set_of_Treatment_Effects_for_Median"/>
      <w:bookmarkEnd w:id="267"/>
      <w:r>
        <w:rPr>
          <w:w w:val="120"/>
        </w:rPr>
        <w:t>Full</w:t>
      </w:r>
      <w:r>
        <w:rPr>
          <w:spacing w:val="26"/>
          <w:w w:val="120"/>
        </w:rPr>
        <w:t xml:space="preserve"> </w:t>
      </w:r>
      <w:r>
        <w:rPr>
          <w:w w:val="120"/>
        </w:rPr>
        <w:t>set</w:t>
      </w:r>
      <w:r>
        <w:rPr>
          <w:spacing w:val="26"/>
          <w:w w:val="120"/>
        </w:rPr>
        <w:t xml:space="preserve"> </w:t>
      </w:r>
      <w:r>
        <w:rPr>
          <w:w w:val="120"/>
        </w:rPr>
        <w:t>of</w:t>
      </w:r>
      <w:r>
        <w:rPr>
          <w:spacing w:val="26"/>
          <w:w w:val="120"/>
        </w:rPr>
        <w:t xml:space="preserve"> </w:t>
      </w:r>
      <w:r>
        <w:rPr>
          <w:w w:val="120"/>
        </w:rPr>
        <w:t>Treatment</w:t>
      </w:r>
      <w:r>
        <w:rPr>
          <w:spacing w:val="26"/>
          <w:w w:val="120"/>
        </w:rPr>
        <w:t xml:space="preserve"> </w:t>
      </w:r>
      <w:r>
        <w:rPr>
          <w:w w:val="120"/>
        </w:rPr>
        <w:t>Effects</w:t>
      </w:r>
      <w:r>
        <w:rPr>
          <w:spacing w:val="26"/>
          <w:w w:val="120"/>
        </w:rPr>
        <w:t xml:space="preserve"> </w:t>
      </w:r>
      <w:r>
        <w:rPr>
          <w:w w:val="120"/>
        </w:rPr>
        <w:t>for</w:t>
      </w:r>
      <w:r>
        <w:rPr>
          <w:spacing w:val="26"/>
          <w:w w:val="120"/>
        </w:rPr>
        <w:t xml:space="preserve"> </w:t>
      </w:r>
      <w:r>
        <w:rPr>
          <w:w w:val="120"/>
        </w:rPr>
        <w:t>Median</w:t>
      </w:r>
      <w:r>
        <w:rPr>
          <w:spacing w:val="26"/>
          <w:w w:val="120"/>
        </w:rPr>
        <w:t xml:space="preserve"> </w:t>
      </w:r>
      <w:r>
        <w:rPr>
          <w:w w:val="120"/>
        </w:rPr>
        <w:t>Housing</w:t>
      </w:r>
      <w:r>
        <w:rPr>
          <w:spacing w:val="26"/>
          <w:w w:val="120"/>
        </w:rPr>
        <w:t xml:space="preserve"> </w:t>
      </w:r>
      <w:r>
        <w:rPr>
          <w:spacing w:val="-4"/>
          <w:w w:val="120"/>
        </w:rPr>
        <w:t>Price</w:t>
      </w:r>
    </w:p>
    <w:p w14:paraId="66EA45ED" w14:textId="77777777" w:rsidR="00C96556" w:rsidRDefault="00F61671">
      <w:pPr>
        <w:pStyle w:val="BodyText"/>
        <w:spacing w:before="142" w:line="237" w:lineRule="auto"/>
        <w:ind w:right="1075"/>
        <w:jc w:val="both"/>
      </w:pPr>
      <w:r>
        <w:t xml:space="preserve">The full set of treatment effects in Table </w:t>
      </w:r>
      <w:hyperlink w:anchor="_bookmark62" w:history="1">
        <w:r>
          <w:t>9</w:t>
        </w:r>
      </w:hyperlink>
      <w:r>
        <w:t xml:space="preserve"> supports Table </w:t>
      </w:r>
      <w:hyperlink w:anchor="_bookmark13" w:history="1">
        <w:r>
          <w:t>4,</w:t>
        </w:r>
      </w:hyperlink>
      <w:r>
        <w:t xml:space="preserve"> which provides treatment effects for the housing price outcome variable in the main body of the paper.</w:t>
      </w:r>
      <w:r>
        <w:rPr>
          <w:spacing w:val="40"/>
        </w:rPr>
        <w:t xml:space="preserve"> </w:t>
      </w:r>
      <w:r>
        <w:t>These treatment effects are</w:t>
      </w:r>
      <w:r>
        <w:rPr>
          <w:spacing w:val="40"/>
        </w:rPr>
        <w:t xml:space="preserve"> </w:t>
      </w:r>
      <w:r>
        <w:t>estimated</w:t>
      </w:r>
      <w:r>
        <w:rPr>
          <w:spacing w:val="40"/>
        </w:rPr>
        <w:t xml:space="preserve"> </w:t>
      </w:r>
      <w:r>
        <w:t>using</w:t>
      </w:r>
      <w:r>
        <w:rPr>
          <w:spacing w:val="40"/>
        </w:rPr>
        <w:t xml:space="preserve"> </w:t>
      </w:r>
      <w:r>
        <w:t>a</w:t>
      </w:r>
      <w:r>
        <w:rPr>
          <w:spacing w:val="40"/>
        </w:rPr>
        <w:t xml:space="preserve"> </w:t>
      </w:r>
      <w:r>
        <w:t>regression</w:t>
      </w:r>
      <w:r>
        <w:rPr>
          <w:spacing w:val="40"/>
        </w:rPr>
        <w:t xml:space="preserve"> </w:t>
      </w:r>
      <w:r>
        <w:t>discontinuity</w:t>
      </w:r>
      <w:r>
        <w:rPr>
          <w:spacing w:val="40"/>
        </w:rPr>
        <w:t xml:space="preserve"> </w:t>
      </w:r>
      <w:r>
        <w:t>model</w:t>
      </w:r>
      <w:r>
        <w:rPr>
          <w:spacing w:val="40"/>
        </w:rPr>
        <w:t xml:space="preserve"> </w:t>
      </w:r>
      <w:r>
        <w:t>explained</w:t>
      </w:r>
      <w:r>
        <w:rPr>
          <w:spacing w:val="40"/>
        </w:rPr>
        <w:t xml:space="preserve"> </w:t>
      </w:r>
      <w:r>
        <w:t>in</w:t>
      </w:r>
      <w:r>
        <w:rPr>
          <w:spacing w:val="40"/>
        </w:rPr>
        <w:t xml:space="preserve"> </w:t>
      </w:r>
      <w:r>
        <w:t>Section</w:t>
      </w:r>
      <w:r>
        <w:rPr>
          <w:spacing w:val="40"/>
        </w:rPr>
        <w:t xml:space="preserve"> </w:t>
      </w:r>
      <w:hyperlink w:anchor="_bookmark9" w:history="1">
        <w:r>
          <w:t>3.</w:t>
        </w:r>
      </w:hyperlink>
      <w:r>
        <w:rPr>
          <w:spacing w:val="40"/>
        </w:rPr>
        <w:t xml:space="preserve"> </w:t>
      </w:r>
      <w:r>
        <w:t xml:space="preserve">Additionally, Table </w:t>
      </w:r>
      <w:hyperlink w:anchor="_bookmark63" w:history="1">
        <w:r>
          <w:t>10</w:t>
        </w:r>
      </w:hyperlink>
      <w:r>
        <w:t xml:space="preserve"> presents the treatment effects after applying 1% </w:t>
      </w:r>
      <w:proofErr w:type="spellStart"/>
      <w:r>
        <w:t>Winsorization</w:t>
      </w:r>
      <w:proofErr w:type="spellEnd"/>
      <w:r>
        <w:t xml:space="preserve"> to the data, ensuring robustness against outliers.</w:t>
      </w:r>
      <w:r>
        <w:rPr>
          <w:spacing w:val="40"/>
        </w:rPr>
        <w:t xml:space="preserve"> </w:t>
      </w:r>
      <w:r>
        <w:t xml:space="preserve">Furthermore, Table </w:t>
      </w:r>
      <w:hyperlink w:anchor="_bookmark64" w:history="1">
        <w:r>
          <w:t>11</w:t>
        </w:r>
      </w:hyperlink>
      <w:r>
        <w:t xml:space="preserve"> breaks down the treatment effects by</w:t>
      </w:r>
      <w:r>
        <w:rPr>
          <w:spacing w:val="80"/>
        </w:rPr>
        <w:t xml:space="preserve"> </w:t>
      </w:r>
      <w:r>
        <w:t>urban</w:t>
      </w:r>
      <w:r>
        <w:rPr>
          <w:spacing w:val="37"/>
        </w:rPr>
        <w:t xml:space="preserve"> </w:t>
      </w:r>
      <w:r>
        <w:t>and</w:t>
      </w:r>
      <w:r>
        <w:rPr>
          <w:spacing w:val="37"/>
        </w:rPr>
        <w:t xml:space="preserve"> </w:t>
      </w:r>
      <w:r>
        <w:t>rural</w:t>
      </w:r>
      <w:r>
        <w:rPr>
          <w:spacing w:val="37"/>
        </w:rPr>
        <w:t xml:space="preserve"> </w:t>
      </w:r>
      <w:r>
        <w:t>categories,</w:t>
      </w:r>
      <w:r>
        <w:rPr>
          <w:spacing w:val="38"/>
        </w:rPr>
        <w:t xml:space="preserve"> </w:t>
      </w:r>
      <w:r>
        <w:t>highlighting</w:t>
      </w:r>
      <w:r>
        <w:rPr>
          <w:spacing w:val="37"/>
        </w:rPr>
        <w:t xml:space="preserve"> </w:t>
      </w:r>
      <w:r>
        <w:t>the</w:t>
      </w:r>
      <w:r>
        <w:rPr>
          <w:spacing w:val="37"/>
        </w:rPr>
        <w:t xml:space="preserve"> </w:t>
      </w:r>
      <w:r>
        <w:t>differential</w:t>
      </w:r>
      <w:r>
        <w:rPr>
          <w:spacing w:val="37"/>
        </w:rPr>
        <w:t xml:space="preserve"> </w:t>
      </w:r>
      <w:r>
        <w:t>impacts</w:t>
      </w:r>
      <w:r>
        <w:rPr>
          <w:spacing w:val="37"/>
        </w:rPr>
        <w:t xml:space="preserve"> </w:t>
      </w:r>
      <w:r>
        <w:t>on</w:t>
      </w:r>
      <w:r>
        <w:rPr>
          <w:spacing w:val="37"/>
        </w:rPr>
        <w:t xml:space="preserve"> </w:t>
      </w:r>
      <w:r>
        <w:t>housing</w:t>
      </w:r>
      <w:r>
        <w:rPr>
          <w:spacing w:val="37"/>
        </w:rPr>
        <w:t xml:space="preserve"> </w:t>
      </w:r>
      <w:r>
        <w:t>prices</w:t>
      </w:r>
      <w:r>
        <w:rPr>
          <w:spacing w:val="37"/>
        </w:rPr>
        <w:t xml:space="preserve"> </w:t>
      </w:r>
      <w:r>
        <w:t>based</w:t>
      </w:r>
      <w:r>
        <w:rPr>
          <w:spacing w:val="37"/>
        </w:rPr>
        <w:t xml:space="preserve"> </w:t>
      </w:r>
      <w:r>
        <w:t>on the urbanization level.</w:t>
      </w:r>
    </w:p>
    <w:p w14:paraId="44897767" w14:textId="77777777" w:rsidR="00C96556" w:rsidRDefault="00F61671">
      <w:pPr>
        <w:pStyle w:val="BodyText"/>
        <w:spacing w:before="182"/>
        <w:ind w:left="1936"/>
      </w:pPr>
      <w:bookmarkStart w:id="268" w:name="_bookmark62"/>
      <w:bookmarkEnd w:id="268"/>
      <w:r>
        <w:rPr>
          <w:w w:val="105"/>
        </w:rPr>
        <w:t>Table</w:t>
      </w:r>
      <w:r>
        <w:rPr>
          <w:spacing w:val="8"/>
          <w:w w:val="105"/>
        </w:rPr>
        <w:t xml:space="preserve"> </w:t>
      </w:r>
      <w:r>
        <w:rPr>
          <w:w w:val="105"/>
        </w:rPr>
        <w:t>9:</w:t>
      </w:r>
      <w:r>
        <w:rPr>
          <w:spacing w:val="30"/>
          <w:w w:val="105"/>
        </w:rPr>
        <w:t xml:space="preserve"> </w:t>
      </w:r>
      <w:r>
        <w:rPr>
          <w:w w:val="105"/>
        </w:rPr>
        <w:t>Full</w:t>
      </w:r>
      <w:r>
        <w:rPr>
          <w:spacing w:val="8"/>
          <w:w w:val="105"/>
        </w:rPr>
        <w:t xml:space="preserve"> </w:t>
      </w:r>
      <w:r>
        <w:rPr>
          <w:w w:val="105"/>
        </w:rPr>
        <w:t>set</w:t>
      </w:r>
      <w:r>
        <w:rPr>
          <w:spacing w:val="9"/>
          <w:w w:val="105"/>
        </w:rPr>
        <w:t xml:space="preserve"> </w:t>
      </w:r>
      <w:r>
        <w:rPr>
          <w:w w:val="105"/>
        </w:rPr>
        <w:t>of</w:t>
      </w:r>
      <w:r>
        <w:rPr>
          <w:spacing w:val="8"/>
          <w:w w:val="105"/>
        </w:rPr>
        <w:t xml:space="preserve"> </w:t>
      </w:r>
      <w:r>
        <w:rPr>
          <w:w w:val="105"/>
        </w:rPr>
        <w:t>estimates</w:t>
      </w:r>
      <w:r>
        <w:rPr>
          <w:spacing w:val="8"/>
          <w:w w:val="105"/>
        </w:rPr>
        <w:t xml:space="preserve"> </w:t>
      </w:r>
      <w:r>
        <w:rPr>
          <w:w w:val="105"/>
        </w:rPr>
        <w:t>-</w:t>
      </w:r>
      <w:r>
        <w:rPr>
          <w:spacing w:val="8"/>
          <w:w w:val="105"/>
        </w:rPr>
        <w:t xml:space="preserve"> </w:t>
      </w:r>
      <w:r>
        <w:rPr>
          <w:w w:val="105"/>
        </w:rPr>
        <w:t>Median</w:t>
      </w:r>
      <w:r>
        <w:rPr>
          <w:spacing w:val="8"/>
          <w:w w:val="105"/>
        </w:rPr>
        <w:t xml:space="preserve"> </w:t>
      </w:r>
      <w:r>
        <w:rPr>
          <w:w w:val="105"/>
        </w:rPr>
        <w:t>Housing</w:t>
      </w:r>
      <w:r>
        <w:rPr>
          <w:spacing w:val="8"/>
          <w:w w:val="105"/>
        </w:rPr>
        <w:t xml:space="preserve"> </w:t>
      </w:r>
      <w:r>
        <w:rPr>
          <w:spacing w:val="-2"/>
          <w:w w:val="105"/>
        </w:rPr>
        <w:t>Price</w:t>
      </w:r>
    </w:p>
    <w:p w14:paraId="68B6903E" w14:textId="77777777" w:rsidR="00C96556" w:rsidRDefault="00C96556">
      <w:pPr>
        <w:pStyle w:val="BodyText"/>
        <w:spacing w:before="5"/>
        <w:rPr>
          <w:sz w:val="18"/>
        </w:rPr>
      </w:pPr>
    </w:p>
    <w:tbl>
      <w:tblPr>
        <w:tblW w:w="0" w:type="auto"/>
        <w:tblInd w:w="286" w:type="dxa"/>
        <w:tblLayout w:type="fixed"/>
        <w:tblCellMar>
          <w:left w:w="0" w:type="dxa"/>
          <w:right w:w="0" w:type="dxa"/>
        </w:tblCellMar>
        <w:tblLook w:val="01E0" w:firstRow="1" w:lastRow="1" w:firstColumn="1" w:lastColumn="1" w:noHBand="0" w:noVBand="0"/>
      </w:tblPr>
      <w:tblGrid>
        <w:gridCol w:w="945"/>
        <w:gridCol w:w="995"/>
        <w:gridCol w:w="1283"/>
        <w:gridCol w:w="1989"/>
        <w:gridCol w:w="1083"/>
        <w:gridCol w:w="2508"/>
      </w:tblGrid>
      <w:tr w:rsidR="00C96556" w14:paraId="7B6D4195" w14:textId="77777777">
        <w:trPr>
          <w:trHeight w:val="575"/>
        </w:trPr>
        <w:tc>
          <w:tcPr>
            <w:tcW w:w="945" w:type="dxa"/>
            <w:tcBorders>
              <w:top w:val="single" w:sz="4" w:space="0" w:color="000000"/>
              <w:bottom w:val="single" w:sz="4" w:space="0" w:color="000000"/>
            </w:tcBorders>
          </w:tcPr>
          <w:p w14:paraId="3EC894F5" w14:textId="77777777" w:rsidR="00C96556" w:rsidRDefault="00F61671">
            <w:pPr>
              <w:pStyle w:val="TableParagraph"/>
              <w:spacing w:line="264" w:lineRule="exact"/>
              <w:ind w:left="119"/>
              <w:rPr>
                <w:b/>
                <w:sz w:val="24"/>
              </w:rPr>
            </w:pPr>
            <w:r>
              <w:rPr>
                <w:b/>
                <w:spacing w:val="-4"/>
                <w:w w:val="125"/>
                <w:sz w:val="24"/>
              </w:rPr>
              <w:t>Year</w:t>
            </w:r>
          </w:p>
          <w:p w14:paraId="30074D34" w14:textId="77777777" w:rsidR="00C96556" w:rsidRDefault="00F61671">
            <w:pPr>
              <w:pStyle w:val="TableParagraph"/>
              <w:spacing w:line="291" w:lineRule="exact"/>
              <w:ind w:left="119"/>
              <w:rPr>
                <w:b/>
                <w:sz w:val="24"/>
              </w:rPr>
            </w:pPr>
            <w:r>
              <w:rPr>
                <w:b/>
                <w:w w:val="110"/>
                <w:sz w:val="24"/>
              </w:rPr>
              <w:t>to</w:t>
            </w:r>
            <w:r>
              <w:rPr>
                <w:b/>
                <w:spacing w:val="33"/>
                <w:w w:val="110"/>
                <w:sz w:val="24"/>
              </w:rPr>
              <w:t xml:space="preserve"> </w:t>
            </w:r>
            <w:r>
              <w:rPr>
                <w:b/>
                <w:spacing w:val="-4"/>
                <w:w w:val="110"/>
                <w:sz w:val="24"/>
              </w:rPr>
              <w:t>vote</w:t>
            </w:r>
          </w:p>
        </w:tc>
        <w:tc>
          <w:tcPr>
            <w:tcW w:w="995" w:type="dxa"/>
            <w:tcBorders>
              <w:top w:val="single" w:sz="4" w:space="0" w:color="000000"/>
              <w:bottom w:val="single" w:sz="4" w:space="0" w:color="000000"/>
            </w:tcBorders>
          </w:tcPr>
          <w:p w14:paraId="23298155" w14:textId="77777777" w:rsidR="00C96556" w:rsidRDefault="00F61671">
            <w:pPr>
              <w:pStyle w:val="TableParagraph"/>
              <w:spacing w:line="266" w:lineRule="exact"/>
              <w:rPr>
                <w:b/>
                <w:sz w:val="24"/>
              </w:rPr>
            </w:pPr>
            <w:r>
              <w:rPr>
                <w:b/>
                <w:spacing w:val="-2"/>
                <w:w w:val="115"/>
                <w:sz w:val="24"/>
              </w:rPr>
              <w:t>relative</w:t>
            </w:r>
          </w:p>
        </w:tc>
        <w:tc>
          <w:tcPr>
            <w:tcW w:w="1283" w:type="dxa"/>
            <w:tcBorders>
              <w:top w:val="single" w:sz="4" w:space="0" w:color="000000"/>
              <w:bottom w:val="single" w:sz="4" w:space="0" w:color="000000"/>
            </w:tcBorders>
          </w:tcPr>
          <w:p w14:paraId="0A5371A0" w14:textId="77777777" w:rsidR="00C96556" w:rsidRDefault="00F61671">
            <w:pPr>
              <w:pStyle w:val="TableParagraph"/>
              <w:spacing w:line="266" w:lineRule="exact"/>
              <w:jc w:val="center"/>
              <w:rPr>
                <w:b/>
                <w:sz w:val="24"/>
              </w:rPr>
            </w:pPr>
            <w:r>
              <w:rPr>
                <w:b/>
                <w:spacing w:val="-2"/>
                <w:w w:val="120"/>
                <w:sz w:val="24"/>
              </w:rPr>
              <w:t>Estimate</w:t>
            </w:r>
          </w:p>
        </w:tc>
        <w:tc>
          <w:tcPr>
            <w:tcW w:w="1989" w:type="dxa"/>
            <w:tcBorders>
              <w:top w:val="single" w:sz="4" w:space="0" w:color="000000"/>
              <w:bottom w:val="single" w:sz="4" w:space="0" w:color="000000"/>
            </w:tcBorders>
          </w:tcPr>
          <w:p w14:paraId="3E3AAF23" w14:textId="77777777" w:rsidR="00C96556" w:rsidRDefault="00F61671">
            <w:pPr>
              <w:pStyle w:val="TableParagraph"/>
              <w:spacing w:line="266" w:lineRule="exact"/>
              <w:jc w:val="center"/>
              <w:rPr>
                <w:b/>
                <w:sz w:val="24"/>
              </w:rPr>
            </w:pPr>
            <w:r>
              <w:rPr>
                <w:b/>
                <w:w w:val="115"/>
                <w:sz w:val="24"/>
              </w:rPr>
              <w:t>Standard</w:t>
            </w:r>
            <w:r>
              <w:rPr>
                <w:b/>
                <w:spacing w:val="54"/>
                <w:w w:val="115"/>
                <w:sz w:val="24"/>
              </w:rPr>
              <w:t xml:space="preserve"> </w:t>
            </w:r>
            <w:r>
              <w:rPr>
                <w:b/>
                <w:spacing w:val="-2"/>
                <w:w w:val="115"/>
                <w:sz w:val="24"/>
              </w:rPr>
              <w:t>error</w:t>
            </w:r>
          </w:p>
        </w:tc>
        <w:tc>
          <w:tcPr>
            <w:tcW w:w="1083" w:type="dxa"/>
            <w:tcBorders>
              <w:top w:val="single" w:sz="4" w:space="0" w:color="000000"/>
              <w:bottom w:val="single" w:sz="4" w:space="0" w:color="000000"/>
            </w:tcBorders>
          </w:tcPr>
          <w:p w14:paraId="6C5DAB67" w14:textId="77777777" w:rsidR="00C96556" w:rsidRDefault="00F61671">
            <w:pPr>
              <w:pStyle w:val="TableParagraph"/>
              <w:spacing w:line="266" w:lineRule="exact"/>
              <w:jc w:val="center"/>
              <w:rPr>
                <w:b/>
                <w:sz w:val="24"/>
              </w:rPr>
            </w:pPr>
            <w:r w:rsidRPr="00457CFA">
              <w:rPr>
                <w:b/>
                <w:i/>
                <w:iCs/>
                <w:w w:val="115"/>
                <w:sz w:val="24"/>
                <w:rPrChange w:id="269" w:author="Brasington, David (brasindd)" w:date="2025-03-02T18:54:00Z">
                  <w:rPr>
                    <w:b/>
                    <w:w w:val="115"/>
                    <w:sz w:val="24"/>
                  </w:rPr>
                </w:rPrChange>
              </w:rPr>
              <w:t>p</w:t>
            </w:r>
            <w:r>
              <w:rPr>
                <w:b/>
                <w:w w:val="115"/>
                <w:sz w:val="24"/>
              </w:rPr>
              <w:t>-</w:t>
            </w:r>
            <w:r>
              <w:rPr>
                <w:b/>
                <w:spacing w:val="-2"/>
                <w:w w:val="115"/>
                <w:sz w:val="24"/>
              </w:rPr>
              <w:t>value</w:t>
            </w:r>
          </w:p>
        </w:tc>
        <w:tc>
          <w:tcPr>
            <w:tcW w:w="2508" w:type="dxa"/>
            <w:tcBorders>
              <w:top w:val="single" w:sz="4" w:space="0" w:color="000000"/>
              <w:bottom w:val="single" w:sz="4" w:space="0" w:color="000000"/>
            </w:tcBorders>
          </w:tcPr>
          <w:p w14:paraId="60857884" w14:textId="77777777" w:rsidR="00C96556" w:rsidRDefault="00F61671">
            <w:pPr>
              <w:pStyle w:val="TableParagraph"/>
              <w:spacing w:line="266" w:lineRule="exact"/>
              <w:ind w:right="1"/>
              <w:jc w:val="center"/>
              <w:rPr>
                <w:b/>
                <w:sz w:val="24"/>
              </w:rPr>
            </w:pPr>
            <w:r>
              <w:rPr>
                <w:b/>
                <w:w w:val="115"/>
                <w:sz w:val="24"/>
              </w:rPr>
              <w:t>Confidence</w:t>
            </w:r>
            <w:r>
              <w:rPr>
                <w:b/>
                <w:spacing w:val="26"/>
                <w:w w:val="115"/>
                <w:sz w:val="24"/>
              </w:rPr>
              <w:t xml:space="preserve"> </w:t>
            </w:r>
            <w:r>
              <w:rPr>
                <w:b/>
                <w:spacing w:val="-2"/>
                <w:w w:val="115"/>
                <w:sz w:val="24"/>
              </w:rPr>
              <w:t>interval</w:t>
            </w:r>
          </w:p>
        </w:tc>
      </w:tr>
      <w:tr w:rsidR="00C96556" w14:paraId="266655E0" w14:textId="77777777">
        <w:trPr>
          <w:trHeight w:val="281"/>
        </w:trPr>
        <w:tc>
          <w:tcPr>
            <w:tcW w:w="945" w:type="dxa"/>
            <w:tcBorders>
              <w:top w:val="single" w:sz="4" w:space="0" w:color="000000"/>
            </w:tcBorders>
          </w:tcPr>
          <w:p w14:paraId="2979E4F8" w14:textId="77777777" w:rsidR="00C96556" w:rsidRDefault="00F61671">
            <w:pPr>
              <w:pStyle w:val="TableParagraph"/>
              <w:spacing w:line="261" w:lineRule="exact"/>
              <w:ind w:left="4" w:right="214"/>
              <w:jc w:val="center"/>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3</w:t>
            </w:r>
          </w:p>
        </w:tc>
        <w:tc>
          <w:tcPr>
            <w:tcW w:w="995" w:type="dxa"/>
            <w:tcBorders>
              <w:top w:val="single" w:sz="4" w:space="0" w:color="000000"/>
            </w:tcBorders>
          </w:tcPr>
          <w:p w14:paraId="4451D10A" w14:textId="77777777" w:rsidR="00C96556" w:rsidRDefault="00C96556">
            <w:pPr>
              <w:pStyle w:val="TableParagraph"/>
              <w:spacing w:line="240" w:lineRule="auto"/>
              <w:rPr>
                <w:rFonts w:ascii="Times New Roman"/>
                <w:sz w:val="20"/>
              </w:rPr>
            </w:pPr>
          </w:p>
        </w:tc>
        <w:tc>
          <w:tcPr>
            <w:tcW w:w="1283" w:type="dxa"/>
            <w:tcBorders>
              <w:top w:val="single" w:sz="4" w:space="0" w:color="000000"/>
            </w:tcBorders>
          </w:tcPr>
          <w:p w14:paraId="11CD4966" w14:textId="77777777" w:rsidR="00C96556" w:rsidRDefault="00F61671">
            <w:pPr>
              <w:pStyle w:val="TableParagraph"/>
              <w:spacing w:line="261" w:lineRule="exact"/>
              <w:jc w:val="center"/>
              <w:rPr>
                <w:sz w:val="24"/>
              </w:rPr>
            </w:pPr>
            <w:r>
              <w:rPr>
                <w:spacing w:val="-2"/>
                <w:sz w:val="24"/>
              </w:rPr>
              <w:t>5,295</w:t>
            </w:r>
          </w:p>
        </w:tc>
        <w:tc>
          <w:tcPr>
            <w:tcW w:w="1989" w:type="dxa"/>
            <w:tcBorders>
              <w:top w:val="single" w:sz="4" w:space="0" w:color="000000"/>
            </w:tcBorders>
          </w:tcPr>
          <w:p w14:paraId="0B857C97" w14:textId="77777777" w:rsidR="00C96556" w:rsidRDefault="00F61671">
            <w:pPr>
              <w:pStyle w:val="TableParagraph"/>
              <w:spacing w:line="261" w:lineRule="exact"/>
              <w:jc w:val="center"/>
              <w:rPr>
                <w:sz w:val="24"/>
              </w:rPr>
            </w:pPr>
            <w:r>
              <w:rPr>
                <w:spacing w:val="-2"/>
                <w:sz w:val="24"/>
              </w:rPr>
              <w:t>7,255</w:t>
            </w:r>
          </w:p>
        </w:tc>
        <w:tc>
          <w:tcPr>
            <w:tcW w:w="1083" w:type="dxa"/>
            <w:tcBorders>
              <w:top w:val="single" w:sz="4" w:space="0" w:color="000000"/>
            </w:tcBorders>
          </w:tcPr>
          <w:p w14:paraId="1B09589E" w14:textId="77777777" w:rsidR="00C96556" w:rsidRDefault="00F61671">
            <w:pPr>
              <w:pStyle w:val="TableParagraph"/>
              <w:spacing w:line="261" w:lineRule="exact"/>
              <w:jc w:val="center"/>
              <w:rPr>
                <w:sz w:val="24"/>
              </w:rPr>
            </w:pPr>
            <w:r>
              <w:rPr>
                <w:spacing w:val="-2"/>
                <w:sz w:val="24"/>
              </w:rPr>
              <w:t>0.466</w:t>
            </w:r>
          </w:p>
        </w:tc>
        <w:tc>
          <w:tcPr>
            <w:tcW w:w="2508" w:type="dxa"/>
            <w:tcBorders>
              <w:top w:val="single" w:sz="4" w:space="0" w:color="000000"/>
            </w:tcBorders>
          </w:tcPr>
          <w:p w14:paraId="50995BDF" w14:textId="77777777" w:rsidR="00C96556" w:rsidRDefault="00F61671">
            <w:pPr>
              <w:pStyle w:val="TableParagraph"/>
              <w:spacing w:line="261" w:lineRule="exact"/>
              <w:ind w:left="1" w:right="1"/>
              <w:jc w:val="center"/>
              <w:rPr>
                <w:sz w:val="24"/>
              </w:rPr>
            </w:pPr>
            <w:r>
              <w:rPr>
                <w:sz w:val="24"/>
              </w:rPr>
              <w:t>[-8,926,</w:t>
            </w:r>
            <w:r>
              <w:rPr>
                <w:spacing w:val="8"/>
                <w:sz w:val="24"/>
              </w:rPr>
              <w:t xml:space="preserve"> </w:t>
            </w:r>
            <w:r>
              <w:rPr>
                <w:spacing w:val="-2"/>
                <w:sz w:val="24"/>
              </w:rPr>
              <w:t>19,515]</w:t>
            </w:r>
          </w:p>
        </w:tc>
      </w:tr>
      <w:tr w:rsidR="00C96556" w14:paraId="5928E16A" w14:textId="77777777">
        <w:trPr>
          <w:trHeight w:val="288"/>
        </w:trPr>
        <w:tc>
          <w:tcPr>
            <w:tcW w:w="945" w:type="dxa"/>
          </w:tcPr>
          <w:p w14:paraId="3EF94060" w14:textId="77777777" w:rsidR="00C96556" w:rsidRDefault="00F61671">
            <w:pPr>
              <w:pStyle w:val="TableParagraph"/>
              <w:ind w:left="4" w:right="214"/>
              <w:jc w:val="center"/>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2</w:t>
            </w:r>
          </w:p>
        </w:tc>
        <w:tc>
          <w:tcPr>
            <w:tcW w:w="995" w:type="dxa"/>
          </w:tcPr>
          <w:p w14:paraId="7B278015" w14:textId="77777777" w:rsidR="00C96556" w:rsidRDefault="00C96556">
            <w:pPr>
              <w:pStyle w:val="TableParagraph"/>
              <w:spacing w:line="240" w:lineRule="auto"/>
              <w:rPr>
                <w:rFonts w:ascii="Times New Roman"/>
                <w:sz w:val="20"/>
              </w:rPr>
            </w:pPr>
          </w:p>
        </w:tc>
        <w:tc>
          <w:tcPr>
            <w:tcW w:w="1283" w:type="dxa"/>
          </w:tcPr>
          <w:p w14:paraId="3569A455" w14:textId="77777777" w:rsidR="00C96556" w:rsidRDefault="00F61671">
            <w:pPr>
              <w:pStyle w:val="TableParagraph"/>
              <w:jc w:val="center"/>
              <w:rPr>
                <w:sz w:val="24"/>
              </w:rPr>
            </w:pPr>
            <w:r>
              <w:rPr>
                <w:spacing w:val="-5"/>
                <w:sz w:val="24"/>
              </w:rPr>
              <w:t>247</w:t>
            </w:r>
          </w:p>
        </w:tc>
        <w:tc>
          <w:tcPr>
            <w:tcW w:w="1989" w:type="dxa"/>
          </w:tcPr>
          <w:p w14:paraId="30D230B7" w14:textId="77777777" w:rsidR="00C96556" w:rsidRDefault="00F61671">
            <w:pPr>
              <w:pStyle w:val="TableParagraph"/>
              <w:jc w:val="center"/>
              <w:rPr>
                <w:sz w:val="24"/>
              </w:rPr>
            </w:pPr>
            <w:r>
              <w:rPr>
                <w:spacing w:val="-2"/>
                <w:sz w:val="24"/>
              </w:rPr>
              <w:t>6,969</w:t>
            </w:r>
          </w:p>
        </w:tc>
        <w:tc>
          <w:tcPr>
            <w:tcW w:w="1083" w:type="dxa"/>
          </w:tcPr>
          <w:p w14:paraId="0AA39C2C" w14:textId="77777777" w:rsidR="00C96556" w:rsidRDefault="00F61671">
            <w:pPr>
              <w:pStyle w:val="TableParagraph"/>
              <w:jc w:val="center"/>
              <w:rPr>
                <w:sz w:val="24"/>
              </w:rPr>
            </w:pPr>
            <w:r>
              <w:rPr>
                <w:spacing w:val="-2"/>
                <w:sz w:val="24"/>
              </w:rPr>
              <w:t>0.972</w:t>
            </w:r>
          </w:p>
        </w:tc>
        <w:tc>
          <w:tcPr>
            <w:tcW w:w="2508" w:type="dxa"/>
          </w:tcPr>
          <w:p w14:paraId="41AB0699" w14:textId="77777777" w:rsidR="00C96556" w:rsidRDefault="00F61671">
            <w:pPr>
              <w:pStyle w:val="TableParagraph"/>
              <w:ind w:left="1" w:right="1"/>
              <w:jc w:val="center"/>
              <w:rPr>
                <w:sz w:val="24"/>
              </w:rPr>
            </w:pPr>
            <w:r>
              <w:rPr>
                <w:sz w:val="24"/>
              </w:rPr>
              <w:t>[-13,412,</w:t>
            </w:r>
            <w:r>
              <w:rPr>
                <w:spacing w:val="-4"/>
                <w:sz w:val="24"/>
              </w:rPr>
              <w:t xml:space="preserve"> </w:t>
            </w:r>
            <w:r>
              <w:rPr>
                <w:spacing w:val="-2"/>
                <w:sz w:val="24"/>
              </w:rPr>
              <w:t>13,907]</w:t>
            </w:r>
          </w:p>
        </w:tc>
      </w:tr>
      <w:tr w:rsidR="00C96556" w14:paraId="06B228AC" w14:textId="77777777">
        <w:trPr>
          <w:trHeight w:val="293"/>
        </w:trPr>
        <w:tc>
          <w:tcPr>
            <w:tcW w:w="945" w:type="dxa"/>
          </w:tcPr>
          <w:p w14:paraId="105C8471" w14:textId="77777777" w:rsidR="00C96556" w:rsidRDefault="00F61671">
            <w:pPr>
              <w:pStyle w:val="TableParagraph"/>
              <w:spacing w:line="273" w:lineRule="exact"/>
              <w:ind w:left="4" w:right="214"/>
              <w:jc w:val="center"/>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1</w:t>
            </w:r>
          </w:p>
        </w:tc>
        <w:tc>
          <w:tcPr>
            <w:tcW w:w="995" w:type="dxa"/>
          </w:tcPr>
          <w:p w14:paraId="485189DD" w14:textId="77777777" w:rsidR="00C96556" w:rsidRDefault="00C96556">
            <w:pPr>
              <w:pStyle w:val="TableParagraph"/>
              <w:spacing w:line="240" w:lineRule="auto"/>
              <w:rPr>
                <w:rFonts w:ascii="Times New Roman"/>
              </w:rPr>
            </w:pPr>
          </w:p>
        </w:tc>
        <w:tc>
          <w:tcPr>
            <w:tcW w:w="1283" w:type="dxa"/>
          </w:tcPr>
          <w:p w14:paraId="7B22C091" w14:textId="77777777" w:rsidR="00C96556" w:rsidRDefault="00F61671">
            <w:pPr>
              <w:pStyle w:val="TableParagraph"/>
              <w:spacing w:line="273" w:lineRule="exact"/>
              <w:jc w:val="center"/>
              <w:rPr>
                <w:sz w:val="24"/>
              </w:rPr>
            </w:pPr>
            <w:r>
              <w:rPr>
                <w:spacing w:val="-4"/>
                <w:sz w:val="24"/>
              </w:rPr>
              <w:t>-</w:t>
            </w:r>
            <w:r>
              <w:rPr>
                <w:spacing w:val="-5"/>
                <w:sz w:val="24"/>
              </w:rPr>
              <w:t>258</w:t>
            </w:r>
          </w:p>
        </w:tc>
        <w:tc>
          <w:tcPr>
            <w:tcW w:w="1989" w:type="dxa"/>
          </w:tcPr>
          <w:p w14:paraId="7F428058" w14:textId="77777777" w:rsidR="00C96556" w:rsidRDefault="00F61671">
            <w:pPr>
              <w:pStyle w:val="TableParagraph"/>
              <w:spacing w:line="273" w:lineRule="exact"/>
              <w:jc w:val="center"/>
              <w:rPr>
                <w:sz w:val="24"/>
              </w:rPr>
            </w:pPr>
            <w:r>
              <w:rPr>
                <w:spacing w:val="-2"/>
                <w:sz w:val="24"/>
              </w:rPr>
              <w:t>7,594</w:t>
            </w:r>
          </w:p>
        </w:tc>
        <w:tc>
          <w:tcPr>
            <w:tcW w:w="1083" w:type="dxa"/>
          </w:tcPr>
          <w:p w14:paraId="3542B1F8" w14:textId="77777777" w:rsidR="00C96556" w:rsidRDefault="00F61671">
            <w:pPr>
              <w:pStyle w:val="TableParagraph"/>
              <w:spacing w:line="273" w:lineRule="exact"/>
              <w:jc w:val="center"/>
              <w:rPr>
                <w:sz w:val="24"/>
              </w:rPr>
            </w:pPr>
            <w:r>
              <w:rPr>
                <w:spacing w:val="-2"/>
                <w:sz w:val="24"/>
              </w:rPr>
              <w:t>0.973</w:t>
            </w:r>
          </w:p>
        </w:tc>
        <w:tc>
          <w:tcPr>
            <w:tcW w:w="2508" w:type="dxa"/>
          </w:tcPr>
          <w:p w14:paraId="5AB256A0" w14:textId="77777777" w:rsidR="00C96556" w:rsidRDefault="00F61671">
            <w:pPr>
              <w:pStyle w:val="TableParagraph"/>
              <w:spacing w:line="273" w:lineRule="exact"/>
              <w:ind w:left="1" w:right="1"/>
              <w:jc w:val="center"/>
              <w:rPr>
                <w:sz w:val="24"/>
              </w:rPr>
            </w:pPr>
            <w:r>
              <w:rPr>
                <w:sz w:val="24"/>
              </w:rPr>
              <w:t>[-15,141,</w:t>
            </w:r>
            <w:r>
              <w:rPr>
                <w:spacing w:val="-4"/>
                <w:sz w:val="24"/>
              </w:rPr>
              <w:t xml:space="preserve"> </w:t>
            </w:r>
            <w:r>
              <w:rPr>
                <w:spacing w:val="-2"/>
                <w:sz w:val="24"/>
              </w:rPr>
              <w:t>14,626]</w:t>
            </w:r>
          </w:p>
        </w:tc>
      </w:tr>
      <w:tr w:rsidR="00C96556" w14:paraId="3C276B50" w14:textId="77777777">
        <w:trPr>
          <w:trHeight w:val="288"/>
        </w:trPr>
        <w:tc>
          <w:tcPr>
            <w:tcW w:w="945" w:type="dxa"/>
          </w:tcPr>
          <w:p w14:paraId="7BCEFB37"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1</w:t>
            </w:r>
          </w:p>
        </w:tc>
        <w:tc>
          <w:tcPr>
            <w:tcW w:w="995" w:type="dxa"/>
          </w:tcPr>
          <w:p w14:paraId="4E8857AE" w14:textId="77777777" w:rsidR="00C96556" w:rsidRDefault="00C96556">
            <w:pPr>
              <w:pStyle w:val="TableParagraph"/>
              <w:spacing w:line="240" w:lineRule="auto"/>
              <w:rPr>
                <w:rFonts w:ascii="Times New Roman"/>
                <w:sz w:val="20"/>
              </w:rPr>
            </w:pPr>
          </w:p>
        </w:tc>
        <w:tc>
          <w:tcPr>
            <w:tcW w:w="1283" w:type="dxa"/>
          </w:tcPr>
          <w:p w14:paraId="5F987ADC" w14:textId="77777777" w:rsidR="00C96556" w:rsidRDefault="00F61671">
            <w:pPr>
              <w:pStyle w:val="TableParagraph"/>
              <w:jc w:val="center"/>
              <w:rPr>
                <w:sz w:val="24"/>
              </w:rPr>
            </w:pPr>
            <w:r>
              <w:rPr>
                <w:spacing w:val="-2"/>
                <w:sz w:val="24"/>
              </w:rPr>
              <w:t>-3,815</w:t>
            </w:r>
          </w:p>
        </w:tc>
        <w:tc>
          <w:tcPr>
            <w:tcW w:w="1989" w:type="dxa"/>
          </w:tcPr>
          <w:p w14:paraId="77AE4327" w14:textId="77777777" w:rsidR="00C96556" w:rsidRDefault="00F61671">
            <w:pPr>
              <w:pStyle w:val="TableParagraph"/>
              <w:jc w:val="center"/>
              <w:rPr>
                <w:sz w:val="24"/>
              </w:rPr>
            </w:pPr>
            <w:r>
              <w:rPr>
                <w:spacing w:val="-2"/>
                <w:sz w:val="24"/>
              </w:rPr>
              <w:t>8,502</w:t>
            </w:r>
          </w:p>
        </w:tc>
        <w:tc>
          <w:tcPr>
            <w:tcW w:w="1083" w:type="dxa"/>
          </w:tcPr>
          <w:p w14:paraId="73532B52" w14:textId="77777777" w:rsidR="00C96556" w:rsidRDefault="00F61671">
            <w:pPr>
              <w:pStyle w:val="TableParagraph"/>
              <w:jc w:val="center"/>
              <w:rPr>
                <w:sz w:val="24"/>
              </w:rPr>
            </w:pPr>
            <w:r>
              <w:rPr>
                <w:spacing w:val="-2"/>
                <w:sz w:val="24"/>
              </w:rPr>
              <w:t>0.654</w:t>
            </w:r>
          </w:p>
        </w:tc>
        <w:tc>
          <w:tcPr>
            <w:tcW w:w="2508" w:type="dxa"/>
          </w:tcPr>
          <w:p w14:paraId="58B1E83E" w14:textId="77777777" w:rsidR="00C96556" w:rsidRDefault="00F61671">
            <w:pPr>
              <w:pStyle w:val="TableParagraph"/>
              <w:ind w:left="1" w:right="1"/>
              <w:jc w:val="center"/>
              <w:rPr>
                <w:sz w:val="24"/>
              </w:rPr>
            </w:pPr>
            <w:r>
              <w:rPr>
                <w:sz w:val="24"/>
              </w:rPr>
              <w:t>[-20,480,</w:t>
            </w:r>
            <w:r>
              <w:rPr>
                <w:spacing w:val="-3"/>
                <w:sz w:val="24"/>
              </w:rPr>
              <w:t xml:space="preserve"> </w:t>
            </w:r>
            <w:r>
              <w:rPr>
                <w:spacing w:val="-2"/>
                <w:sz w:val="24"/>
              </w:rPr>
              <w:t>12,849]</w:t>
            </w:r>
          </w:p>
        </w:tc>
      </w:tr>
      <w:tr w:rsidR="00C96556" w14:paraId="6C414F1C" w14:textId="77777777">
        <w:trPr>
          <w:trHeight w:val="288"/>
        </w:trPr>
        <w:tc>
          <w:tcPr>
            <w:tcW w:w="945" w:type="dxa"/>
          </w:tcPr>
          <w:p w14:paraId="4F4CBF44"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2</w:t>
            </w:r>
          </w:p>
        </w:tc>
        <w:tc>
          <w:tcPr>
            <w:tcW w:w="995" w:type="dxa"/>
          </w:tcPr>
          <w:p w14:paraId="4E52806C" w14:textId="77777777" w:rsidR="00C96556" w:rsidRDefault="00C96556">
            <w:pPr>
              <w:pStyle w:val="TableParagraph"/>
              <w:spacing w:line="240" w:lineRule="auto"/>
              <w:rPr>
                <w:rFonts w:ascii="Times New Roman"/>
                <w:sz w:val="20"/>
              </w:rPr>
            </w:pPr>
          </w:p>
        </w:tc>
        <w:tc>
          <w:tcPr>
            <w:tcW w:w="1283" w:type="dxa"/>
          </w:tcPr>
          <w:p w14:paraId="4E159E94" w14:textId="77777777" w:rsidR="00C96556" w:rsidRDefault="00F61671">
            <w:pPr>
              <w:pStyle w:val="TableParagraph"/>
              <w:jc w:val="center"/>
              <w:rPr>
                <w:sz w:val="24"/>
              </w:rPr>
            </w:pPr>
            <w:r>
              <w:rPr>
                <w:spacing w:val="-2"/>
                <w:sz w:val="24"/>
              </w:rPr>
              <w:t>-10,829</w:t>
            </w:r>
          </w:p>
        </w:tc>
        <w:tc>
          <w:tcPr>
            <w:tcW w:w="1989" w:type="dxa"/>
          </w:tcPr>
          <w:p w14:paraId="2E716A76" w14:textId="77777777" w:rsidR="00C96556" w:rsidRDefault="00F61671">
            <w:pPr>
              <w:pStyle w:val="TableParagraph"/>
              <w:jc w:val="center"/>
              <w:rPr>
                <w:sz w:val="24"/>
              </w:rPr>
            </w:pPr>
            <w:r>
              <w:rPr>
                <w:spacing w:val="-2"/>
                <w:sz w:val="24"/>
              </w:rPr>
              <w:t>8,840</w:t>
            </w:r>
          </w:p>
        </w:tc>
        <w:tc>
          <w:tcPr>
            <w:tcW w:w="1083" w:type="dxa"/>
          </w:tcPr>
          <w:p w14:paraId="500DEA69" w14:textId="77777777" w:rsidR="00C96556" w:rsidRDefault="00F61671">
            <w:pPr>
              <w:pStyle w:val="TableParagraph"/>
              <w:jc w:val="center"/>
              <w:rPr>
                <w:sz w:val="24"/>
              </w:rPr>
            </w:pPr>
            <w:r>
              <w:rPr>
                <w:spacing w:val="-2"/>
                <w:sz w:val="24"/>
              </w:rPr>
              <w:t>0.221</w:t>
            </w:r>
          </w:p>
        </w:tc>
        <w:tc>
          <w:tcPr>
            <w:tcW w:w="2508" w:type="dxa"/>
          </w:tcPr>
          <w:p w14:paraId="40E6AB2A" w14:textId="77777777" w:rsidR="00C96556" w:rsidRDefault="00F61671">
            <w:pPr>
              <w:pStyle w:val="TableParagraph"/>
              <w:ind w:left="1" w:right="1"/>
              <w:jc w:val="center"/>
              <w:rPr>
                <w:sz w:val="24"/>
              </w:rPr>
            </w:pPr>
            <w:r>
              <w:rPr>
                <w:sz w:val="24"/>
              </w:rPr>
              <w:t>[-28,156,</w:t>
            </w:r>
            <w:r>
              <w:rPr>
                <w:spacing w:val="-4"/>
                <w:sz w:val="24"/>
              </w:rPr>
              <w:t xml:space="preserve"> </w:t>
            </w:r>
            <w:r>
              <w:rPr>
                <w:spacing w:val="-2"/>
                <w:sz w:val="24"/>
              </w:rPr>
              <w:t>6,497]</w:t>
            </w:r>
          </w:p>
        </w:tc>
      </w:tr>
      <w:tr w:rsidR="00C96556" w14:paraId="4F35090F" w14:textId="77777777">
        <w:trPr>
          <w:trHeight w:val="288"/>
        </w:trPr>
        <w:tc>
          <w:tcPr>
            <w:tcW w:w="945" w:type="dxa"/>
          </w:tcPr>
          <w:p w14:paraId="2084D1BF"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3</w:t>
            </w:r>
          </w:p>
        </w:tc>
        <w:tc>
          <w:tcPr>
            <w:tcW w:w="995" w:type="dxa"/>
          </w:tcPr>
          <w:p w14:paraId="226F4782" w14:textId="77777777" w:rsidR="00C96556" w:rsidRDefault="00C96556">
            <w:pPr>
              <w:pStyle w:val="TableParagraph"/>
              <w:spacing w:line="240" w:lineRule="auto"/>
              <w:rPr>
                <w:rFonts w:ascii="Times New Roman"/>
                <w:sz w:val="20"/>
              </w:rPr>
            </w:pPr>
          </w:p>
        </w:tc>
        <w:tc>
          <w:tcPr>
            <w:tcW w:w="1283" w:type="dxa"/>
          </w:tcPr>
          <w:p w14:paraId="221705C5" w14:textId="77777777" w:rsidR="00C96556" w:rsidRDefault="00F61671">
            <w:pPr>
              <w:pStyle w:val="TableParagraph"/>
              <w:jc w:val="center"/>
              <w:rPr>
                <w:sz w:val="24"/>
              </w:rPr>
            </w:pPr>
            <w:r>
              <w:rPr>
                <w:spacing w:val="-2"/>
                <w:sz w:val="24"/>
              </w:rPr>
              <w:t>-14,437</w:t>
            </w:r>
          </w:p>
        </w:tc>
        <w:tc>
          <w:tcPr>
            <w:tcW w:w="1989" w:type="dxa"/>
          </w:tcPr>
          <w:p w14:paraId="68450B3D" w14:textId="77777777" w:rsidR="00C96556" w:rsidRDefault="00F61671">
            <w:pPr>
              <w:pStyle w:val="TableParagraph"/>
              <w:jc w:val="center"/>
              <w:rPr>
                <w:sz w:val="24"/>
              </w:rPr>
            </w:pPr>
            <w:r>
              <w:rPr>
                <w:spacing w:val="-2"/>
                <w:sz w:val="24"/>
              </w:rPr>
              <w:t>7,782</w:t>
            </w:r>
          </w:p>
        </w:tc>
        <w:tc>
          <w:tcPr>
            <w:tcW w:w="1083" w:type="dxa"/>
          </w:tcPr>
          <w:p w14:paraId="3BCD1799" w14:textId="77777777" w:rsidR="00C96556" w:rsidRDefault="00F61671">
            <w:pPr>
              <w:pStyle w:val="TableParagraph"/>
              <w:jc w:val="center"/>
              <w:rPr>
                <w:sz w:val="24"/>
              </w:rPr>
            </w:pPr>
            <w:r>
              <w:rPr>
                <w:spacing w:val="-2"/>
                <w:sz w:val="24"/>
              </w:rPr>
              <w:t>0.064</w:t>
            </w:r>
          </w:p>
        </w:tc>
        <w:tc>
          <w:tcPr>
            <w:tcW w:w="2508" w:type="dxa"/>
          </w:tcPr>
          <w:p w14:paraId="460F2CC3" w14:textId="77777777" w:rsidR="00C96556" w:rsidRDefault="00F61671">
            <w:pPr>
              <w:pStyle w:val="TableParagraph"/>
              <w:ind w:left="1" w:right="1"/>
              <w:jc w:val="center"/>
              <w:rPr>
                <w:sz w:val="24"/>
              </w:rPr>
            </w:pPr>
            <w:r>
              <w:rPr>
                <w:sz w:val="24"/>
              </w:rPr>
              <w:t>[-29,691,</w:t>
            </w:r>
            <w:r>
              <w:rPr>
                <w:spacing w:val="-3"/>
                <w:sz w:val="24"/>
              </w:rPr>
              <w:t xml:space="preserve"> </w:t>
            </w:r>
            <w:r>
              <w:rPr>
                <w:spacing w:val="-4"/>
                <w:sz w:val="24"/>
              </w:rPr>
              <w:t>817]</w:t>
            </w:r>
          </w:p>
        </w:tc>
      </w:tr>
      <w:tr w:rsidR="00C96556" w14:paraId="703A6A72" w14:textId="77777777">
        <w:trPr>
          <w:trHeight w:val="288"/>
        </w:trPr>
        <w:tc>
          <w:tcPr>
            <w:tcW w:w="945" w:type="dxa"/>
          </w:tcPr>
          <w:p w14:paraId="40A96495"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95" w:type="dxa"/>
          </w:tcPr>
          <w:p w14:paraId="3D8483B1" w14:textId="77777777" w:rsidR="00C96556" w:rsidRDefault="00C96556">
            <w:pPr>
              <w:pStyle w:val="TableParagraph"/>
              <w:spacing w:line="240" w:lineRule="auto"/>
              <w:rPr>
                <w:rFonts w:ascii="Times New Roman"/>
                <w:sz w:val="20"/>
              </w:rPr>
            </w:pPr>
          </w:p>
        </w:tc>
        <w:tc>
          <w:tcPr>
            <w:tcW w:w="1283" w:type="dxa"/>
          </w:tcPr>
          <w:p w14:paraId="1FBCF5CB" w14:textId="77777777" w:rsidR="00C96556" w:rsidRDefault="00F61671">
            <w:pPr>
              <w:pStyle w:val="TableParagraph"/>
              <w:jc w:val="center"/>
              <w:rPr>
                <w:sz w:val="24"/>
              </w:rPr>
            </w:pPr>
            <w:r>
              <w:rPr>
                <w:spacing w:val="-2"/>
                <w:sz w:val="24"/>
              </w:rPr>
              <w:t>-21,684</w:t>
            </w:r>
          </w:p>
        </w:tc>
        <w:tc>
          <w:tcPr>
            <w:tcW w:w="1989" w:type="dxa"/>
          </w:tcPr>
          <w:p w14:paraId="2F2E3414" w14:textId="77777777" w:rsidR="00C96556" w:rsidRDefault="00F61671">
            <w:pPr>
              <w:pStyle w:val="TableParagraph"/>
              <w:jc w:val="center"/>
              <w:rPr>
                <w:sz w:val="24"/>
              </w:rPr>
            </w:pPr>
            <w:r>
              <w:rPr>
                <w:spacing w:val="-2"/>
                <w:sz w:val="24"/>
              </w:rPr>
              <w:t>7,838</w:t>
            </w:r>
          </w:p>
        </w:tc>
        <w:tc>
          <w:tcPr>
            <w:tcW w:w="1083" w:type="dxa"/>
          </w:tcPr>
          <w:p w14:paraId="1A90BA1C" w14:textId="77777777" w:rsidR="00C96556" w:rsidRDefault="00F61671">
            <w:pPr>
              <w:pStyle w:val="TableParagraph"/>
              <w:jc w:val="center"/>
              <w:rPr>
                <w:sz w:val="24"/>
              </w:rPr>
            </w:pPr>
            <w:r>
              <w:rPr>
                <w:spacing w:val="-2"/>
                <w:sz w:val="24"/>
              </w:rPr>
              <w:t>0.006</w:t>
            </w:r>
          </w:p>
        </w:tc>
        <w:tc>
          <w:tcPr>
            <w:tcW w:w="2508" w:type="dxa"/>
          </w:tcPr>
          <w:p w14:paraId="3D408BA7" w14:textId="77777777" w:rsidR="00C96556" w:rsidRDefault="00F61671">
            <w:pPr>
              <w:pStyle w:val="TableParagraph"/>
              <w:ind w:left="1" w:right="1"/>
              <w:jc w:val="center"/>
              <w:rPr>
                <w:sz w:val="24"/>
              </w:rPr>
            </w:pPr>
            <w:r>
              <w:rPr>
                <w:spacing w:val="-2"/>
                <w:sz w:val="24"/>
              </w:rPr>
              <w:t>[-37,047,</w:t>
            </w:r>
            <w:r>
              <w:rPr>
                <w:spacing w:val="15"/>
                <w:sz w:val="24"/>
              </w:rPr>
              <w:t xml:space="preserve"> </w:t>
            </w:r>
            <w:r>
              <w:rPr>
                <w:spacing w:val="-2"/>
                <w:sz w:val="24"/>
              </w:rPr>
              <w:t>-6,321]</w:t>
            </w:r>
          </w:p>
        </w:tc>
      </w:tr>
      <w:tr w:rsidR="00C96556" w14:paraId="7423BFD7" w14:textId="77777777">
        <w:trPr>
          <w:trHeight w:val="288"/>
        </w:trPr>
        <w:tc>
          <w:tcPr>
            <w:tcW w:w="945" w:type="dxa"/>
          </w:tcPr>
          <w:p w14:paraId="0C127D05"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95" w:type="dxa"/>
          </w:tcPr>
          <w:p w14:paraId="3C52E7FB" w14:textId="77777777" w:rsidR="00C96556" w:rsidRDefault="00C96556">
            <w:pPr>
              <w:pStyle w:val="TableParagraph"/>
              <w:spacing w:line="240" w:lineRule="auto"/>
              <w:rPr>
                <w:rFonts w:ascii="Times New Roman"/>
                <w:sz w:val="20"/>
              </w:rPr>
            </w:pPr>
          </w:p>
        </w:tc>
        <w:tc>
          <w:tcPr>
            <w:tcW w:w="1283" w:type="dxa"/>
          </w:tcPr>
          <w:p w14:paraId="539A66BE" w14:textId="77777777" w:rsidR="00C96556" w:rsidRDefault="00F61671">
            <w:pPr>
              <w:pStyle w:val="TableParagraph"/>
              <w:jc w:val="center"/>
              <w:rPr>
                <w:sz w:val="24"/>
              </w:rPr>
            </w:pPr>
            <w:r>
              <w:rPr>
                <w:spacing w:val="-2"/>
                <w:sz w:val="24"/>
              </w:rPr>
              <w:t>-22,415</w:t>
            </w:r>
          </w:p>
        </w:tc>
        <w:tc>
          <w:tcPr>
            <w:tcW w:w="1989" w:type="dxa"/>
          </w:tcPr>
          <w:p w14:paraId="656469B4" w14:textId="77777777" w:rsidR="00C96556" w:rsidRDefault="00F61671">
            <w:pPr>
              <w:pStyle w:val="TableParagraph"/>
              <w:jc w:val="center"/>
              <w:rPr>
                <w:sz w:val="24"/>
              </w:rPr>
            </w:pPr>
            <w:r>
              <w:rPr>
                <w:spacing w:val="-2"/>
                <w:sz w:val="24"/>
              </w:rPr>
              <w:t>8,348</w:t>
            </w:r>
          </w:p>
        </w:tc>
        <w:tc>
          <w:tcPr>
            <w:tcW w:w="1083" w:type="dxa"/>
          </w:tcPr>
          <w:p w14:paraId="583800B2" w14:textId="77777777" w:rsidR="00C96556" w:rsidRDefault="00F61671">
            <w:pPr>
              <w:pStyle w:val="TableParagraph"/>
              <w:jc w:val="center"/>
              <w:rPr>
                <w:sz w:val="24"/>
              </w:rPr>
            </w:pPr>
            <w:r>
              <w:rPr>
                <w:spacing w:val="-2"/>
                <w:sz w:val="24"/>
              </w:rPr>
              <w:t>0.007</w:t>
            </w:r>
          </w:p>
        </w:tc>
        <w:tc>
          <w:tcPr>
            <w:tcW w:w="2508" w:type="dxa"/>
          </w:tcPr>
          <w:p w14:paraId="777F927D" w14:textId="77777777" w:rsidR="00C96556" w:rsidRDefault="00F61671">
            <w:pPr>
              <w:pStyle w:val="TableParagraph"/>
              <w:ind w:left="1" w:right="1"/>
              <w:jc w:val="center"/>
              <w:rPr>
                <w:sz w:val="24"/>
              </w:rPr>
            </w:pPr>
            <w:r>
              <w:rPr>
                <w:spacing w:val="-2"/>
                <w:sz w:val="24"/>
              </w:rPr>
              <w:t>[-38,777,</w:t>
            </w:r>
            <w:r>
              <w:rPr>
                <w:spacing w:val="15"/>
                <w:sz w:val="24"/>
              </w:rPr>
              <w:t xml:space="preserve"> </w:t>
            </w:r>
            <w:r>
              <w:rPr>
                <w:spacing w:val="-2"/>
                <w:sz w:val="24"/>
              </w:rPr>
              <w:t>-6,052]</w:t>
            </w:r>
          </w:p>
        </w:tc>
      </w:tr>
      <w:tr w:rsidR="00C96556" w14:paraId="0933966D" w14:textId="77777777">
        <w:trPr>
          <w:trHeight w:val="288"/>
        </w:trPr>
        <w:tc>
          <w:tcPr>
            <w:tcW w:w="945" w:type="dxa"/>
          </w:tcPr>
          <w:p w14:paraId="1A8393D1"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95" w:type="dxa"/>
          </w:tcPr>
          <w:p w14:paraId="44CA8461" w14:textId="77777777" w:rsidR="00C96556" w:rsidRDefault="00C96556">
            <w:pPr>
              <w:pStyle w:val="TableParagraph"/>
              <w:spacing w:line="240" w:lineRule="auto"/>
              <w:rPr>
                <w:rFonts w:ascii="Times New Roman"/>
                <w:sz w:val="20"/>
              </w:rPr>
            </w:pPr>
          </w:p>
        </w:tc>
        <w:tc>
          <w:tcPr>
            <w:tcW w:w="1283" w:type="dxa"/>
          </w:tcPr>
          <w:p w14:paraId="284553B5" w14:textId="77777777" w:rsidR="00C96556" w:rsidRDefault="00F61671">
            <w:pPr>
              <w:pStyle w:val="TableParagraph"/>
              <w:jc w:val="center"/>
              <w:rPr>
                <w:sz w:val="24"/>
              </w:rPr>
            </w:pPr>
            <w:r>
              <w:rPr>
                <w:spacing w:val="-2"/>
                <w:sz w:val="24"/>
              </w:rPr>
              <w:t>-17,539</w:t>
            </w:r>
          </w:p>
        </w:tc>
        <w:tc>
          <w:tcPr>
            <w:tcW w:w="1989" w:type="dxa"/>
          </w:tcPr>
          <w:p w14:paraId="06A911C3" w14:textId="77777777" w:rsidR="00C96556" w:rsidRDefault="00F61671">
            <w:pPr>
              <w:pStyle w:val="TableParagraph"/>
              <w:jc w:val="center"/>
              <w:rPr>
                <w:sz w:val="24"/>
              </w:rPr>
            </w:pPr>
            <w:r>
              <w:rPr>
                <w:spacing w:val="-2"/>
                <w:sz w:val="24"/>
              </w:rPr>
              <w:t>8,465</w:t>
            </w:r>
          </w:p>
        </w:tc>
        <w:tc>
          <w:tcPr>
            <w:tcW w:w="1083" w:type="dxa"/>
          </w:tcPr>
          <w:p w14:paraId="1F1B1280" w14:textId="77777777" w:rsidR="00C96556" w:rsidRDefault="00F61671">
            <w:pPr>
              <w:pStyle w:val="TableParagraph"/>
              <w:jc w:val="center"/>
              <w:rPr>
                <w:sz w:val="24"/>
              </w:rPr>
            </w:pPr>
            <w:r>
              <w:rPr>
                <w:spacing w:val="-2"/>
                <w:sz w:val="24"/>
              </w:rPr>
              <w:t>0.038</w:t>
            </w:r>
          </w:p>
        </w:tc>
        <w:tc>
          <w:tcPr>
            <w:tcW w:w="2508" w:type="dxa"/>
          </w:tcPr>
          <w:p w14:paraId="6CA175DD" w14:textId="77777777" w:rsidR="00C96556" w:rsidRDefault="00F61671">
            <w:pPr>
              <w:pStyle w:val="TableParagraph"/>
              <w:ind w:left="1" w:right="1"/>
              <w:jc w:val="center"/>
              <w:rPr>
                <w:sz w:val="24"/>
              </w:rPr>
            </w:pPr>
            <w:r>
              <w:rPr>
                <w:spacing w:val="-2"/>
                <w:sz w:val="24"/>
              </w:rPr>
              <w:t>[-34,130,</w:t>
            </w:r>
            <w:r>
              <w:rPr>
                <w:spacing w:val="13"/>
                <w:sz w:val="24"/>
              </w:rPr>
              <w:t xml:space="preserve"> </w:t>
            </w:r>
            <w:r>
              <w:rPr>
                <w:spacing w:val="-2"/>
                <w:sz w:val="24"/>
              </w:rPr>
              <w:t>-</w:t>
            </w:r>
            <w:r>
              <w:rPr>
                <w:spacing w:val="-4"/>
                <w:sz w:val="24"/>
              </w:rPr>
              <w:t>947]</w:t>
            </w:r>
          </w:p>
        </w:tc>
      </w:tr>
      <w:tr w:rsidR="00C96556" w14:paraId="3A37545E" w14:textId="77777777">
        <w:trPr>
          <w:trHeight w:val="288"/>
        </w:trPr>
        <w:tc>
          <w:tcPr>
            <w:tcW w:w="945" w:type="dxa"/>
          </w:tcPr>
          <w:p w14:paraId="1B1E7FE2"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95" w:type="dxa"/>
          </w:tcPr>
          <w:p w14:paraId="7C1CC1FC" w14:textId="77777777" w:rsidR="00C96556" w:rsidRDefault="00C96556">
            <w:pPr>
              <w:pStyle w:val="TableParagraph"/>
              <w:spacing w:line="240" w:lineRule="auto"/>
              <w:rPr>
                <w:rFonts w:ascii="Times New Roman"/>
                <w:sz w:val="20"/>
              </w:rPr>
            </w:pPr>
          </w:p>
        </w:tc>
        <w:tc>
          <w:tcPr>
            <w:tcW w:w="1283" w:type="dxa"/>
          </w:tcPr>
          <w:p w14:paraId="764AEC49" w14:textId="77777777" w:rsidR="00C96556" w:rsidRDefault="00F61671">
            <w:pPr>
              <w:pStyle w:val="TableParagraph"/>
              <w:jc w:val="center"/>
              <w:rPr>
                <w:sz w:val="24"/>
              </w:rPr>
            </w:pPr>
            <w:r>
              <w:rPr>
                <w:spacing w:val="-2"/>
                <w:sz w:val="24"/>
              </w:rPr>
              <w:t>-16,001</w:t>
            </w:r>
          </w:p>
        </w:tc>
        <w:tc>
          <w:tcPr>
            <w:tcW w:w="1989" w:type="dxa"/>
          </w:tcPr>
          <w:p w14:paraId="3357A395" w14:textId="77777777" w:rsidR="00C96556" w:rsidRDefault="00F61671">
            <w:pPr>
              <w:pStyle w:val="TableParagraph"/>
              <w:jc w:val="center"/>
              <w:rPr>
                <w:sz w:val="24"/>
              </w:rPr>
            </w:pPr>
            <w:r>
              <w:rPr>
                <w:spacing w:val="-2"/>
                <w:sz w:val="24"/>
              </w:rPr>
              <w:t>6,918</w:t>
            </w:r>
          </w:p>
        </w:tc>
        <w:tc>
          <w:tcPr>
            <w:tcW w:w="1083" w:type="dxa"/>
          </w:tcPr>
          <w:p w14:paraId="442B56BB" w14:textId="77777777" w:rsidR="00C96556" w:rsidRDefault="00F61671">
            <w:pPr>
              <w:pStyle w:val="TableParagraph"/>
              <w:jc w:val="center"/>
              <w:rPr>
                <w:sz w:val="24"/>
              </w:rPr>
            </w:pPr>
            <w:r>
              <w:rPr>
                <w:spacing w:val="-2"/>
                <w:sz w:val="24"/>
              </w:rPr>
              <w:t>0.021</w:t>
            </w:r>
          </w:p>
        </w:tc>
        <w:tc>
          <w:tcPr>
            <w:tcW w:w="2508" w:type="dxa"/>
          </w:tcPr>
          <w:p w14:paraId="4DAB2856" w14:textId="77777777" w:rsidR="00C96556" w:rsidRDefault="00F61671">
            <w:pPr>
              <w:pStyle w:val="TableParagraph"/>
              <w:ind w:left="1" w:right="1"/>
              <w:jc w:val="center"/>
              <w:rPr>
                <w:sz w:val="24"/>
              </w:rPr>
            </w:pPr>
            <w:r>
              <w:rPr>
                <w:spacing w:val="-2"/>
                <w:sz w:val="24"/>
              </w:rPr>
              <w:t>[-29,560,</w:t>
            </w:r>
            <w:r>
              <w:rPr>
                <w:spacing w:val="15"/>
                <w:sz w:val="24"/>
              </w:rPr>
              <w:t xml:space="preserve"> </w:t>
            </w:r>
            <w:r>
              <w:rPr>
                <w:spacing w:val="-2"/>
                <w:sz w:val="24"/>
              </w:rPr>
              <w:t>-2,442]</w:t>
            </w:r>
          </w:p>
        </w:tc>
      </w:tr>
      <w:tr w:rsidR="00C96556" w14:paraId="6D68F6CF" w14:textId="77777777">
        <w:trPr>
          <w:trHeight w:val="288"/>
        </w:trPr>
        <w:tc>
          <w:tcPr>
            <w:tcW w:w="945" w:type="dxa"/>
          </w:tcPr>
          <w:p w14:paraId="77AC6DEA"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95" w:type="dxa"/>
          </w:tcPr>
          <w:p w14:paraId="2D01AD0F" w14:textId="77777777" w:rsidR="00C96556" w:rsidRDefault="00C96556">
            <w:pPr>
              <w:pStyle w:val="TableParagraph"/>
              <w:spacing w:line="240" w:lineRule="auto"/>
              <w:rPr>
                <w:rFonts w:ascii="Times New Roman"/>
                <w:sz w:val="20"/>
              </w:rPr>
            </w:pPr>
          </w:p>
        </w:tc>
        <w:tc>
          <w:tcPr>
            <w:tcW w:w="1283" w:type="dxa"/>
          </w:tcPr>
          <w:p w14:paraId="3458E673" w14:textId="77777777" w:rsidR="00C96556" w:rsidRDefault="00F61671">
            <w:pPr>
              <w:pStyle w:val="TableParagraph"/>
              <w:jc w:val="center"/>
              <w:rPr>
                <w:sz w:val="24"/>
              </w:rPr>
            </w:pPr>
            <w:r>
              <w:rPr>
                <w:spacing w:val="-2"/>
                <w:sz w:val="24"/>
              </w:rPr>
              <w:t>-21,973</w:t>
            </w:r>
          </w:p>
        </w:tc>
        <w:tc>
          <w:tcPr>
            <w:tcW w:w="1989" w:type="dxa"/>
          </w:tcPr>
          <w:p w14:paraId="518DA6FD" w14:textId="77777777" w:rsidR="00C96556" w:rsidRDefault="00F61671">
            <w:pPr>
              <w:pStyle w:val="TableParagraph"/>
              <w:jc w:val="center"/>
              <w:rPr>
                <w:sz w:val="24"/>
              </w:rPr>
            </w:pPr>
            <w:r>
              <w:rPr>
                <w:spacing w:val="-2"/>
                <w:sz w:val="24"/>
              </w:rPr>
              <w:t>9,111</w:t>
            </w:r>
          </w:p>
        </w:tc>
        <w:tc>
          <w:tcPr>
            <w:tcW w:w="1083" w:type="dxa"/>
          </w:tcPr>
          <w:p w14:paraId="424C1040" w14:textId="77777777" w:rsidR="00C96556" w:rsidRDefault="00F61671">
            <w:pPr>
              <w:pStyle w:val="TableParagraph"/>
              <w:jc w:val="center"/>
              <w:rPr>
                <w:sz w:val="24"/>
              </w:rPr>
            </w:pPr>
            <w:r>
              <w:rPr>
                <w:spacing w:val="-2"/>
                <w:sz w:val="24"/>
              </w:rPr>
              <w:t>0.016</w:t>
            </w:r>
          </w:p>
        </w:tc>
        <w:tc>
          <w:tcPr>
            <w:tcW w:w="2508" w:type="dxa"/>
          </w:tcPr>
          <w:p w14:paraId="7B184701" w14:textId="77777777" w:rsidR="00C96556" w:rsidRDefault="00F61671">
            <w:pPr>
              <w:pStyle w:val="TableParagraph"/>
              <w:ind w:left="1" w:right="1"/>
              <w:jc w:val="center"/>
              <w:rPr>
                <w:sz w:val="24"/>
              </w:rPr>
            </w:pPr>
            <w:r>
              <w:rPr>
                <w:spacing w:val="-2"/>
                <w:sz w:val="24"/>
              </w:rPr>
              <w:t>[-39,830,</w:t>
            </w:r>
            <w:r>
              <w:rPr>
                <w:spacing w:val="15"/>
                <w:sz w:val="24"/>
              </w:rPr>
              <w:t xml:space="preserve"> </w:t>
            </w:r>
            <w:r>
              <w:rPr>
                <w:spacing w:val="-2"/>
                <w:sz w:val="24"/>
              </w:rPr>
              <w:t>-4,116]</w:t>
            </w:r>
          </w:p>
        </w:tc>
      </w:tr>
      <w:tr w:rsidR="00C96556" w14:paraId="0B493F04" w14:textId="77777777">
        <w:trPr>
          <w:trHeight w:val="288"/>
        </w:trPr>
        <w:tc>
          <w:tcPr>
            <w:tcW w:w="945" w:type="dxa"/>
          </w:tcPr>
          <w:p w14:paraId="6ED1505E"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95" w:type="dxa"/>
          </w:tcPr>
          <w:p w14:paraId="6F051903" w14:textId="77777777" w:rsidR="00C96556" w:rsidRDefault="00C96556">
            <w:pPr>
              <w:pStyle w:val="TableParagraph"/>
              <w:spacing w:line="240" w:lineRule="auto"/>
              <w:rPr>
                <w:rFonts w:ascii="Times New Roman"/>
                <w:sz w:val="20"/>
              </w:rPr>
            </w:pPr>
          </w:p>
        </w:tc>
        <w:tc>
          <w:tcPr>
            <w:tcW w:w="1283" w:type="dxa"/>
          </w:tcPr>
          <w:p w14:paraId="319D7377" w14:textId="77777777" w:rsidR="00C96556" w:rsidRDefault="00F61671">
            <w:pPr>
              <w:pStyle w:val="TableParagraph"/>
              <w:jc w:val="center"/>
              <w:rPr>
                <w:sz w:val="24"/>
              </w:rPr>
            </w:pPr>
            <w:r>
              <w:rPr>
                <w:spacing w:val="-2"/>
                <w:sz w:val="24"/>
              </w:rPr>
              <w:t>-19,890</w:t>
            </w:r>
          </w:p>
        </w:tc>
        <w:tc>
          <w:tcPr>
            <w:tcW w:w="1989" w:type="dxa"/>
          </w:tcPr>
          <w:p w14:paraId="00635AF3" w14:textId="77777777" w:rsidR="00C96556" w:rsidRDefault="00F61671">
            <w:pPr>
              <w:pStyle w:val="TableParagraph"/>
              <w:jc w:val="center"/>
              <w:rPr>
                <w:sz w:val="24"/>
              </w:rPr>
            </w:pPr>
            <w:r>
              <w:rPr>
                <w:spacing w:val="-2"/>
                <w:sz w:val="24"/>
              </w:rPr>
              <w:t>7,756</w:t>
            </w:r>
          </w:p>
        </w:tc>
        <w:tc>
          <w:tcPr>
            <w:tcW w:w="1083" w:type="dxa"/>
          </w:tcPr>
          <w:p w14:paraId="7EA4D106" w14:textId="77777777" w:rsidR="00C96556" w:rsidRDefault="00F61671">
            <w:pPr>
              <w:pStyle w:val="TableParagraph"/>
              <w:jc w:val="center"/>
              <w:rPr>
                <w:sz w:val="24"/>
              </w:rPr>
            </w:pPr>
            <w:r>
              <w:rPr>
                <w:spacing w:val="-2"/>
                <w:sz w:val="24"/>
              </w:rPr>
              <w:t>0.010</w:t>
            </w:r>
          </w:p>
        </w:tc>
        <w:tc>
          <w:tcPr>
            <w:tcW w:w="2508" w:type="dxa"/>
          </w:tcPr>
          <w:p w14:paraId="13F3CE97" w14:textId="77777777" w:rsidR="00C96556" w:rsidRDefault="00F61671">
            <w:pPr>
              <w:pStyle w:val="TableParagraph"/>
              <w:ind w:left="1" w:right="1"/>
              <w:jc w:val="center"/>
              <w:rPr>
                <w:sz w:val="24"/>
              </w:rPr>
            </w:pPr>
            <w:r>
              <w:rPr>
                <w:spacing w:val="-2"/>
                <w:sz w:val="24"/>
              </w:rPr>
              <w:t>[-35,092,</w:t>
            </w:r>
            <w:r>
              <w:rPr>
                <w:spacing w:val="15"/>
                <w:sz w:val="24"/>
              </w:rPr>
              <w:t xml:space="preserve"> </w:t>
            </w:r>
            <w:r>
              <w:rPr>
                <w:spacing w:val="-2"/>
                <w:sz w:val="24"/>
              </w:rPr>
              <w:t>-4,687]</w:t>
            </w:r>
          </w:p>
        </w:tc>
      </w:tr>
      <w:tr w:rsidR="00C96556" w14:paraId="0F67503C" w14:textId="77777777">
        <w:trPr>
          <w:trHeight w:val="289"/>
        </w:trPr>
        <w:tc>
          <w:tcPr>
            <w:tcW w:w="945" w:type="dxa"/>
            <w:tcBorders>
              <w:bottom w:val="single" w:sz="4" w:space="0" w:color="000000"/>
            </w:tcBorders>
          </w:tcPr>
          <w:p w14:paraId="14032CDC" w14:textId="77777777" w:rsidR="00C96556" w:rsidRDefault="00F61671">
            <w:pPr>
              <w:pStyle w:val="TableParagraph"/>
              <w:ind w:right="96"/>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995" w:type="dxa"/>
            <w:tcBorders>
              <w:bottom w:val="single" w:sz="4" w:space="0" w:color="000000"/>
            </w:tcBorders>
          </w:tcPr>
          <w:p w14:paraId="58DCB46F" w14:textId="77777777" w:rsidR="00C96556" w:rsidRDefault="00C96556">
            <w:pPr>
              <w:pStyle w:val="TableParagraph"/>
              <w:spacing w:line="240" w:lineRule="auto"/>
              <w:rPr>
                <w:rFonts w:ascii="Times New Roman"/>
                <w:sz w:val="20"/>
              </w:rPr>
            </w:pPr>
          </w:p>
        </w:tc>
        <w:tc>
          <w:tcPr>
            <w:tcW w:w="1283" w:type="dxa"/>
            <w:tcBorders>
              <w:bottom w:val="single" w:sz="4" w:space="0" w:color="000000"/>
            </w:tcBorders>
          </w:tcPr>
          <w:p w14:paraId="2602EF3A" w14:textId="77777777" w:rsidR="00C96556" w:rsidRDefault="00F61671">
            <w:pPr>
              <w:pStyle w:val="TableParagraph"/>
              <w:jc w:val="center"/>
              <w:rPr>
                <w:sz w:val="24"/>
              </w:rPr>
            </w:pPr>
            <w:r>
              <w:rPr>
                <w:spacing w:val="-2"/>
                <w:sz w:val="24"/>
              </w:rPr>
              <w:t>-16,042</w:t>
            </w:r>
          </w:p>
        </w:tc>
        <w:tc>
          <w:tcPr>
            <w:tcW w:w="1989" w:type="dxa"/>
            <w:tcBorders>
              <w:bottom w:val="single" w:sz="4" w:space="0" w:color="000000"/>
            </w:tcBorders>
          </w:tcPr>
          <w:p w14:paraId="59A042EF" w14:textId="77777777" w:rsidR="00C96556" w:rsidRDefault="00F61671">
            <w:pPr>
              <w:pStyle w:val="TableParagraph"/>
              <w:jc w:val="center"/>
              <w:rPr>
                <w:sz w:val="24"/>
              </w:rPr>
            </w:pPr>
            <w:r>
              <w:rPr>
                <w:spacing w:val="-2"/>
                <w:sz w:val="24"/>
              </w:rPr>
              <w:t>8,915</w:t>
            </w:r>
          </w:p>
        </w:tc>
        <w:tc>
          <w:tcPr>
            <w:tcW w:w="1083" w:type="dxa"/>
            <w:tcBorders>
              <w:bottom w:val="single" w:sz="4" w:space="0" w:color="000000"/>
            </w:tcBorders>
          </w:tcPr>
          <w:p w14:paraId="7434B3DF" w14:textId="77777777" w:rsidR="00C96556" w:rsidRDefault="00F61671">
            <w:pPr>
              <w:pStyle w:val="TableParagraph"/>
              <w:jc w:val="center"/>
              <w:rPr>
                <w:sz w:val="24"/>
              </w:rPr>
            </w:pPr>
            <w:r>
              <w:rPr>
                <w:spacing w:val="-2"/>
                <w:sz w:val="24"/>
              </w:rPr>
              <w:t>0.072</w:t>
            </w:r>
          </w:p>
        </w:tc>
        <w:tc>
          <w:tcPr>
            <w:tcW w:w="2508" w:type="dxa"/>
            <w:tcBorders>
              <w:bottom w:val="single" w:sz="4" w:space="0" w:color="000000"/>
            </w:tcBorders>
          </w:tcPr>
          <w:p w14:paraId="24E5652E" w14:textId="77777777" w:rsidR="00C96556" w:rsidRDefault="00F61671">
            <w:pPr>
              <w:pStyle w:val="TableParagraph"/>
              <w:ind w:left="1" w:right="1"/>
              <w:jc w:val="center"/>
              <w:rPr>
                <w:sz w:val="24"/>
              </w:rPr>
            </w:pPr>
            <w:r>
              <w:rPr>
                <w:sz w:val="24"/>
              </w:rPr>
              <w:t>[-33,515,</w:t>
            </w:r>
            <w:r>
              <w:rPr>
                <w:spacing w:val="-4"/>
                <w:sz w:val="24"/>
              </w:rPr>
              <w:t xml:space="preserve"> </w:t>
            </w:r>
            <w:r>
              <w:rPr>
                <w:spacing w:val="-2"/>
                <w:sz w:val="24"/>
              </w:rPr>
              <w:t>1,432]</w:t>
            </w:r>
          </w:p>
        </w:tc>
      </w:tr>
    </w:tbl>
    <w:p w14:paraId="097DBBF5" w14:textId="77777777" w:rsidR="00C96556" w:rsidRDefault="00F61671">
      <w:pPr>
        <w:spacing w:before="67" w:line="242" w:lineRule="auto"/>
        <w:ind w:left="351" w:right="1737"/>
        <w:jc w:val="both"/>
      </w:pPr>
      <w:r>
        <w:rPr>
          <w:w w:val="105"/>
        </w:rPr>
        <w:t xml:space="preserve">Supplements Table </w:t>
      </w:r>
      <w:hyperlink w:anchor="_bookmark13" w:history="1">
        <w:r>
          <w:rPr>
            <w:w w:val="105"/>
          </w:rPr>
          <w:t>4</w:t>
        </w:r>
      </w:hyperlink>
      <w:r>
        <w:rPr>
          <w:w w:val="105"/>
        </w:rPr>
        <w:t xml:space="preserve"> in text.</w:t>
      </w:r>
      <w:r>
        <w:rPr>
          <w:spacing w:val="28"/>
          <w:w w:val="105"/>
        </w:rPr>
        <w:t xml:space="preserve"> </w:t>
      </w:r>
      <w:r>
        <w:rPr>
          <w:w w:val="105"/>
        </w:rPr>
        <w:t>Full set of treatment effect estimates of renewing road tax levies</w:t>
      </w:r>
      <w:r>
        <w:rPr>
          <w:spacing w:val="-4"/>
          <w:w w:val="105"/>
        </w:rPr>
        <w:t xml:space="preserve"> </w:t>
      </w:r>
      <w:r>
        <w:rPr>
          <w:w w:val="105"/>
        </w:rPr>
        <w:t>relative</w:t>
      </w:r>
      <w:r>
        <w:rPr>
          <w:spacing w:val="-4"/>
          <w:w w:val="105"/>
        </w:rPr>
        <w:t xml:space="preserve"> </w:t>
      </w:r>
      <w:r>
        <w:rPr>
          <w:w w:val="105"/>
        </w:rPr>
        <w:t>to</w:t>
      </w:r>
      <w:r>
        <w:rPr>
          <w:spacing w:val="-4"/>
          <w:w w:val="105"/>
        </w:rPr>
        <w:t xml:space="preserve"> </w:t>
      </w:r>
      <w:r>
        <w:rPr>
          <w:w w:val="105"/>
        </w:rPr>
        <w:t>cutting</w:t>
      </w:r>
      <w:r>
        <w:rPr>
          <w:spacing w:val="-4"/>
          <w:w w:val="105"/>
        </w:rPr>
        <w:t xml:space="preserve"> </w:t>
      </w:r>
      <w:r>
        <w:rPr>
          <w:w w:val="105"/>
        </w:rPr>
        <w:t>road</w:t>
      </w:r>
      <w:r>
        <w:rPr>
          <w:spacing w:val="-4"/>
          <w:w w:val="105"/>
        </w:rPr>
        <w:t xml:space="preserve"> </w:t>
      </w:r>
      <w:r>
        <w:rPr>
          <w:w w:val="105"/>
        </w:rPr>
        <w:t>tax</w:t>
      </w:r>
      <w:r>
        <w:rPr>
          <w:spacing w:val="-4"/>
          <w:w w:val="105"/>
        </w:rPr>
        <w:t xml:space="preserve"> </w:t>
      </w:r>
      <w:r>
        <w:rPr>
          <w:w w:val="105"/>
        </w:rPr>
        <w:t>levies</w:t>
      </w:r>
      <w:r>
        <w:rPr>
          <w:spacing w:val="-4"/>
          <w:w w:val="105"/>
        </w:rPr>
        <w:t xml:space="preserve"> </w:t>
      </w:r>
      <w:r>
        <w:rPr>
          <w:w w:val="105"/>
        </w:rPr>
        <w:t>from</w:t>
      </w:r>
      <w:r>
        <w:rPr>
          <w:spacing w:val="-4"/>
          <w:w w:val="105"/>
        </w:rPr>
        <w:t xml:space="preserve"> </w:t>
      </w:r>
      <w:r>
        <w:rPr>
          <w:w w:val="105"/>
        </w:rPr>
        <w:t>3</w:t>
      </w:r>
      <w:r>
        <w:rPr>
          <w:spacing w:val="-4"/>
          <w:w w:val="105"/>
        </w:rPr>
        <w:t xml:space="preserve"> </w:t>
      </w:r>
      <w:r>
        <w:rPr>
          <w:w w:val="105"/>
        </w:rPr>
        <w:t>years</w:t>
      </w:r>
      <w:r>
        <w:rPr>
          <w:spacing w:val="-4"/>
          <w:w w:val="105"/>
        </w:rPr>
        <w:t xml:space="preserve"> </w:t>
      </w:r>
      <w:r>
        <w:rPr>
          <w:w w:val="105"/>
        </w:rPr>
        <w:t>before</w:t>
      </w:r>
      <w:r>
        <w:rPr>
          <w:spacing w:val="-4"/>
          <w:w w:val="105"/>
        </w:rPr>
        <w:t xml:space="preserve"> </w:t>
      </w:r>
      <w:r>
        <w:rPr>
          <w:w w:val="105"/>
        </w:rPr>
        <w:t>the</w:t>
      </w:r>
      <w:r>
        <w:rPr>
          <w:spacing w:val="-4"/>
          <w:w w:val="105"/>
        </w:rPr>
        <w:t xml:space="preserve"> </w:t>
      </w:r>
      <w:r>
        <w:rPr>
          <w:w w:val="105"/>
        </w:rPr>
        <w:t>vote</w:t>
      </w:r>
      <w:r>
        <w:rPr>
          <w:spacing w:val="-4"/>
          <w:w w:val="105"/>
        </w:rPr>
        <w:t xml:space="preserve"> </w:t>
      </w:r>
      <w:r>
        <w:rPr>
          <w:w w:val="105"/>
        </w:rPr>
        <w:t>to</w:t>
      </w:r>
      <w:r>
        <w:rPr>
          <w:spacing w:val="-4"/>
          <w:w w:val="105"/>
        </w:rPr>
        <w:t xml:space="preserve"> </w:t>
      </w:r>
      <w:r>
        <w:rPr>
          <w:w w:val="105"/>
        </w:rPr>
        <w:t>10</w:t>
      </w:r>
      <w:r>
        <w:rPr>
          <w:spacing w:val="-4"/>
          <w:w w:val="105"/>
        </w:rPr>
        <w:t xml:space="preserve"> </w:t>
      </w:r>
      <w:r>
        <w:rPr>
          <w:w w:val="105"/>
        </w:rPr>
        <w:t>years</w:t>
      </w:r>
      <w:r>
        <w:rPr>
          <w:spacing w:val="-4"/>
          <w:w w:val="105"/>
        </w:rPr>
        <w:t xml:space="preserve"> </w:t>
      </w:r>
      <w:r>
        <w:rPr>
          <w:w w:val="105"/>
        </w:rPr>
        <w:t>after</w:t>
      </w:r>
      <w:r>
        <w:rPr>
          <w:spacing w:val="-4"/>
          <w:w w:val="105"/>
        </w:rPr>
        <w:t xml:space="preserve"> </w:t>
      </w:r>
      <w:r>
        <w:rPr>
          <w:w w:val="105"/>
        </w:rPr>
        <w:t xml:space="preserve">the vote. Covariates from Table </w:t>
      </w:r>
      <w:hyperlink w:anchor="_bookmark8" w:history="1">
        <w:r>
          <w:rPr>
            <w:w w:val="105"/>
          </w:rPr>
          <w:t>2</w:t>
        </w:r>
      </w:hyperlink>
      <w:r>
        <w:rPr>
          <w:w w:val="105"/>
        </w:rPr>
        <w:t xml:space="preserve"> used in all regressions. Outcome is median house price in constant</w:t>
      </w:r>
      <w:r>
        <w:rPr>
          <w:spacing w:val="25"/>
          <w:w w:val="105"/>
        </w:rPr>
        <w:t xml:space="preserve"> </w:t>
      </w:r>
      <w:r>
        <w:rPr>
          <w:w w:val="105"/>
        </w:rPr>
        <w:t>2010</w:t>
      </w:r>
      <w:r>
        <w:rPr>
          <w:spacing w:val="25"/>
          <w:w w:val="105"/>
        </w:rPr>
        <w:t xml:space="preserve"> </w:t>
      </w:r>
      <w:r>
        <w:rPr>
          <w:w w:val="105"/>
        </w:rPr>
        <w:t>U.S.</w:t>
      </w:r>
      <w:r>
        <w:rPr>
          <w:spacing w:val="25"/>
          <w:w w:val="105"/>
        </w:rPr>
        <w:t xml:space="preserve"> </w:t>
      </w:r>
      <w:r>
        <w:rPr>
          <w:w w:val="105"/>
        </w:rPr>
        <w:t>dollars.</w:t>
      </w:r>
      <w:r>
        <w:rPr>
          <w:spacing w:val="70"/>
          <w:w w:val="105"/>
        </w:rPr>
        <w:t xml:space="preserve"> </w:t>
      </w:r>
      <w:r>
        <w:rPr>
          <w:w w:val="105"/>
        </w:rPr>
        <w:t>Unit</w:t>
      </w:r>
      <w:r>
        <w:rPr>
          <w:spacing w:val="25"/>
          <w:w w:val="105"/>
        </w:rPr>
        <w:t xml:space="preserve"> </w:t>
      </w:r>
      <w:r>
        <w:rPr>
          <w:w w:val="105"/>
        </w:rPr>
        <w:t>of</w:t>
      </w:r>
      <w:r>
        <w:rPr>
          <w:spacing w:val="26"/>
          <w:w w:val="105"/>
        </w:rPr>
        <w:t xml:space="preserve"> </w:t>
      </w:r>
      <w:r>
        <w:rPr>
          <w:w w:val="105"/>
        </w:rPr>
        <w:t>observation</w:t>
      </w:r>
      <w:r>
        <w:rPr>
          <w:spacing w:val="25"/>
          <w:w w:val="105"/>
        </w:rPr>
        <w:t xml:space="preserve"> </w:t>
      </w:r>
      <w:r>
        <w:rPr>
          <w:w w:val="105"/>
        </w:rPr>
        <w:t>is</w:t>
      </w:r>
      <w:r>
        <w:rPr>
          <w:spacing w:val="25"/>
          <w:w w:val="105"/>
        </w:rPr>
        <w:t xml:space="preserve"> </w:t>
      </w:r>
      <w:r>
        <w:rPr>
          <w:w w:val="105"/>
        </w:rPr>
        <w:t>the</w:t>
      </w:r>
      <w:r>
        <w:rPr>
          <w:spacing w:val="25"/>
          <w:w w:val="105"/>
        </w:rPr>
        <w:t xml:space="preserve"> </w:t>
      </w:r>
      <w:r>
        <w:rPr>
          <w:w w:val="105"/>
        </w:rPr>
        <w:t>city-year.</w:t>
      </w:r>
      <w:r>
        <w:rPr>
          <w:spacing w:val="70"/>
          <w:w w:val="105"/>
        </w:rPr>
        <w:t xml:space="preserve"> </w:t>
      </w:r>
      <w:r>
        <w:rPr>
          <w:w w:val="105"/>
        </w:rPr>
        <w:t>A</w:t>
      </w:r>
      <w:r>
        <w:rPr>
          <w:spacing w:val="24"/>
          <w:w w:val="105"/>
        </w:rPr>
        <w:t xml:space="preserve"> </w:t>
      </w:r>
      <w:r>
        <w:rPr>
          <w:w w:val="105"/>
        </w:rPr>
        <w:t>treatment</w:t>
      </w:r>
      <w:r>
        <w:rPr>
          <w:spacing w:val="26"/>
          <w:w w:val="105"/>
        </w:rPr>
        <w:t xml:space="preserve"> </w:t>
      </w:r>
      <w:r>
        <w:rPr>
          <w:w w:val="105"/>
        </w:rPr>
        <w:t>effect</w:t>
      </w:r>
      <w:r>
        <w:rPr>
          <w:spacing w:val="25"/>
          <w:w w:val="105"/>
        </w:rPr>
        <w:t xml:space="preserve"> </w:t>
      </w:r>
      <w:r>
        <w:rPr>
          <w:spacing w:val="-5"/>
          <w:w w:val="105"/>
        </w:rPr>
        <w:t>of</w:t>
      </w:r>
    </w:p>
    <w:p w14:paraId="37A05549" w14:textId="77777777" w:rsidR="00C96556" w:rsidRDefault="00F61671">
      <w:pPr>
        <w:spacing w:line="242" w:lineRule="auto"/>
        <w:ind w:left="351" w:right="1739"/>
        <w:jc w:val="both"/>
      </w:pPr>
      <w:r>
        <w:t>-</w:t>
      </w:r>
      <w:r>
        <w:rPr>
          <w:rFonts w:ascii="Times New Roman"/>
          <w:sz w:val="21"/>
        </w:rPr>
        <w:t>$</w:t>
      </w:r>
      <w:r>
        <w:t xml:space="preserve">21,684 means that four years after the vote, cities that vote to cut road taxes and its associated spending have houses that sell for </w:t>
      </w:r>
      <w:r>
        <w:rPr>
          <w:rFonts w:ascii="Times New Roman"/>
          <w:sz w:val="21"/>
        </w:rPr>
        <w:t>$</w:t>
      </w:r>
      <w:r>
        <w:t>21,684 less than cities that vote to renew</w:t>
      </w:r>
      <w:r>
        <w:rPr>
          <w:spacing w:val="80"/>
        </w:rPr>
        <w:t xml:space="preserve"> </w:t>
      </w:r>
      <w:r>
        <w:t>road taxes and spending.</w:t>
      </w:r>
    </w:p>
    <w:p w14:paraId="1CF49C9A" w14:textId="77777777" w:rsidR="00C96556" w:rsidRDefault="00C96556">
      <w:pPr>
        <w:spacing w:line="242" w:lineRule="auto"/>
        <w:jc w:val="both"/>
        <w:sectPr w:rsidR="00C96556">
          <w:pgSz w:w="12240" w:h="15840"/>
          <w:pgMar w:top="1340" w:right="360" w:bottom="1020" w:left="1440" w:header="0" w:footer="749" w:gutter="0"/>
          <w:cols w:space="720"/>
        </w:sectPr>
      </w:pPr>
    </w:p>
    <w:p w14:paraId="6F287391" w14:textId="77777777" w:rsidR="00C96556" w:rsidRDefault="00C96556">
      <w:pPr>
        <w:pStyle w:val="BodyText"/>
      </w:pPr>
    </w:p>
    <w:p w14:paraId="7DE687A5" w14:textId="77777777" w:rsidR="00C96556" w:rsidRDefault="00C96556">
      <w:pPr>
        <w:pStyle w:val="BodyText"/>
      </w:pPr>
    </w:p>
    <w:p w14:paraId="0FEEBC75" w14:textId="77777777" w:rsidR="00C96556" w:rsidRDefault="00C96556">
      <w:pPr>
        <w:pStyle w:val="BodyText"/>
      </w:pPr>
    </w:p>
    <w:p w14:paraId="54C07D30" w14:textId="77777777" w:rsidR="00C96556" w:rsidRDefault="00C96556">
      <w:pPr>
        <w:pStyle w:val="BodyText"/>
      </w:pPr>
    </w:p>
    <w:p w14:paraId="778F8C7A" w14:textId="77777777" w:rsidR="00C96556" w:rsidRDefault="00C96556">
      <w:pPr>
        <w:pStyle w:val="BodyText"/>
      </w:pPr>
    </w:p>
    <w:p w14:paraId="590D0FB1" w14:textId="77777777" w:rsidR="00C96556" w:rsidRDefault="00C96556">
      <w:pPr>
        <w:pStyle w:val="BodyText"/>
      </w:pPr>
    </w:p>
    <w:p w14:paraId="651FDE61" w14:textId="77777777" w:rsidR="00C96556" w:rsidRDefault="00C96556">
      <w:pPr>
        <w:pStyle w:val="BodyText"/>
      </w:pPr>
    </w:p>
    <w:p w14:paraId="12A30A5B" w14:textId="77777777" w:rsidR="00C96556" w:rsidRDefault="00C96556">
      <w:pPr>
        <w:pStyle w:val="BodyText"/>
      </w:pPr>
    </w:p>
    <w:p w14:paraId="13D0F3BE" w14:textId="77777777" w:rsidR="00C96556" w:rsidRDefault="00C96556">
      <w:pPr>
        <w:pStyle w:val="BodyText"/>
        <w:spacing w:before="44"/>
      </w:pPr>
    </w:p>
    <w:p w14:paraId="522379B8" w14:textId="77777777" w:rsidR="00C96556" w:rsidRDefault="00F61671">
      <w:pPr>
        <w:pStyle w:val="BodyText"/>
        <w:ind w:left="563"/>
      </w:pPr>
      <w:bookmarkStart w:id="270" w:name="_bookmark63"/>
      <w:bookmarkEnd w:id="270"/>
      <w:r>
        <w:rPr>
          <w:w w:val="105"/>
        </w:rPr>
        <w:t>Table</w:t>
      </w:r>
      <w:r>
        <w:rPr>
          <w:spacing w:val="10"/>
          <w:w w:val="105"/>
        </w:rPr>
        <w:t xml:space="preserve"> </w:t>
      </w:r>
      <w:r>
        <w:rPr>
          <w:w w:val="105"/>
        </w:rPr>
        <w:t>10:</w:t>
      </w:r>
      <w:r>
        <w:rPr>
          <w:spacing w:val="33"/>
          <w:w w:val="105"/>
        </w:rPr>
        <w:t xml:space="preserve"> </w:t>
      </w:r>
      <w:r>
        <w:rPr>
          <w:w w:val="105"/>
        </w:rPr>
        <w:t>Full</w:t>
      </w:r>
      <w:r>
        <w:rPr>
          <w:spacing w:val="12"/>
          <w:w w:val="105"/>
        </w:rPr>
        <w:t xml:space="preserve"> </w:t>
      </w:r>
      <w:r>
        <w:rPr>
          <w:w w:val="105"/>
        </w:rPr>
        <w:t>set</w:t>
      </w:r>
      <w:r>
        <w:rPr>
          <w:spacing w:val="10"/>
          <w:w w:val="105"/>
        </w:rPr>
        <w:t xml:space="preserve"> </w:t>
      </w:r>
      <w:r>
        <w:rPr>
          <w:w w:val="105"/>
        </w:rPr>
        <w:t>of</w:t>
      </w:r>
      <w:r>
        <w:rPr>
          <w:spacing w:val="11"/>
          <w:w w:val="105"/>
        </w:rPr>
        <w:t xml:space="preserve"> </w:t>
      </w:r>
      <w:r>
        <w:rPr>
          <w:w w:val="105"/>
        </w:rPr>
        <w:t>estimates</w:t>
      </w:r>
      <w:r>
        <w:rPr>
          <w:spacing w:val="10"/>
          <w:w w:val="105"/>
        </w:rPr>
        <w:t xml:space="preserve"> </w:t>
      </w:r>
      <w:r>
        <w:rPr>
          <w:w w:val="105"/>
        </w:rPr>
        <w:t>-</w:t>
      </w:r>
      <w:r>
        <w:rPr>
          <w:spacing w:val="11"/>
          <w:w w:val="105"/>
        </w:rPr>
        <w:t xml:space="preserve"> </w:t>
      </w:r>
      <w:r>
        <w:rPr>
          <w:w w:val="105"/>
        </w:rPr>
        <w:t>Median</w:t>
      </w:r>
      <w:r>
        <w:rPr>
          <w:spacing w:val="10"/>
          <w:w w:val="105"/>
        </w:rPr>
        <w:t xml:space="preserve"> </w:t>
      </w:r>
      <w:r>
        <w:rPr>
          <w:w w:val="105"/>
        </w:rPr>
        <w:t>Housing</w:t>
      </w:r>
      <w:r>
        <w:rPr>
          <w:spacing w:val="11"/>
          <w:w w:val="105"/>
        </w:rPr>
        <w:t xml:space="preserve"> </w:t>
      </w:r>
      <w:r>
        <w:rPr>
          <w:w w:val="105"/>
        </w:rPr>
        <w:t>Price</w:t>
      </w:r>
      <w:r>
        <w:rPr>
          <w:spacing w:val="11"/>
          <w:w w:val="105"/>
        </w:rPr>
        <w:t xml:space="preserve"> </w:t>
      </w:r>
      <w:r>
        <w:rPr>
          <w:w w:val="105"/>
        </w:rPr>
        <w:t>(after</w:t>
      </w:r>
      <w:r>
        <w:rPr>
          <w:spacing w:val="10"/>
          <w:w w:val="105"/>
        </w:rPr>
        <w:t xml:space="preserve"> </w:t>
      </w:r>
      <w:r>
        <w:rPr>
          <w:w w:val="105"/>
        </w:rPr>
        <w:t>1%</w:t>
      </w:r>
      <w:r>
        <w:rPr>
          <w:spacing w:val="11"/>
          <w:w w:val="105"/>
        </w:rPr>
        <w:t xml:space="preserve"> </w:t>
      </w:r>
      <w:proofErr w:type="spellStart"/>
      <w:r>
        <w:rPr>
          <w:spacing w:val="-2"/>
          <w:w w:val="105"/>
        </w:rPr>
        <w:t>Winsorization</w:t>
      </w:r>
      <w:proofErr w:type="spellEnd"/>
      <w:r>
        <w:rPr>
          <w:spacing w:val="-2"/>
          <w:w w:val="105"/>
        </w:rPr>
        <w:t>)</w:t>
      </w:r>
    </w:p>
    <w:p w14:paraId="36015C70" w14:textId="77777777" w:rsidR="00C96556" w:rsidRDefault="00C96556">
      <w:pPr>
        <w:pStyle w:val="BodyText"/>
        <w:spacing w:before="6"/>
        <w:rPr>
          <w:sz w:val="18"/>
        </w:rPr>
      </w:pPr>
    </w:p>
    <w:tbl>
      <w:tblPr>
        <w:tblW w:w="0" w:type="auto"/>
        <w:tblInd w:w="286" w:type="dxa"/>
        <w:tblLayout w:type="fixed"/>
        <w:tblCellMar>
          <w:left w:w="0" w:type="dxa"/>
          <w:right w:w="0" w:type="dxa"/>
        </w:tblCellMar>
        <w:tblLook w:val="01E0" w:firstRow="1" w:lastRow="1" w:firstColumn="1" w:lastColumn="1" w:noHBand="0" w:noVBand="0"/>
      </w:tblPr>
      <w:tblGrid>
        <w:gridCol w:w="945"/>
        <w:gridCol w:w="995"/>
        <w:gridCol w:w="1283"/>
        <w:gridCol w:w="1989"/>
        <w:gridCol w:w="1083"/>
        <w:gridCol w:w="2508"/>
      </w:tblGrid>
      <w:tr w:rsidR="00C96556" w14:paraId="4371B26F" w14:textId="77777777">
        <w:trPr>
          <w:trHeight w:val="575"/>
        </w:trPr>
        <w:tc>
          <w:tcPr>
            <w:tcW w:w="945" w:type="dxa"/>
            <w:tcBorders>
              <w:top w:val="single" w:sz="4" w:space="0" w:color="000000"/>
              <w:bottom w:val="single" w:sz="4" w:space="0" w:color="000000"/>
            </w:tcBorders>
          </w:tcPr>
          <w:p w14:paraId="6D44114C" w14:textId="77777777" w:rsidR="00C96556" w:rsidRDefault="00F61671">
            <w:pPr>
              <w:pStyle w:val="TableParagraph"/>
              <w:spacing w:line="264" w:lineRule="exact"/>
              <w:ind w:left="119"/>
              <w:rPr>
                <w:b/>
                <w:sz w:val="24"/>
              </w:rPr>
            </w:pPr>
            <w:r>
              <w:rPr>
                <w:b/>
                <w:spacing w:val="-4"/>
                <w:w w:val="125"/>
                <w:sz w:val="24"/>
              </w:rPr>
              <w:t>Year</w:t>
            </w:r>
          </w:p>
          <w:p w14:paraId="67587DED" w14:textId="77777777" w:rsidR="00C96556" w:rsidRDefault="00F61671">
            <w:pPr>
              <w:pStyle w:val="TableParagraph"/>
              <w:spacing w:line="291" w:lineRule="exact"/>
              <w:ind w:left="119"/>
              <w:rPr>
                <w:b/>
                <w:sz w:val="24"/>
              </w:rPr>
            </w:pPr>
            <w:r>
              <w:rPr>
                <w:b/>
                <w:w w:val="110"/>
                <w:sz w:val="24"/>
              </w:rPr>
              <w:t>to</w:t>
            </w:r>
            <w:r>
              <w:rPr>
                <w:b/>
                <w:spacing w:val="33"/>
                <w:w w:val="110"/>
                <w:sz w:val="24"/>
              </w:rPr>
              <w:t xml:space="preserve"> </w:t>
            </w:r>
            <w:r>
              <w:rPr>
                <w:b/>
                <w:spacing w:val="-4"/>
                <w:w w:val="110"/>
                <w:sz w:val="24"/>
              </w:rPr>
              <w:t>vote</w:t>
            </w:r>
          </w:p>
        </w:tc>
        <w:tc>
          <w:tcPr>
            <w:tcW w:w="995" w:type="dxa"/>
            <w:tcBorders>
              <w:top w:val="single" w:sz="4" w:space="0" w:color="000000"/>
              <w:bottom w:val="single" w:sz="4" w:space="0" w:color="000000"/>
            </w:tcBorders>
          </w:tcPr>
          <w:p w14:paraId="48E3EDE6" w14:textId="77777777" w:rsidR="00C96556" w:rsidRDefault="00F61671">
            <w:pPr>
              <w:pStyle w:val="TableParagraph"/>
              <w:spacing w:line="266" w:lineRule="exact"/>
              <w:rPr>
                <w:b/>
                <w:sz w:val="24"/>
              </w:rPr>
            </w:pPr>
            <w:r>
              <w:rPr>
                <w:b/>
                <w:spacing w:val="-2"/>
                <w:w w:val="115"/>
                <w:sz w:val="24"/>
              </w:rPr>
              <w:t>relative</w:t>
            </w:r>
          </w:p>
        </w:tc>
        <w:tc>
          <w:tcPr>
            <w:tcW w:w="1283" w:type="dxa"/>
            <w:tcBorders>
              <w:top w:val="single" w:sz="4" w:space="0" w:color="000000"/>
              <w:bottom w:val="single" w:sz="4" w:space="0" w:color="000000"/>
            </w:tcBorders>
          </w:tcPr>
          <w:p w14:paraId="6B2A739C" w14:textId="77777777" w:rsidR="00C96556" w:rsidRDefault="00F61671">
            <w:pPr>
              <w:pStyle w:val="TableParagraph"/>
              <w:spacing w:line="266" w:lineRule="exact"/>
              <w:jc w:val="center"/>
              <w:rPr>
                <w:b/>
                <w:sz w:val="24"/>
              </w:rPr>
            </w:pPr>
            <w:r>
              <w:rPr>
                <w:b/>
                <w:spacing w:val="-2"/>
                <w:w w:val="120"/>
                <w:sz w:val="24"/>
              </w:rPr>
              <w:t>Estimate</w:t>
            </w:r>
          </w:p>
        </w:tc>
        <w:tc>
          <w:tcPr>
            <w:tcW w:w="1989" w:type="dxa"/>
            <w:tcBorders>
              <w:top w:val="single" w:sz="4" w:space="0" w:color="000000"/>
              <w:bottom w:val="single" w:sz="4" w:space="0" w:color="000000"/>
            </w:tcBorders>
          </w:tcPr>
          <w:p w14:paraId="56A20675" w14:textId="77777777" w:rsidR="00C96556" w:rsidRDefault="00F61671">
            <w:pPr>
              <w:pStyle w:val="TableParagraph"/>
              <w:spacing w:line="266" w:lineRule="exact"/>
              <w:jc w:val="center"/>
              <w:rPr>
                <w:b/>
                <w:sz w:val="24"/>
              </w:rPr>
            </w:pPr>
            <w:r>
              <w:rPr>
                <w:b/>
                <w:w w:val="115"/>
                <w:sz w:val="24"/>
              </w:rPr>
              <w:t>Standard</w:t>
            </w:r>
            <w:r>
              <w:rPr>
                <w:b/>
                <w:spacing w:val="54"/>
                <w:w w:val="115"/>
                <w:sz w:val="24"/>
              </w:rPr>
              <w:t xml:space="preserve"> </w:t>
            </w:r>
            <w:r>
              <w:rPr>
                <w:b/>
                <w:spacing w:val="-2"/>
                <w:w w:val="115"/>
                <w:sz w:val="24"/>
              </w:rPr>
              <w:t>error</w:t>
            </w:r>
          </w:p>
        </w:tc>
        <w:tc>
          <w:tcPr>
            <w:tcW w:w="1083" w:type="dxa"/>
            <w:tcBorders>
              <w:top w:val="single" w:sz="4" w:space="0" w:color="000000"/>
              <w:bottom w:val="single" w:sz="4" w:space="0" w:color="000000"/>
            </w:tcBorders>
          </w:tcPr>
          <w:p w14:paraId="20DE87CE" w14:textId="77777777" w:rsidR="00C96556" w:rsidRDefault="00F61671">
            <w:pPr>
              <w:pStyle w:val="TableParagraph"/>
              <w:spacing w:line="266" w:lineRule="exact"/>
              <w:jc w:val="center"/>
              <w:rPr>
                <w:b/>
                <w:sz w:val="24"/>
              </w:rPr>
            </w:pPr>
            <w:r>
              <w:rPr>
                <w:b/>
                <w:w w:val="115"/>
                <w:sz w:val="24"/>
              </w:rPr>
              <w:t>p-</w:t>
            </w:r>
            <w:r>
              <w:rPr>
                <w:b/>
                <w:spacing w:val="-2"/>
                <w:w w:val="115"/>
                <w:sz w:val="24"/>
              </w:rPr>
              <w:t>value</w:t>
            </w:r>
          </w:p>
        </w:tc>
        <w:tc>
          <w:tcPr>
            <w:tcW w:w="2508" w:type="dxa"/>
            <w:tcBorders>
              <w:top w:val="single" w:sz="4" w:space="0" w:color="000000"/>
              <w:bottom w:val="single" w:sz="4" w:space="0" w:color="000000"/>
            </w:tcBorders>
          </w:tcPr>
          <w:p w14:paraId="140CA063" w14:textId="77777777" w:rsidR="00C96556" w:rsidRDefault="00F61671">
            <w:pPr>
              <w:pStyle w:val="TableParagraph"/>
              <w:spacing w:line="266" w:lineRule="exact"/>
              <w:ind w:right="1"/>
              <w:jc w:val="center"/>
              <w:rPr>
                <w:b/>
                <w:sz w:val="24"/>
              </w:rPr>
            </w:pPr>
            <w:r>
              <w:rPr>
                <w:b/>
                <w:w w:val="115"/>
                <w:sz w:val="24"/>
              </w:rPr>
              <w:t>Confidence</w:t>
            </w:r>
            <w:r>
              <w:rPr>
                <w:b/>
                <w:spacing w:val="26"/>
                <w:w w:val="115"/>
                <w:sz w:val="24"/>
              </w:rPr>
              <w:t xml:space="preserve"> </w:t>
            </w:r>
            <w:r>
              <w:rPr>
                <w:b/>
                <w:spacing w:val="-2"/>
                <w:w w:val="115"/>
                <w:sz w:val="24"/>
              </w:rPr>
              <w:t>interval</w:t>
            </w:r>
          </w:p>
        </w:tc>
      </w:tr>
      <w:tr w:rsidR="00C96556" w14:paraId="7D06D8D1" w14:textId="77777777">
        <w:trPr>
          <w:trHeight w:val="281"/>
        </w:trPr>
        <w:tc>
          <w:tcPr>
            <w:tcW w:w="945" w:type="dxa"/>
            <w:tcBorders>
              <w:top w:val="single" w:sz="4" w:space="0" w:color="000000"/>
            </w:tcBorders>
          </w:tcPr>
          <w:p w14:paraId="7BD71633" w14:textId="77777777" w:rsidR="00C96556" w:rsidRDefault="00F61671">
            <w:pPr>
              <w:pStyle w:val="TableParagraph"/>
              <w:spacing w:line="261" w:lineRule="exact"/>
              <w:ind w:left="4" w:right="214"/>
              <w:jc w:val="center"/>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3</w:t>
            </w:r>
          </w:p>
        </w:tc>
        <w:tc>
          <w:tcPr>
            <w:tcW w:w="995" w:type="dxa"/>
            <w:tcBorders>
              <w:top w:val="single" w:sz="4" w:space="0" w:color="000000"/>
            </w:tcBorders>
          </w:tcPr>
          <w:p w14:paraId="057BA67B" w14:textId="77777777" w:rsidR="00C96556" w:rsidRDefault="00C96556">
            <w:pPr>
              <w:pStyle w:val="TableParagraph"/>
              <w:spacing w:line="240" w:lineRule="auto"/>
              <w:rPr>
                <w:rFonts w:ascii="Times New Roman"/>
                <w:sz w:val="20"/>
              </w:rPr>
            </w:pPr>
          </w:p>
        </w:tc>
        <w:tc>
          <w:tcPr>
            <w:tcW w:w="1283" w:type="dxa"/>
            <w:tcBorders>
              <w:top w:val="single" w:sz="4" w:space="0" w:color="000000"/>
            </w:tcBorders>
          </w:tcPr>
          <w:p w14:paraId="73AE6B36" w14:textId="77777777" w:rsidR="00C96556" w:rsidRDefault="00F61671">
            <w:pPr>
              <w:pStyle w:val="TableParagraph"/>
              <w:spacing w:line="261" w:lineRule="exact"/>
              <w:jc w:val="center"/>
              <w:rPr>
                <w:sz w:val="24"/>
              </w:rPr>
            </w:pPr>
            <w:r>
              <w:rPr>
                <w:spacing w:val="-5"/>
                <w:sz w:val="24"/>
              </w:rPr>
              <w:t>286</w:t>
            </w:r>
          </w:p>
        </w:tc>
        <w:tc>
          <w:tcPr>
            <w:tcW w:w="1989" w:type="dxa"/>
            <w:tcBorders>
              <w:top w:val="single" w:sz="4" w:space="0" w:color="000000"/>
            </w:tcBorders>
          </w:tcPr>
          <w:p w14:paraId="0553EF1B" w14:textId="77777777" w:rsidR="00C96556" w:rsidRDefault="00F61671">
            <w:pPr>
              <w:pStyle w:val="TableParagraph"/>
              <w:spacing w:line="261" w:lineRule="exact"/>
              <w:jc w:val="center"/>
              <w:rPr>
                <w:sz w:val="24"/>
              </w:rPr>
            </w:pPr>
            <w:r>
              <w:rPr>
                <w:spacing w:val="-2"/>
                <w:sz w:val="24"/>
              </w:rPr>
              <w:t>6,334</w:t>
            </w:r>
          </w:p>
        </w:tc>
        <w:tc>
          <w:tcPr>
            <w:tcW w:w="1083" w:type="dxa"/>
            <w:tcBorders>
              <w:top w:val="single" w:sz="4" w:space="0" w:color="000000"/>
            </w:tcBorders>
          </w:tcPr>
          <w:p w14:paraId="00089549" w14:textId="77777777" w:rsidR="00C96556" w:rsidRDefault="00F61671">
            <w:pPr>
              <w:pStyle w:val="TableParagraph"/>
              <w:spacing w:line="261" w:lineRule="exact"/>
              <w:jc w:val="center"/>
              <w:rPr>
                <w:sz w:val="24"/>
              </w:rPr>
            </w:pPr>
            <w:r>
              <w:rPr>
                <w:spacing w:val="-2"/>
                <w:sz w:val="24"/>
              </w:rPr>
              <w:t>0.964</w:t>
            </w:r>
          </w:p>
        </w:tc>
        <w:tc>
          <w:tcPr>
            <w:tcW w:w="2508" w:type="dxa"/>
            <w:tcBorders>
              <w:top w:val="single" w:sz="4" w:space="0" w:color="000000"/>
            </w:tcBorders>
          </w:tcPr>
          <w:p w14:paraId="6453C704" w14:textId="77777777" w:rsidR="00C96556" w:rsidRDefault="00F61671">
            <w:pPr>
              <w:pStyle w:val="TableParagraph"/>
              <w:spacing w:line="261" w:lineRule="exact"/>
              <w:ind w:left="1" w:right="1"/>
              <w:jc w:val="center"/>
              <w:rPr>
                <w:sz w:val="24"/>
              </w:rPr>
            </w:pPr>
            <w:r>
              <w:rPr>
                <w:sz w:val="24"/>
              </w:rPr>
              <w:t>[-12,128,</w:t>
            </w:r>
            <w:r>
              <w:rPr>
                <w:spacing w:val="-4"/>
                <w:sz w:val="24"/>
              </w:rPr>
              <w:t xml:space="preserve"> </w:t>
            </w:r>
            <w:r>
              <w:rPr>
                <w:spacing w:val="-2"/>
                <w:sz w:val="24"/>
              </w:rPr>
              <w:t>12,701]</w:t>
            </w:r>
          </w:p>
        </w:tc>
      </w:tr>
      <w:tr w:rsidR="00C96556" w14:paraId="3C89CFAB" w14:textId="77777777">
        <w:trPr>
          <w:trHeight w:val="288"/>
        </w:trPr>
        <w:tc>
          <w:tcPr>
            <w:tcW w:w="945" w:type="dxa"/>
          </w:tcPr>
          <w:p w14:paraId="0AB8B4C7" w14:textId="77777777" w:rsidR="00C96556" w:rsidRDefault="00F61671">
            <w:pPr>
              <w:pStyle w:val="TableParagraph"/>
              <w:ind w:left="4" w:right="214"/>
              <w:jc w:val="center"/>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2</w:t>
            </w:r>
          </w:p>
        </w:tc>
        <w:tc>
          <w:tcPr>
            <w:tcW w:w="995" w:type="dxa"/>
          </w:tcPr>
          <w:p w14:paraId="6AFBEAAA" w14:textId="77777777" w:rsidR="00C96556" w:rsidRDefault="00C96556">
            <w:pPr>
              <w:pStyle w:val="TableParagraph"/>
              <w:spacing w:line="240" w:lineRule="auto"/>
              <w:rPr>
                <w:rFonts w:ascii="Times New Roman"/>
                <w:sz w:val="20"/>
              </w:rPr>
            </w:pPr>
          </w:p>
        </w:tc>
        <w:tc>
          <w:tcPr>
            <w:tcW w:w="1283" w:type="dxa"/>
          </w:tcPr>
          <w:p w14:paraId="5D667AAF" w14:textId="77777777" w:rsidR="00C96556" w:rsidRDefault="00F61671">
            <w:pPr>
              <w:pStyle w:val="TableParagraph"/>
              <w:jc w:val="center"/>
              <w:rPr>
                <w:sz w:val="24"/>
              </w:rPr>
            </w:pPr>
            <w:r>
              <w:rPr>
                <w:spacing w:val="-2"/>
                <w:sz w:val="24"/>
              </w:rPr>
              <w:t>1,878</w:t>
            </w:r>
          </w:p>
        </w:tc>
        <w:tc>
          <w:tcPr>
            <w:tcW w:w="1989" w:type="dxa"/>
          </w:tcPr>
          <w:p w14:paraId="3F7D8063" w14:textId="77777777" w:rsidR="00C96556" w:rsidRDefault="00F61671">
            <w:pPr>
              <w:pStyle w:val="TableParagraph"/>
              <w:jc w:val="center"/>
              <w:rPr>
                <w:sz w:val="24"/>
              </w:rPr>
            </w:pPr>
            <w:r>
              <w:rPr>
                <w:spacing w:val="-2"/>
                <w:sz w:val="24"/>
              </w:rPr>
              <w:t>6,320</w:t>
            </w:r>
          </w:p>
        </w:tc>
        <w:tc>
          <w:tcPr>
            <w:tcW w:w="1083" w:type="dxa"/>
          </w:tcPr>
          <w:p w14:paraId="4CB3369F" w14:textId="77777777" w:rsidR="00C96556" w:rsidRDefault="00F61671">
            <w:pPr>
              <w:pStyle w:val="TableParagraph"/>
              <w:jc w:val="center"/>
              <w:rPr>
                <w:sz w:val="24"/>
              </w:rPr>
            </w:pPr>
            <w:r>
              <w:rPr>
                <w:spacing w:val="-2"/>
                <w:sz w:val="24"/>
              </w:rPr>
              <w:t>0.766</w:t>
            </w:r>
          </w:p>
        </w:tc>
        <w:tc>
          <w:tcPr>
            <w:tcW w:w="2508" w:type="dxa"/>
          </w:tcPr>
          <w:p w14:paraId="124357BE" w14:textId="77777777" w:rsidR="00C96556" w:rsidRDefault="00F61671">
            <w:pPr>
              <w:pStyle w:val="TableParagraph"/>
              <w:ind w:left="1" w:right="1"/>
              <w:jc w:val="center"/>
              <w:rPr>
                <w:sz w:val="24"/>
              </w:rPr>
            </w:pPr>
            <w:r>
              <w:rPr>
                <w:sz w:val="24"/>
              </w:rPr>
              <w:t>[-10,509,</w:t>
            </w:r>
            <w:r>
              <w:rPr>
                <w:spacing w:val="-3"/>
                <w:sz w:val="24"/>
              </w:rPr>
              <w:t xml:space="preserve"> </w:t>
            </w:r>
            <w:r>
              <w:rPr>
                <w:spacing w:val="-2"/>
                <w:sz w:val="24"/>
              </w:rPr>
              <w:t>14,266]</w:t>
            </w:r>
          </w:p>
        </w:tc>
      </w:tr>
      <w:tr w:rsidR="00C96556" w14:paraId="0B7D8B66" w14:textId="77777777">
        <w:trPr>
          <w:trHeight w:val="293"/>
        </w:trPr>
        <w:tc>
          <w:tcPr>
            <w:tcW w:w="945" w:type="dxa"/>
          </w:tcPr>
          <w:p w14:paraId="0DF09D14" w14:textId="77777777" w:rsidR="00C96556" w:rsidRDefault="00F61671">
            <w:pPr>
              <w:pStyle w:val="TableParagraph"/>
              <w:spacing w:line="273" w:lineRule="exact"/>
              <w:ind w:left="4" w:right="214"/>
              <w:jc w:val="center"/>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1</w:t>
            </w:r>
          </w:p>
        </w:tc>
        <w:tc>
          <w:tcPr>
            <w:tcW w:w="995" w:type="dxa"/>
          </w:tcPr>
          <w:p w14:paraId="62C6C674" w14:textId="77777777" w:rsidR="00C96556" w:rsidRDefault="00C96556">
            <w:pPr>
              <w:pStyle w:val="TableParagraph"/>
              <w:spacing w:line="240" w:lineRule="auto"/>
              <w:rPr>
                <w:rFonts w:ascii="Times New Roman"/>
              </w:rPr>
            </w:pPr>
          </w:p>
        </w:tc>
        <w:tc>
          <w:tcPr>
            <w:tcW w:w="1283" w:type="dxa"/>
          </w:tcPr>
          <w:p w14:paraId="7EB84733" w14:textId="77777777" w:rsidR="00C96556" w:rsidRDefault="00F61671">
            <w:pPr>
              <w:pStyle w:val="TableParagraph"/>
              <w:spacing w:line="273" w:lineRule="exact"/>
              <w:jc w:val="center"/>
              <w:rPr>
                <w:sz w:val="24"/>
              </w:rPr>
            </w:pPr>
            <w:r>
              <w:rPr>
                <w:spacing w:val="-2"/>
                <w:sz w:val="24"/>
              </w:rPr>
              <w:t>3,493</w:t>
            </w:r>
          </w:p>
        </w:tc>
        <w:tc>
          <w:tcPr>
            <w:tcW w:w="1989" w:type="dxa"/>
          </w:tcPr>
          <w:p w14:paraId="7E90616A" w14:textId="77777777" w:rsidR="00C96556" w:rsidRDefault="00F61671">
            <w:pPr>
              <w:pStyle w:val="TableParagraph"/>
              <w:spacing w:line="273" w:lineRule="exact"/>
              <w:jc w:val="center"/>
              <w:rPr>
                <w:sz w:val="24"/>
              </w:rPr>
            </w:pPr>
            <w:r>
              <w:rPr>
                <w:spacing w:val="-2"/>
                <w:sz w:val="24"/>
              </w:rPr>
              <w:t>7,383</w:t>
            </w:r>
          </w:p>
        </w:tc>
        <w:tc>
          <w:tcPr>
            <w:tcW w:w="1083" w:type="dxa"/>
          </w:tcPr>
          <w:p w14:paraId="03F62350" w14:textId="77777777" w:rsidR="00C96556" w:rsidRDefault="00F61671">
            <w:pPr>
              <w:pStyle w:val="TableParagraph"/>
              <w:spacing w:line="273" w:lineRule="exact"/>
              <w:jc w:val="center"/>
              <w:rPr>
                <w:sz w:val="24"/>
              </w:rPr>
            </w:pPr>
            <w:r>
              <w:rPr>
                <w:spacing w:val="-2"/>
                <w:sz w:val="24"/>
              </w:rPr>
              <w:t>0.636</w:t>
            </w:r>
          </w:p>
        </w:tc>
        <w:tc>
          <w:tcPr>
            <w:tcW w:w="2508" w:type="dxa"/>
          </w:tcPr>
          <w:p w14:paraId="14B554A9" w14:textId="77777777" w:rsidR="00C96556" w:rsidRDefault="00F61671">
            <w:pPr>
              <w:pStyle w:val="TableParagraph"/>
              <w:spacing w:line="273" w:lineRule="exact"/>
              <w:ind w:left="1" w:right="1"/>
              <w:jc w:val="center"/>
              <w:rPr>
                <w:sz w:val="24"/>
              </w:rPr>
            </w:pPr>
            <w:r>
              <w:rPr>
                <w:sz w:val="24"/>
              </w:rPr>
              <w:t>[-10,979,</w:t>
            </w:r>
            <w:r>
              <w:rPr>
                <w:spacing w:val="-3"/>
                <w:sz w:val="24"/>
              </w:rPr>
              <w:t xml:space="preserve"> </w:t>
            </w:r>
            <w:r>
              <w:rPr>
                <w:spacing w:val="-2"/>
                <w:sz w:val="24"/>
              </w:rPr>
              <w:t>17,964]</w:t>
            </w:r>
          </w:p>
        </w:tc>
      </w:tr>
      <w:tr w:rsidR="00C96556" w14:paraId="3D051D29" w14:textId="77777777">
        <w:trPr>
          <w:trHeight w:val="288"/>
        </w:trPr>
        <w:tc>
          <w:tcPr>
            <w:tcW w:w="945" w:type="dxa"/>
          </w:tcPr>
          <w:p w14:paraId="6A597DC7"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1</w:t>
            </w:r>
          </w:p>
        </w:tc>
        <w:tc>
          <w:tcPr>
            <w:tcW w:w="995" w:type="dxa"/>
          </w:tcPr>
          <w:p w14:paraId="063B1E34" w14:textId="77777777" w:rsidR="00C96556" w:rsidRDefault="00C96556">
            <w:pPr>
              <w:pStyle w:val="TableParagraph"/>
              <w:spacing w:line="240" w:lineRule="auto"/>
              <w:rPr>
                <w:rFonts w:ascii="Times New Roman"/>
                <w:sz w:val="20"/>
              </w:rPr>
            </w:pPr>
          </w:p>
        </w:tc>
        <w:tc>
          <w:tcPr>
            <w:tcW w:w="1283" w:type="dxa"/>
          </w:tcPr>
          <w:p w14:paraId="25025B60" w14:textId="77777777" w:rsidR="00C96556" w:rsidRDefault="00F61671">
            <w:pPr>
              <w:pStyle w:val="TableParagraph"/>
              <w:jc w:val="center"/>
              <w:rPr>
                <w:sz w:val="24"/>
              </w:rPr>
            </w:pPr>
            <w:r>
              <w:rPr>
                <w:spacing w:val="-2"/>
                <w:sz w:val="24"/>
              </w:rPr>
              <w:t>-4,173</w:t>
            </w:r>
          </w:p>
        </w:tc>
        <w:tc>
          <w:tcPr>
            <w:tcW w:w="1989" w:type="dxa"/>
          </w:tcPr>
          <w:p w14:paraId="66784B56" w14:textId="77777777" w:rsidR="00C96556" w:rsidRDefault="00F61671">
            <w:pPr>
              <w:pStyle w:val="TableParagraph"/>
              <w:jc w:val="center"/>
              <w:rPr>
                <w:sz w:val="24"/>
              </w:rPr>
            </w:pPr>
            <w:r>
              <w:rPr>
                <w:spacing w:val="-2"/>
                <w:sz w:val="24"/>
              </w:rPr>
              <w:t>8,657</w:t>
            </w:r>
          </w:p>
        </w:tc>
        <w:tc>
          <w:tcPr>
            <w:tcW w:w="1083" w:type="dxa"/>
          </w:tcPr>
          <w:p w14:paraId="2FEF1DCD" w14:textId="77777777" w:rsidR="00C96556" w:rsidRDefault="00F61671">
            <w:pPr>
              <w:pStyle w:val="TableParagraph"/>
              <w:jc w:val="center"/>
              <w:rPr>
                <w:sz w:val="24"/>
              </w:rPr>
            </w:pPr>
            <w:r>
              <w:rPr>
                <w:spacing w:val="-2"/>
                <w:sz w:val="24"/>
              </w:rPr>
              <w:t>0.630</w:t>
            </w:r>
          </w:p>
        </w:tc>
        <w:tc>
          <w:tcPr>
            <w:tcW w:w="2508" w:type="dxa"/>
          </w:tcPr>
          <w:p w14:paraId="0357091C" w14:textId="77777777" w:rsidR="00C96556" w:rsidRDefault="00F61671">
            <w:pPr>
              <w:pStyle w:val="TableParagraph"/>
              <w:ind w:left="1" w:right="1"/>
              <w:jc w:val="center"/>
              <w:rPr>
                <w:sz w:val="24"/>
              </w:rPr>
            </w:pPr>
            <w:r>
              <w:rPr>
                <w:sz w:val="24"/>
              </w:rPr>
              <w:t>[-21,142,</w:t>
            </w:r>
            <w:r>
              <w:rPr>
                <w:spacing w:val="-3"/>
                <w:sz w:val="24"/>
              </w:rPr>
              <w:t xml:space="preserve"> </w:t>
            </w:r>
            <w:r>
              <w:rPr>
                <w:spacing w:val="-2"/>
                <w:sz w:val="24"/>
              </w:rPr>
              <w:t>12,795]</w:t>
            </w:r>
          </w:p>
        </w:tc>
      </w:tr>
      <w:tr w:rsidR="00C96556" w14:paraId="158050DE" w14:textId="77777777">
        <w:trPr>
          <w:trHeight w:val="288"/>
        </w:trPr>
        <w:tc>
          <w:tcPr>
            <w:tcW w:w="945" w:type="dxa"/>
          </w:tcPr>
          <w:p w14:paraId="083C8B42"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2</w:t>
            </w:r>
          </w:p>
        </w:tc>
        <w:tc>
          <w:tcPr>
            <w:tcW w:w="995" w:type="dxa"/>
          </w:tcPr>
          <w:p w14:paraId="15B722E5" w14:textId="77777777" w:rsidR="00C96556" w:rsidRDefault="00C96556">
            <w:pPr>
              <w:pStyle w:val="TableParagraph"/>
              <w:spacing w:line="240" w:lineRule="auto"/>
              <w:rPr>
                <w:rFonts w:ascii="Times New Roman"/>
                <w:sz w:val="20"/>
              </w:rPr>
            </w:pPr>
          </w:p>
        </w:tc>
        <w:tc>
          <w:tcPr>
            <w:tcW w:w="1283" w:type="dxa"/>
          </w:tcPr>
          <w:p w14:paraId="2DC25C59" w14:textId="77777777" w:rsidR="00C96556" w:rsidRDefault="00F61671">
            <w:pPr>
              <w:pStyle w:val="TableParagraph"/>
              <w:jc w:val="center"/>
              <w:rPr>
                <w:sz w:val="24"/>
              </w:rPr>
            </w:pPr>
            <w:r>
              <w:rPr>
                <w:spacing w:val="-2"/>
                <w:sz w:val="24"/>
              </w:rPr>
              <w:t>-8,160</w:t>
            </w:r>
          </w:p>
        </w:tc>
        <w:tc>
          <w:tcPr>
            <w:tcW w:w="1989" w:type="dxa"/>
          </w:tcPr>
          <w:p w14:paraId="145D7BCE" w14:textId="77777777" w:rsidR="00C96556" w:rsidRDefault="00F61671">
            <w:pPr>
              <w:pStyle w:val="TableParagraph"/>
              <w:jc w:val="center"/>
              <w:rPr>
                <w:sz w:val="24"/>
              </w:rPr>
            </w:pPr>
            <w:r>
              <w:rPr>
                <w:spacing w:val="-2"/>
                <w:sz w:val="24"/>
              </w:rPr>
              <w:t>7,544</w:t>
            </w:r>
          </w:p>
        </w:tc>
        <w:tc>
          <w:tcPr>
            <w:tcW w:w="1083" w:type="dxa"/>
          </w:tcPr>
          <w:p w14:paraId="61634D86" w14:textId="77777777" w:rsidR="00C96556" w:rsidRDefault="00F61671">
            <w:pPr>
              <w:pStyle w:val="TableParagraph"/>
              <w:jc w:val="center"/>
              <w:rPr>
                <w:sz w:val="24"/>
              </w:rPr>
            </w:pPr>
            <w:r>
              <w:rPr>
                <w:spacing w:val="-2"/>
                <w:sz w:val="24"/>
              </w:rPr>
              <w:t>0.279</w:t>
            </w:r>
          </w:p>
        </w:tc>
        <w:tc>
          <w:tcPr>
            <w:tcW w:w="2508" w:type="dxa"/>
          </w:tcPr>
          <w:p w14:paraId="39A1F6A8" w14:textId="77777777" w:rsidR="00C96556" w:rsidRDefault="00F61671">
            <w:pPr>
              <w:pStyle w:val="TableParagraph"/>
              <w:ind w:left="1" w:right="1"/>
              <w:jc w:val="center"/>
              <w:rPr>
                <w:sz w:val="24"/>
              </w:rPr>
            </w:pPr>
            <w:r>
              <w:rPr>
                <w:sz w:val="24"/>
              </w:rPr>
              <w:t>[-22,945,</w:t>
            </w:r>
            <w:r>
              <w:rPr>
                <w:spacing w:val="-4"/>
                <w:sz w:val="24"/>
              </w:rPr>
              <w:t xml:space="preserve"> </w:t>
            </w:r>
            <w:r>
              <w:rPr>
                <w:spacing w:val="-2"/>
                <w:sz w:val="24"/>
              </w:rPr>
              <w:t>6,626]</w:t>
            </w:r>
          </w:p>
        </w:tc>
      </w:tr>
      <w:tr w:rsidR="00C96556" w14:paraId="270198F8" w14:textId="77777777">
        <w:trPr>
          <w:trHeight w:val="288"/>
        </w:trPr>
        <w:tc>
          <w:tcPr>
            <w:tcW w:w="945" w:type="dxa"/>
          </w:tcPr>
          <w:p w14:paraId="76AB1336"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3</w:t>
            </w:r>
          </w:p>
        </w:tc>
        <w:tc>
          <w:tcPr>
            <w:tcW w:w="995" w:type="dxa"/>
          </w:tcPr>
          <w:p w14:paraId="1C0CF229" w14:textId="77777777" w:rsidR="00C96556" w:rsidRDefault="00C96556">
            <w:pPr>
              <w:pStyle w:val="TableParagraph"/>
              <w:spacing w:line="240" w:lineRule="auto"/>
              <w:rPr>
                <w:rFonts w:ascii="Times New Roman"/>
                <w:sz w:val="20"/>
              </w:rPr>
            </w:pPr>
          </w:p>
        </w:tc>
        <w:tc>
          <w:tcPr>
            <w:tcW w:w="1283" w:type="dxa"/>
          </w:tcPr>
          <w:p w14:paraId="37B2C5F8" w14:textId="77777777" w:rsidR="00C96556" w:rsidRDefault="00F61671">
            <w:pPr>
              <w:pStyle w:val="TableParagraph"/>
              <w:jc w:val="center"/>
              <w:rPr>
                <w:sz w:val="24"/>
              </w:rPr>
            </w:pPr>
            <w:r>
              <w:rPr>
                <w:spacing w:val="-2"/>
                <w:sz w:val="24"/>
              </w:rPr>
              <w:t>-13,364</w:t>
            </w:r>
          </w:p>
        </w:tc>
        <w:tc>
          <w:tcPr>
            <w:tcW w:w="1989" w:type="dxa"/>
          </w:tcPr>
          <w:p w14:paraId="606181F9" w14:textId="77777777" w:rsidR="00C96556" w:rsidRDefault="00F61671">
            <w:pPr>
              <w:pStyle w:val="TableParagraph"/>
              <w:jc w:val="center"/>
              <w:rPr>
                <w:sz w:val="24"/>
              </w:rPr>
            </w:pPr>
            <w:r>
              <w:rPr>
                <w:spacing w:val="-2"/>
                <w:sz w:val="24"/>
              </w:rPr>
              <w:t>7,497</w:t>
            </w:r>
          </w:p>
        </w:tc>
        <w:tc>
          <w:tcPr>
            <w:tcW w:w="1083" w:type="dxa"/>
          </w:tcPr>
          <w:p w14:paraId="17C42738" w14:textId="77777777" w:rsidR="00C96556" w:rsidRDefault="00F61671">
            <w:pPr>
              <w:pStyle w:val="TableParagraph"/>
              <w:jc w:val="center"/>
              <w:rPr>
                <w:sz w:val="24"/>
              </w:rPr>
            </w:pPr>
            <w:r>
              <w:rPr>
                <w:spacing w:val="-2"/>
                <w:sz w:val="24"/>
              </w:rPr>
              <w:t>0.075</w:t>
            </w:r>
          </w:p>
        </w:tc>
        <w:tc>
          <w:tcPr>
            <w:tcW w:w="2508" w:type="dxa"/>
          </w:tcPr>
          <w:p w14:paraId="5B214930" w14:textId="77777777" w:rsidR="00C96556" w:rsidRDefault="00F61671">
            <w:pPr>
              <w:pStyle w:val="TableParagraph"/>
              <w:ind w:left="1" w:right="1"/>
              <w:jc w:val="center"/>
              <w:rPr>
                <w:sz w:val="24"/>
              </w:rPr>
            </w:pPr>
            <w:r>
              <w:rPr>
                <w:sz w:val="24"/>
              </w:rPr>
              <w:t>[-28,058,</w:t>
            </w:r>
            <w:r>
              <w:rPr>
                <w:spacing w:val="-4"/>
                <w:sz w:val="24"/>
              </w:rPr>
              <w:t xml:space="preserve"> </w:t>
            </w:r>
            <w:r>
              <w:rPr>
                <w:spacing w:val="-2"/>
                <w:sz w:val="24"/>
              </w:rPr>
              <w:t>1,330]</w:t>
            </w:r>
          </w:p>
        </w:tc>
      </w:tr>
      <w:tr w:rsidR="00C96556" w14:paraId="0E37070E" w14:textId="77777777">
        <w:trPr>
          <w:trHeight w:val="288"/>
        </w:trPr>
        <w:tc>
          <w:tcPr>
            <w:tcW w:w="945" w:type="dxa"/>
          </w:tcPr>
          <w:p w14:paraId="03563678"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95" w:type="dxa"/>
          </w:tcPr>
          <w:p w14:paraId="1D743AF0" w14:textId="77777777" w:rsidR="00C96556" w:rsidRDefault="00C96556">
            <w:pPr>
              <w:pStyle w:val="TableParagraph"/>
              <w:spacing w:line="240" w:lineRule="auto"/>
              <w:rPr>
                <w:rFonts w:ascii="Times New Roman"/>
                <w:sz w:val="20"/>
              </w:rPr>
            </w:pPr>
          </w:p>
        </w:tc>
        <w:tc>
          <w:tcPr>
            <w:tcW w:w="1283" w:type="dxa"/>
          </w:tcPr>
          <w:p w14:paraId="0F05DC83" w14:textId="77777777" w:rsidR="00C96556" w:rsidRDefault="00F61671">
            <w:pPr>
              <w:pStyle w:val="TableParagraph"/>
              <w:jc w:val="center"/>
              <w:rPr>
                <w:sz w:val="24"/>
              </w:rPr>
            </w:pPr>
            <w:r>
              <w:rPr>
                <w:spacing w:val="-2"/>
                <w:sz w:val="24"/>
              </w:rPr>
              <w:t>-22,583</w:t>
            </w:r>
          </w:p>
        </w:tc>
        <w:tc>
          <w:tcPr>
            <w:tcW w:w="1989" w:type="dxa"/>
          </w:tcPr>
          <w:p w14:paraId="6EE94077" w14:textId="77777777" w:rsidR="00C96556" w:rsidRDefault="00F61671">
            <w:pPr>
              <w:pStyle w:val="TableParagraph"/>
              <w:jc w:val="center"/>
              <w:rPr>
                <w:sz w:val="24"/>
              </w:rPr>
            </w:pPr>
            <w:r>
              <w:rPr>
                <w:spacing w:val="-2"/>
                <w:sz w:val="24"/>
              </w:rPr>
              <w:t>8,020</w:t>
            </w:r>
          </w:p>
        </w:tc>
        <w:tc>
          <w:tcPr>
            <w:tcW w:w="1083" w:type="dxa"/>
          </w:tcPr>
          <w:p w14:paraId="055AFBE3" w14:textId="77777777" w:rsidR="00C96556" w:rsidRDefault="00F61671">
            <w:pPr>
              <w:pStyle w:val="TableParagraph"/>
              <w:jc w:val="center"/>
              <w:rPr>
                <w:sz w:val="24"/>
              </w:rPr>
            </w:pPr>
            <w:r>
              <w:rPr>
                <w:spacing w:val="-2"/>
                <w:sz w:val="24"/>
              </w:rPr>
              <w:t>0.005</w:t>
            </w:r>
          </w:p>
        </w:tc>
        <w:tc>
          <w:tcPr>
            <w:tcW w:w="2508" w:type="dxa"/>
          </w:tcPr>
          <w:p w14:paraId="0E7DE140" w14:textId="77777777" w:rsidR="00C96556" w:rsidRDefault="00F61671">
            <w:pPr>
              <w:pStyle w:val="TableParagraph"/>
              <w:ind w:left="1" w:right="1"/>
              <w:jc w:val="center"/>
              <w:rPr>
                <w:sz w:val="24"/>
              </w:rPr>
            </w:pPr>
            <w:r>
              <w:rPr>
                <w:spacing w:val="-2"/>
                <w:sz w:val="24"/>
              </w:rPr>
              <w:t>[-38,303,</w:t>
            </w:r>
            <w:r>
              <w:rPr>
                <w:spacing w:val="15"/>
                <w:sz w:val="24"/>
              </w:rPr>
              <w:t xml:space="preserve"> </w:t>
            </w:r>
            <w:r>
              <w:rPr>
                <w:spacing w:val="-2"/>
                <w:sz w:val="24"/>
              </w:rPr>
              <w:t>-6,864]</w:t>
            </w:r>
          </w:p>
        </w:tc>
      </w:tr>
      <w:tr w:rsidR="00C96556" w14:paraId="0349215C" w14:textId="77777777">
        <w:trPr>
          <w:trHeight w:val="288"/>
        </w:trPr>
        <w:tc>
          <w:tcPr>
            <w:tcW w:w="945" w:type="dxa"/>
          </w:tcPr>
          <w:p w14:paraId="70165D67"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95" w:type="dxa"/>
          </w:tcPr>
          <w:p w14:paraId="250A36E6" w14:textId="77777777" w:rsidR="00C96556" w:rsidRDefault="00C96556">
            <w:pPr>
              <w:pStyle w:val="TableParagraph"/>
              <w:spacing w:line="240" w:lineRule="auto"/>
              <w:rPr>
                <w:rFonts w:ascii="Times New Roman"/>
                <w:sz w:val="20"/>
              </w:rPr>
            </w:pPr>
          </w:p>
        </w:tc>
        <w:tc>
          <w:tcPr>
            <w:tcW w:w="1283" w:type="dxa"/>
          </w:tcPr>
          <w:p w14:paraId="13E8E069" w14:textId="77777777" w:rsidR="00C96556" w:rsidRDefault="00F61671">
            <w:pPr>
              <w:pStyle w:val="TableParagraph"/>
              <w:jc w:val="center"/>
              <w:rPr>
                <w:sz w:val="24"/>
              </w:rPr>
            </w:pPr>
            <w:r>
              <w:rPr>
                <w:spacing w:val="-2"/>
                <w:sz w:val="24"/>
              </w:rPr>
              <w:t>-21,063</w:t>
            </w:r>
          </w:p>
        </w:tc>
        <w:tc>
          <w:tcPr>
            <w:tcW w:w="1989" w:type="dxa"/>
          </w:tcPr>
          <w:p w14:paraId="67F5E13A" w14:textId="77777777" w:rsidR="00C96556" w:rsidRDefault="00F61671">
            <w:pPr>
              <w:pStyle w:val="TableParagraph"/>
              <w:jc w:val="center"/>
              <w:rPr>
                <w:sz w:val="24"/>
              </w:rPr>
            </w:pPr>
            <w:r>
              <w:rPr>
                <w:spacing w:val="-2"/>
                <w:sz w:val="24"/>
              </w:rPr>
              <w:t>8,996</w:t>
            </w:r>
          </w:p>
        </w:tc>
        <w:tc>
          <w:tcPr>
            <w:tcW w:w="1083" w:type="dxa"/>
          </w:tcPr>
          <w:p w14:paraId="5ECE5A0A" w14:textId="77777777" w:rsidR="00C96556" w:rsidRDefault="00F61671">
            <w:pPr>
              <w:pStyle w:val="TableParagraph"/>
              <w:jc w:val="center"/>
              <w:rPr>
                <w:sz w:val="24"/>
              </w:rPr>
            </w:pPr>
            <w:r>
              <w:rPr>
                <w:spacing w:val="-2"/>
                <w:sz w:val="24"/>
              </w:rPr>
              <w:t>0.019</w:t>
            </w:r>
          </w:p>
        </w:tc>
        <w:tc>
          <w:tcPr>
            <w:tcW w:w="2508" w:type="dxa"/>
          </w:tcPr>
          <w:p w14:paraId="2D612805" w14:textId="77777777" w:rsidR="00C96556" w:rsidRDefault="00F61671">
            <w:pPr>
              <w:pStyle w:val="TableParagraph"/>
              <w:ind w:left="1" w:right="1"/>
              <w:jc w:val="center"/>
              <w:rPr>
                <w:sz w:val="24"/>
              </w:rPr>
            </w:pPr>
            <w:r>
              <w:rPr>
                <w:spacing w:val="-2"/>
                <w:sz w:val="24"/>
              </w:rPr>
              <w:t>[-38,696,</w:t>
            </w:r>
            <w:r>
              <w:rPr>
                <w:spacing w:val="15"/>
                <w:sz w:val="24"/>
              </w:rPr>
              <w:t xml:space="preserve"> </w:t>
            </w:r>
            <w:r>
              <w:rPr>
                <w:spacing w:val="-2"/>
                <w:sz w:val="24"/>
              </w:rPr>
              <w:t>-3,430]</w:t>
            </w:r>
          </w:p>
        </w:tc>
      </w:tr>
      <w:tr w:rsidR="00C96556" w14:paraId="32F93AA6" w14:textId="77777777">
        <w:trPr>
          <w:trHeight w:val="288"/>
        </w:trPr>
        <w:tc>
          <w:tcPr>
            <w:tcW w:w="945" w:type="dxa"/>
          </w:tcPr>
          <w:p w14:paraId="27917C39"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95" w:type="dxa"/>
          </w:tcPr>
          <w:p w14:paraId="13575A39" w14:textId="77777777" w:rsidR="00C96556" w:rsidRDefault="00C96556">
            <w:pPr>
              <w:pStyle w:val="TableParagraph"/>
              <w:spacing w:line="240" w:lineRule="auto"/>
              <w:rPr>
                <w:rFonts w:ascii="Times New Roman"/>
                <w:sz w:val="20"/>
              </w:rPr>
            </w:pPr>
          </w:p>
        </w:tc>
        <w:tc>
          <w:tcPr>
            <w:tcW w:w="1283" w:type="dxa"/>
          </w:tcPr>
          <w:p w14:paraId="192CFA13" w14:textId="77777777" w:rsidR="00C96556" w:rsidRDefault="00F61671">
            <w:pPr>
              <w:pStyle w:val="TableParagraph"/>
              <w:jc w:val="center"/>
              <w:rPr>
                <w:sz w:val="24"/>
              </w:rPr>
            </w:pPr>
            <w:r>
              <w:rPr>
                <w:spacing w:val="-2"/>
                <w:sz w:val="24"/>
              </w:rPr>
              <w:t>-18,767</w:t>
            </w:r>
          </w:p>
        </w:tc>
        <w:tc>
          <w:tcPr>
            <w:tcW w:w="1989" w:type="dxa"/>
          </w:tcPr>
          <w:p w14:paraId="6D827BAC" w14:textId="77777777" w:rsidR="00C96556" w:rsidRDefault="00F61671">
            <w:pPr>
              <w:pStyle w:val="TableParagraph"/>
              <w:jc w:val="center"/>
              <w:rPr>
                <w:sz w:val="24"/>
              </w:rPr>
            </w:pPr>
            <w:r>
              <w:rPr>
                <w:spacing w:val="-2"/>
                <w:sz w:val="24"/>
              </w:rPr>
              <w:t>8,872</w:t>
            </w:r>
          </w:p>
        </w:tc>
        <w:tc>
          <w:tcPr>
            <w:tcW w:w="1083" w:type="dxa"/>
          </w:tcPr>
          <w:p w14:paraId="41CF6E58" w14:textId="77777777" w:rsidR="00C96556" w:rsidRDefault="00F61671">
            <w:pPr>
              <w:pStyle w:val="TableParagraph"/>
              <w:jc w:val="center"/>
              <w:rPr>
                <w:sz w:val="24"/>
              </w:rPr>
            </w:pPr>
            <w:r>
              <w:rPr>
                <w:spacing w:val="-2"/>
                <w:sz w:val="24"/>
              </w:rPr>
              <w:t>0.034</w:t>
            </w:r>
          </w:p>
        </w:tc>
        <w:tc>
          <w:tcPr>
            <w:tcW w:w="2508" w:type="dxa"/>
          </w:tcPr>
          <w:p w14:paraId="4DC8FF5C" w14:textId="77777777" w:rsidR="00C96556" w:rsidRDefault="00F61671">
            <w:pPr>
              <w:pStyle w:val="TableParagraph"/>
              <w:ind w:left="1" w:right="1"/>
              <w:jc w:val="center"/>
              <w:rPr>
                <w:sz w:val="24"/>
              </w:rPr>
            </w:pPr>
            <w:r>
              <w:rPr>
                <w:spacing w:val="-2"/>
                <w:sz w:val="24"/>
              </w:rPr>
              <w:t>[-36,156,</w:t>
            </w:r>
            <w:r>
              <w:rPr>
                <w:spacing w:val="15"/>
                <w:sz w:val="24"/>
              </w:rPr>
              <w:t xml:space="preserve"> </w:t>
            </w:r>
            <w:r>
              <w:rPr>
                <w:spacing w:val="-2"/>
                <w:sz w:val="24"/>
              </w:rPr>
              <w:t>-1,379]</w:t>
            </w:r>
          </w:p>
        </w:tc>
      </w:tr>
      <w:tr w:rsidR="00C96556" w14:paraId="5F13EAD2" w14:textId="77777777">
        <w:trPr>
          <w:trHeight w:val="288"/>
        </w:trPr>
        <w:tc>
          <w:tcPr>
            <w:tcW w:w="945" w:type="dxa"/>
          </w:tcPr>
          <w:p w14:paraId="1E4BBE0F"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95" w:type="dxa"/>
          </w:tcPr>
          <w:p w14:paraId="5AC7116D" w14:textId="77777777" w:rsidR="00C96556" w:rsidRDefault="00C96556">
            <w:pPr>
              <w:pStyle w:val="TableParagraph"/>
              <w:spacing w:line="240" w:lineRule="auto"/>
              <w:rPr>
                <w:rFonts w:ascii="Times New Roman"/>
                <w:sz w:val="20"/>
              </w:rPr>
            </w:pPr>
          </w:p>
        </w:tc>
        <w:tc>
          <w:tcPr>
            <w:tcW w:w="1283" w:type="dxa"/>
          </w:tcPr>
          <w:p w14:paraId="21F4637B" w14:textId="77777777" w:rsidR="00C96556" w:rsidRDefault="00F61671">
            <w:pPr>
              <w:pStyle w:val="TableParagraph"/>
              <w:jc w:val="center"/>
              <w:rPr>
                <w:sz w:val="24"/>
              </w:rPr>
            </w:pPr>
            <w:r>
              <w:rPr>
                <w:spacing w:val="-2"/>
                <w:sz w:val="24"/>
              </w:rPr>
              <w:t>-17,930</w:t>
            </w:r>
          </w:p>
        </w:tc>
        <w:tc>
          <w:tcPr>
            <w:tcW w:w="1989" w:type="dxa"/>
          </w:tcPr>
          <w:p w14:paraId="37993A34" w14:textId="77777777" w:rsidR="00C96556" w:rsidRDefault="00F61671">
            <w:pPr>
              <w:pStyle w:val="TableParagraph"/>
              <w:jc w:val="center"/>
              <w:rPr>
                <w:sz w:val="24"/>
              </w:rPr>
            </w:pPr>
            <w:r>
              <w:rPr>
                <w:spacing w:val="-2"/>
                <w:sz w:val="24"/>
              </w:rPr>
              <w:t>6,879</w:t>
            </w:r>
          </w:p>
        </w:tc>
        <w:tc>
          <w:tcPr>
            <w:tcW w:w="1083" w:type="dxa"/>
          </w:tcPr>
          <w:p w14:paraId="0C5AB28A" w14:textId="77777777" w:rsidR="00C96556" w:rsidRDefault="00F61671">
            <w:pPr>
              <w:pStyle w:val="TableParagraph"/>
              <w:jc w:val="center"/>
              <w:rPr>
                <w:sz w:val="24"/>
              </w:rPr>
            </w:pPr>
            <w:r>
              <w:rPr>
                <w:spacing w:val="-2"/>
                <w:sz w:val="24"/>
              </w:rPr>
              <w:t>0.009</w:t>
            </w:r>
          </w:p>
        </w:tc>
        <w:tc>
          <w:tcPr>
            <w:tcW w:w="2508" w:type="dxa"/>
          </w:tcPr>
          <w:p w14:paraId="0E7FFCDA" w14:textId="77777777" w:rsidR="00C96556" w:rsidRDefault="00F61671">
            <w:pPr>
              <w:pStyle w:val="TableParagraph"/>
              <w:ind w:left="1" w:right="1"/>
              <w:jc w:val="center"/>
              <w:rPr>
                <w:sz w:val="24"/>
              </w:rPr>
            </w:pPr>
            <w:r>
              <w:rPr>
                <w:spacing w:val="-2"/>
                <w:sz w:val="24"/>
              </w:rPr>
              <w:t>[-31,414,</w:t>
            </w:r>
            <w:r>
              <w:rPr>
                <w:spacing w:val="15"/>
                <w:sz w:val="24"/>
              </w:rPr>
              <w:t xml:space="preserve"> </w:t>
            </w:r>
            <w:r>
              <w:rPr>
                <w:spacing w:val="-2"/>
                <w:sz w:val="24"/>
              </w:rPr>
              <w:t>-4,447]</w:t>
            </w:r>
          </w:p>
        </w:tc>
      </w:tr>
      <w:tr w:rsidR="00C96556" w14:paraId="4AB57BC4" w14:textId="77777777">
        <w:trPr>
          <w:trHeight w:val="288"/>
        </w:trPr>
        <w:tc>
          <w:tcPr>
            <w:tcW w:w="945" w:type="dxa"/>
          </w:tcPr>
          <w:p w14:paraId="1A2459E6"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95" w:type="dxa"/>
          </w:tcPr>
          <w:p w14:paraId="7F999DB3" w14:textId="77777777" w:rsidR="00C96556" w:rsidRDefault="00C96556">
            <w:pPr>
              <w:pStyle w:val="TableParagraph"/>
              <w:spacing w:line="240" w:lineRule="auto"/>
              <w:rPr>
                <w:rFonts w:ascii="Times New Roman"/>
                <w:sz w:val="20"/>
              </w:rPr>
            </w:pPr>
          </w:p>
        </w:tc>
        <w:tc>
          <w:tcPr>
            <w:tcW w:w="1283" w:type="dxa"/>
          </w:tcPr>
          <w:p w14:paraId="4343D15D" w14:textId="77777777" w:rsidR="00C96556" w:rsidRDefault="00F61671">
            <w:pPr>
              <w:pStyle w:val="TableParagraph"/>
              <w:jc w:val="center"/>
              <w:rPr>
                <w:sz w:val="24"/>
              </w:rPr>
            </w:pPr>
            <w:r>
              <w:rPr>
                <w:spacing w:val="-2"/>
                <w:sz w:val="24"/>
              </w:rPr>
              <w:t>-21,092</w:t>
            </w:r>
          </w:p>
        </w:tc>
        <w:tc>
          <w:tcPr>
            <w:tcW w:w="1989" w:type="dxa"/>
          </w:tcPr>
          <w:p w14:paraId="1BC3C803" w14:textId="77777777" w:rsidR="00C96556" w:rsidRDefault="00F61671">
            <w:pPr>
              <w:pStyle w:val="TableParagraph"/>
              <w:jc w:val="center"/>
              <w:rPr>
                <w:sz w:val="24"/>
              </w:rPr>
            </w:pPr>
            <w:r>
              <w:rPr>
                <w:spacing w:val="-2"/>
                <w:sz w:val="24"/>
              </w:rPr>
              <w:t>8,947</w:t>
            </w:r>
          </w:p>
        </w:tc>
        <w:tc>
          <w:tcPr>
            <w:tcW w:w="1083" w:type="dxa"/>
          </w:tcPr>
          <w:p w14:paraId="40DCCBCB" w14:textId="77777777" w:rsidR="00C96556" w:rsidRDefault="00F61671">
            <w:pPr>
              <w:pStyle w:val="TableParagraph"/>
              <w:jc w:val="center"/>
              <w:rPr>
                <w:sz w:val="24"/>
              </w:rPr>
            </w:pPr>
            <w:r>
              <w:rPr>
                <w:spacing w:val="-2"/>
                <w:sz w:val="24"/>
              </w:rPr>
              <w:t>0.018</w:t>
            </w:r>
          </w:p>
        </w:tc>
        <w:tc>
          <w:tcPr>
            <w:tcW w:w="2508" w:type="dxa"/>
          </w:tcPr>
          <w:p w14:paraId="71830721" w14:textId="77777777" w:rsidR="00C96556" w:rsidRDefault="00F61671">
            <w:pPr>
              <w:pStyle w:val="TableParagraph"/>
              <w:ind w:left="1" w:right="1"/>
              <w:jc w:val="center"/>
              <w:rPr>
                <w:sz w:val="24"/>
              </w:rPr>
            </w:pPr>
            <w:r>
              <w:rPr>
                <w:spacing w:val="-2"/>
                <w:sz w:val="24"/>
              </w:rPr>
              <w:t>[-38,629,</w:t>
            </w:r>
            <w:r>
              <w:rPr>
                <w:spacing w:val="15"/>
                <w:sz w:val="24"/>
              </w:rPr>
              <w:t xml:space="preserve"> </w:t>
            </w:r>
            <w:r>
              <w:rPr>
                <w:spacing w:val="-2"/>
                <w:sz w:val="24"/>
              </w:rPr>
              <w:t>-3,556]</w:t>
            </w:r>
          </w:p>
        </w:tc>
      </w:tr>
      <w:tr w:rsidR="00C96556" w14:paraId="5BCE9BD5" w14:textId="77777777">
        <w:trPr>
          <w:trHeight w:val="288"/>
        </w:trPr>
        <w:tc>
          <w:tcPr>
            <w:tcW w:w="945" w:type="dxa"/>
          </w:tcPr>
          <w:p w14:paraId="2F59F4EE" w14:textId="77777777" w:rsidR="00C96556" w:rsidRDefault="00F61671">
            <w:pPr>
              <w:pStyle w:val="TableParagraph"/>
              <w:ind w:right="21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95" w:type="dxa"/>
          </w:tcPr>
          <w:p w14:paraId="2916296D" w14:textId="77777777" w:rsidR="00C96556" w:rsidRDefault="00C96556">
            <w:pPr>
              <w:pStyle w:val="TableParagraph"/>
              <w:spacing w:line="240" w:lineRule="auto"/>
              <w:rPr>
                <w:rFonts w:ascii="Times New Roman"/>
                <w:sz w:val="20"/>
              </w:rPr>
            </w:pPr>
          </w:p>
        </w:tc>
        <w:tc>
          <w:tcPr>
            <w:tcW w:w="1283" w:type="dxa"/>
          </w:tcPr>
          <w:p w14:paraId="524001B4" w14:textId="77777777" w:rsidR="00C96556" w:rsidRDefault="00F61671">
            <w:pPr>
              <w:pStyle w:val="TableParagraph"/>
              <w:jc w:val="center"/>
              <w:rPr>
                <w:sz w:val="24"/>
              </w:rPr>
            </w:pPr>
            <w:r>
              <w:rPr>
                <w:spacing w:val="-2"/>
                <w:sz w:val="24"/>
              </w:rPr>
              <w:t>-17,801</w:t>
            </w:r>
          </w:p>
        </w:tc>
        <w:tc>
          <w:tcPr>
            <w:tcW w:w="1989" w:type="dxa"/>
          </w:tcPr>
          <w:p w14:paraId="7C8E3EB0" w14:textId="77777777" w:rsidR="00C96556" w:rsidRDefault="00F61671">
            <w:pPr>
              <w:pStyle w:val="TableParagraph"/>
              <w:jc w:val="center"/>
              <w:rPr>
                <w:sz w:val="24"/>
              </w:rPr>
            </w:pPr>
            <w:r>
              <w:rPr>
                <w:spacing w:val="-2"/>
                <w:sz w:val="24"/>
              </w:rPr>
              <w:t>7,802</w:t>
            </w:r>
          </w:p>
        </w:tc>
        <w:tc>
          <w:tcPr>
            <w:tcW w:w="1083" w:type="dxa"/>
          </w:tcPr>
          <w:p w14:paraId="7807E024" w14:textId="77777777" w:rsidR="00C96556" w:rsidRDefault="00F61671">
            <w:pPr>
              <w:pStyle w:val="TableParagraph"/>
              <w:jc w:val="center"/>
              <w:rPr>
                <w:sz w:val="24"/>
              </w:rPr>
            </w:pPr>
            <w:r>
              <w:rPr>
                <w:spacing w:val="-2"/>
                <w:sz w:val="24"/>
              </w:rPr>
              <w:t>0.023</w:t>
            </w:r>
          </w:p>
        </w:tc>
        <w:tc>
          <w:tcPr>
            <w:tcW w:w="2508" w:type="dxa"/>
          </w:tcPr>
          <w:p w14:paraId="612ECF2B" w14:textId="77777777" w:rsidR="00C96556" w:rsidRDefault="00F61671">
            <w:pPr>
              <w:pStyle w:val="TableParagraph"/>
              <w:ind w:left="1" w:right="1"/>
              <w:jc w:val="center"/>
              <w:rPr>
                <w:sz w:val="24"/>
              </w:rPr>
            </w:pPr>
            <w:r>
              <w:rPr>
                <w:spacing w:val="-2"/>
                <w:sz w:val="24"/>
              </w:rPr>
              <w:t>[-33,092,</w:t>
            </w:r>
            <w:r>
              <w:rPr>
                <w:spacing w:val="15"/>
                <w:sz w:val="24"/>
              </w:rPr>
              <w:t xml:space="preserve"> </w:t>
            </w:r>
            <w:r>
              <w:rPr>
                <w:spacing w:val="-2"/>
                <w:sz w:val="24"/>
              </w:rPr>
              <w:t>-2,510]</w:t>
            </w:r>
          </w:p>
        </w:tc>
      </w:tr>
      <w:tr w:rsidR="00C96556" w14:paraId="2BE7C0F2" w14:textId="77777777">
        <w:trPr>
          <w:trHeight w:val="289"/>
        </w:trPr>
        <w:tc>
          <w:tcPr>
            <w:tcW w:w="945" w:type="dxa"/>
            <w:tcBorders>
              <w:bottom w:val="single" w:sz="4" w:space="0" w:color="000000"/>
            </w:tcBorders>
          </w:tcPr>
          <w:p w14:paraId="203D13D8" w14:textId="77777777" w:rsidR="00C96556" w:rsidRDefault="00F61671">
            <w:pPr>
              <w:pStyle w:val="TableParagraph"/>
              <w:ind w:right="96"/>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995" w:type="dxa"/>
            <w:tcBorders>
              <w:bottom w:val="single" w:sz="4" w:space="0" w:color="000000"/>
            </w:tcBorders>
          </w:tcPr>
          <w:p w14:paraId="622F1AA9" w14:textId="77777777" w:rsidR="00C96556" w:rsidRDefault="00C96556">
            <w:pPr>
              <w:pStyle w:val="TableParagraph"/>
              <w:spacing w:line="240" w:lineRule="auto"/>
              <w:rPr>
                <w:rFonts w:ascii="Times New Roman"/>
                <w:sz w:val="20"/>
              </w:rPr>
            </w:pPr>
          </w:p>
        </w:tc>
        <w:tc>
          <w:tcPr>
            <w:tcW w:w="1283" w:type="dxa"/>
            <w:tcBorders>
              <w:bottom w:val="single" w:sz="4" w:space="0" w:color="000000"/>
            </w:tcBorders>
          </w:tcPr>
          <w:p w14:paraId="441EB364" w14:textId="77777777" w:rsidR="00C96556" w:rsidRDefault="00F61671">
            <w:pPr>
              <w:pStyle w:val="TableParagraph"/>
              <w:jc w:val="center"/>
              <w:rPr>
                <w:sz w:val="24"/>
              </w:rPr>
            </w:pPr>
            <w:r>
              <w:rPr>
                <w:spacing w:val="-2"/>
                <w:sz w:val="24"/>
              </w:rPr>
              <w:t>-13,108</w:t>
            </w:r>
          </w:p>
        </w:tc>
        <w:tc>
          <w:tcPr>
            <w:tcW w:w="1989" w:type="dxa"/>
            <w:tcBorders>
              <w:bottom w:val="single" w:sz="4" w:space="0" w:color="000000"/>
            </w:tcBorders>
          </w:tcPr>
          <w:p w14:paraId="68D4CFAE" w14:textId="77777777" w:rsidR="00C96556" w:rsidRDefault="00F61671">
            <w:pPr>
              <w:pStyle w:val="TableParagraph"/>
              <w:jc w:val="center"/>
              <w:rPr>
                <w:sz w:val="24"/>
              </w:rPr>
            </w:pPr>
            <w:r>
              <w:rPr>
                <w:spacing w:val="-2"/>
                <w:sz w:val="24"/>
              </w:rPr>
              <w:t>7,555</w:t>
            </w:r>
          </w:p>
        </w:tc>
        <w:tc>
          <w:tcPr>
            <w:tcW w:w="1083" w:type="dxa"/>
            <w:tcBorders>
              <w:bottom w:val="single" w:sz="4" w:space="0" w:color="000000"/>
            </w:tcBorders>
          </w:tcPr>
          <w:p w14:paraId="47302392" w14:textId="77777777" w:rsidR="00C96556" w:rsidRDefault="00F61671">
            <w:pPr>
              <w:pStyle w:val="TableParagraph"/>
              <w:jc w:val="center"/>
              <w:rPr>
                <w:sz w:val="24"/>
              </w:rPr>
            </w:pPr>
            <w:r>
              <w:rPr>
                <w:spacing w:val="-2"/>
                <w:sz w:val="24"/>
              </w:rPr>
              <w:t>0.083</w:t>
            </w:r>
          </w:p>
        </w:tc>
        <w:tc>
          <w:tcPr>
            <w:tcW w:w="2508" w:type="dxa"/>
            <w:tcBorders>
              <w:bottom w:val="single" w:sz="4" w:space="0" w:color="000000"/>
            </w:tcBorders>
          </w:tcPr>
          <w:p w14:paraId="1CD17E52" w14:textId="77777777" w:rsidR="00C96556" w:rsidRDefault="00F61671">
            <w:pPr>
              <w:pStyle w:val="TableParagraph"/>
              <w:ind w:left="1" w:right="1"/>
              <w:jc w:val="center"/>
              <w:rPr>
                <w:sz w:val="24"/>
              </w:rPr>
            </w:pPr>
            <w:r>
              <w:rPr>
                <w:sz w:val="24"/>
              </w:rPr>
              <w:t>[-27,916,</w:t>
            </w:r>
            <w:r>
              <w:rPr>
                <w:spacing w:val="-4"/>
                <w:sz w:val="24"/>
              </w:rPr>
              <w:t xml:space="preserve"> </w:t>
            </w:r>
            <w:r>
              <w:rPr>
                <w:spacing w:val="-2"/>
                <w:sz w:val="24"/>
              </w:rPr>
              <w:t>1,700]</w:t>
            </w:r>
          </w:p>
        </w:tc>
      </w:tr>
    </w:tbl>
    <w:p w14:paraId="74E1BD62" w14:textId="4F422449" w:rsidR="00C96556" w:rsidRDefault="00F61671">
      <w:pPr>
        <w:spacing w:before="67" w:line="242" w:lineRule="auto"/>
        <w:ind w:left="351" w:right="1737"/>
        <w:jc w:val="both"/>
      </w:pPr>
      <w:r>
        <w:rPr>
          <w:w w:val="105"/>
        </w:rPr>
        <w:t xml:space="preserve">Supplements </w:t>
      </w:r>
      <w:del w:id="271" w:author="Brasington, David (brasindd)" w:date="2025-03-02T18:55:00Z">
        <w:r w:rsidDel="00DF670F">
          <w:rPr>
            <w:w w:val="105"/>
          </w:rPr>
          <w:delText xml:space="preserve">Table </w:delText>
        </w:r>
        <w:r w:rsidR="00C876C1" w:rsidDel="00DF670F">
          <w:fldChar w:fldCharType="begin"/>
        </w:r>
        <w:r w:rsidR="00C876C1" w:rsidDel="00DF670F">
          <w:delInstrText xml:space="preserve"> HYPERLINK \l "_bookmark13" </w:delInstrText>
        </w:r>
        <w:r w:rsidR="00C876C1" w:rsidDel="00DF670F">
          <w:fldChar w:fldCharType="separate"/>
        </w:r>
        <w:r w:rsidDel="00DF670F">
          <w:rPr>
            <w:w w:val="105"/>
          </w:rPr>
          <w:delText>4</w:delText>
        </w:r>
        <w:r w:rsidR="00C876C1" w:rsidDel="00DF670F">
          <w:rPr>
            <w:w w:val="105"/>
          </w:rPr>
          <w:fldChar w:fldCharType="end"/>
        </w:r>
      </w:del>
      <w:ins w:id="272" w:author="Brasington, David (brasindd)" w:date="2025-03-02T18:55:00Z">
        <w:r w:rsidR="00DF670F">
          <w:rPr>
            <w:w w:val="105"/>
          </w:rPr>
          <w:t>Figure 8</w:t>
        </w:r>
      </w:ins>
      <w:r>
        <w:rPr>
          <w:w w:val="105"/>
        </w:rPr>
        <w:t xml:space="preserve"> in text.</w:t>
      </w:r>
      <w:r>
        <w:rPr>
          <w:spacing w:val="28"/>
          <w:w w:val="105"/>
        </w:rPr>
        <w:t xml:space="preserve"> </w:t>
      </w:r>
      <w:r>
        <w:rPr>
          <w:w w:val="105"/>
        </w:rPr>
        <w:t>Full set of treatment effect estimates of renewing road tax levies relative to cutting road tax levies from 3 years before the vote to 10 years after</w:t>
      </w:r>
      <w:r>
        <w:rPr>
          <w:spacing w:val="40"/>
          <w:w w:val="105"/>
        </w:rPr>
        <w:t xml:space="preserve"> </w:t>
      </w:r>
      <w:r>
        <w:rPr>
          <w:w w:val="105"/>
        </w:rPr>
        <w:t xml:space="preserve">the vote, with </w:t>
      </w:r>
      <w:del w:id="273" w:author="Brasington, David (brasindd)" w:date="2025-03-02T18:56:00Z">
        <w:r w:rsidDel="00DF670F">
          <w:rPr>
            <w:w w:val="105"/>
          </w:rPr>
          <w:delText>**</w:delText>
        </w:r>
      </w:del>
      <w:r>
        <w:rPr>
          <w:w w:val="105"/>
        </w:rPr>
        <w:t xml:space="preserve">1% </w:t>
      </w:r>
      <w:del w:id="274" w:author="Brasington, David (brasindd)" w:date="2025-03-02T18:56:00Z">
        <w:r w:rsidDel="00DF670F">
          <w:rPr>
            <w:w w:val="105"/>
          </w:rPr>
          <w:delText>W</w:delText>
        </w:r>
      </w:del>
      <w:proofErr w:type="spellStart"/>
      <w:ins w:id="275" w:author="Brasington, David (brasindd)" w:date="2025-03-02T18:56:00Z">
        <w:r w:rsidR="00DF670F">
          <w:rPr>
            <w:w w:val="105"/>
          </w:rPr>
          <w:t>w</w:t>
        </w:r>
      </w:ins>
      <w:r>
        <w:rPr>
          <w:w w:val="105"/>
        </w:rPr>
        <w:t>insorization</w:t>
      </w:r>
      <w:proofErr w:type="spellEnd"/>
      <w:del w:id="276" w:author="Brasington, David (brasindd)" w:date="2025-03-02T18:56:00Z">
        <w:r w:rsidDel="00DF670F">
          <w:rPr>
            <w:w w:val="105"/>
          </w:rPr>
          <w:delText>**</w:delText>
        </w:r>
      </w:del>
      <w:r>
        <w:rPr>
          <w:w w:val="105"/>
        </w:rPr>
        <w:t xml:space="preserve"> applied to the data.</w:t>
      </w:r>
      <w:r>
        <w:rPr>
          <w:spacing w:val="35"/>
          <w:w w:val="105"/>
        </w:rPr>
        <w:t xml:space="preserve"> </w:t>
      </w:r>
      <w:r>
        <w:rPr>
          <w:w w:val="105"/>
        </w:rPr>
        <w:t xml:space="preserve">Covariates from Table </w:t>
      </w:r>
      <w:hyperlink w:anchor="_bookmark8" w:history="1">
        <w:r>
          <w:rPr>
            <w:w w:val="105"/>
          </w:rPr>
          <w:t>2</w:t>
        </w:r>
      </w:hyperlink>
      <w:r>
        <w:rPr>
          <w:w w:val="105"/>
        </w:rPr>
        <w:t xml:space="preserve"> used in all regressions. Outcome is median house price in constant 2010 U.S. dollars. Unit of observation is the city-year.</w:t>
      </w:r>
      <w:r>
        <w:rPr>
          <w:spacing w:val="39"/>
          <w:w w:val="105"/>
        </w:rPr>
        <w:t xml:space="preserve"> </w:t>
      </w:r>
      <w:r>
        <w:rPr>
          <w:w w:val="105"/>
        </w:rPr>
        <w:t>A treatment effect of -</w:t>
      </w:r>
      <w:r>
        <w:rPr>
          <w:rFonts w:ascii="Times New Roman"/>
          <w:w w:val="105"/>
          <w:sz w:val="21"/>
        </w:rPr>
        <w:t>$</w:t>
      </w:r>
      <w:r>
        <w:rPr>
          <w:w w:val="105"/>
        </w:rPr>
        <w:t xml:space="preserve">22,583 means that four years after the vote, cities that vote to cut road taxes and its associated spending have houses that sell for </w:t>
      </w:r>
      <w:r>
        <w:rPr>
          <w:rFonts w:ascii="Times New Roman"/>
          <w:w w:val="105"/>
          <w:sz w:val="21"/>
        </w:rPr>
        <w:t>$</w:t>
      </w:r>
      <w:r>
        <w:rPr>
          <w:w w:val="105"/>
        </w:rPr>
        <w:t>22,583 less than cities that vote to renew road taxes and spending.</w:t>
      </w:r>
    </w:p>
    <w:p w14:paraId="132B3EA8" w14:textId="77777777" w:rsidR="00C96556" w:rsidRDefault="00C96556">
      <w:pPr>
        <w:spacing w:line="242" w:lineRule="auto"/>
        <w:jc w:val="both"/>
        <w:sectPr w:rsidR="00C96556">
          <w:pgSz w:w="12240" w:h="15840"/>
          <w:pgMar w:top="1820" w:right="360" w:bottom="1020" w:left="1440" w:header="0" w:footer="749" w:gutter="0"/>
          <w:cols w:space="720"/>
        </w:sectPr>
      </w:pPr>
    </w:p>
    <w:p w14:paraId="7D0F75CA" w14:textId="23429F66" w:rsidR="00C96556" w:rsidRPr="00DF670F" w:rsidRDefault="00DF670F">
      <w:pPr>
        <w:pStyle w:val="BodyText"/>
        <w:rPr>
          <w:color w:val="FF0000"/>
          <w:rPrChange w:id="277" w:author="Brasington, David (brasindd)" w:date="2025-03-02T18:57:00Z">
            <w:rPr/>
          </w:rPrChange>
        </w:rPr>
      </w:pPr>
      <w:ins w:id="278" w:author="Brasington, David (brasindd)" w:date="2025-03-02T18:57:00Z">
        <w:r>
          <w:rPr>
            <w:color w:val="FF0000"/>
          </w:rPr>
          <w:lastRenderedPageBreak/>
          <w:t xml:space="preserve">All tables should italicize the "p" in </w:t>
        </w:r>
        <w:r>
          <w:rPr>
            <w:i/>
            <w:iCs/>
            <w:color w:val="FF0000"/>
          </w:rPr>
          <w:t>p</w:t>
        </w:r>
        <w:r>
          <w:rPr>
            <w:color w:val="FF0000"/>
          </w:rPr>
          <w:t>-value</w:t>
        </w:r>
      </w:ins>
    </w:p>
    <w:p w14:paraId="5526C084" w14:textId="77777777" w:rsidR="00C96556" w:rsidRDefault="00C96556">
      <w:pPr>
        <w:pStyle w:val="BodyText"/>
        <w:spacing w:before="67"/>
      </w:pPr>
    </w:p>
    <w:p w14:paraId="4AB464CA" w14:textId="77777777" w:rsidR="00C96556" w:rsidRDefault="00F61671">
      <w:pPr>
        <w:pStyle w:val="BodyText"/>
        <w:ind w:right="1078"/>
        <w:jc w:val="center"/>
      </w:pPr>
      <w:bookmarkStart w:id="279" w:name="_bookmark64"/>
      <w:bookmarkEnd w:id="279"/>
      <w:r>
        <w:rPr>
          <w:w w:val="105"/>
        </w:rPr>
        <w:t>Table</w:t>
      </w:r>
      <w:r>
        <w:rPr>
          <w:spacing w:val="17"/>
          <w:w w:val="105"/>
        </w:rPr>
        <w:t xml:space="preserve"> </w:t>
      </w:r>
      <w:r>
        <w:rPr>
          <w:w w:val="105"/>
        </w:rPr>
        <w:t>11:</w:t>
      </w:r>
      <w:r>
        <w:rPr>
          <w:spacing w:val="43"/>
          <w:w w:val="105"/>
        </w:rPr>
        <w:t xml:space="preserve"> </w:t>
      </w:r>
      <w:r>
        <w:rPr>
          <w:w w:val="105"/>
        </w:rPr>
        <w:t>Treatment</w:t>
      </w:r>
      <w:r>
        <w:rPr>
          <w:spacing w:val="17"/>
          <w:w w:val="105"/>
        </w:rPr>
        <w:t xml:space="preserve"> </w:t>
      </w:r>
      <w:r>
        <w:rPr>
          <w:w w:val="105"/>
        </w:rPr>
        <w:t>Effects</w:t>
      </w:r>
      <w:r>
        <w:rPr>
          <w:spacing w:val="18"/>
          <w:w w:val="105"/>
        </w:rPr>
        <w:t xml:space="preserve"> </w:t>
      </w:r>
      <w:r>
        <w:rPr>
          <w:w w:val="105"/>
        </w:rPr>
        <w:t>on</w:t>
      </w:r>
      <w:r>
        <w:rPr>
          <w:spacing w:val="19"/>
          <w:w w:val="105"/>
        </w:rPr>
        <w:t xml:space="preserve"> </w:t>
      </w:r>
      <w:r>
        <w:rPr>
          <w:w w:val="105"/>
        </w:rPr>
        <w:t>Housing</w:t>
      </w:r>
      <w:r>
        <w:rPr>
          <w:spacing w:val="17"/>
          <w:w w:val="105"/>
        </w:rPr>
        <w:t xml:space="preserve"> </w:t>
      </w:r>
      <w:r>
        <w:rPr>
          <w:w w:val="105"/>
        </w:rPr>
        <w:t>Prices</w:t>
      </w:r>
      <w:r>
        <w:rPr>
          <w:spacing w:val="18"/>
          <w:w w:val="105"/>
        </w:rPr>
        <w:t xml:space="preserve"> </w:t>
      </w:r>
      <w:r>
        <w:rPr>
          <w:w w:val="105"/>
        </w:rPr>
        <w:t>by</w:t>
      </w:r>
      <w:r>
        <w:rPr>
          <w:spacing w:val="18"/>
          <w:w w:val="105"/>
        </w:rPr>
        <w:t xml:space="preserve"> </w:t>
      </w:r>
      <w:r>
        <w:rPr>
          <w:w w:val="105"/>
        </w:rPr>
        <w:t>Urban</w:t>
      </w:r>
      <w:r>
        <w:rPr>
          <w:spacing w:val="18"/>
          <w:w w:val="105"/>
        </w:rPr>
        <w:t xml:space="preserve"> </w:t>
      </w:r>
      <w:r>
        <w:rPr>
          <w:w w:val="105"/>
        </w:rPr>
        <w:t>vs.</w:t>
      </w:r>
      <w:r>
        <w:rPr>
          <w:spacing w:val="43"/>
          <w:w w:val="105"/>
        </w:rPr>
        <w:t xml:space="preserve"> </w:t>
      </w:r>
      <w:r>
        <w:rPr>
          <w:w w:val="105"/>
        </w:rPr>
        <w:t>Rural</w:t>
      </w:r>
      <w:r>
        <w:rPr>
          <w:spacing w:val="17"/>
          <w:w w:val="105"/>
        </w:rPr>
        <w:t xml:space="preserve"> </w:t>
      </w:r>
      <w:r>
        <w:rPr>
          <w:spacing w:val="-2"/>
          <w:w w:val="105"/>
        </w:rPr>
        <w:t>Categories</w:t>
      </w:r>
    </w:p>
    <w:p w14:paraId="058B7540" w14:textId="77777777" w:rsidR="00C96556" w:rsidRDefault="00F61671">
      <w:pPr>
        <w:spacing w:before="164"/>
        <w:ind w:right="1077"/>
        <w:jc w:val="center"/>
        <w:rPr>
          <w:b/>
        </w:rPr>
      </w:pPr>
      <w:r>
        <w:rPr>
          <w:b/>
          <w:w w:val="120"/>
        </w:rPr>
        <w:t>Panel</w:t>
      </w:r>
      <w:r>
        <w:rPr>
          <w:b/>
          <w:spacing w:val="33"/>
          <w:w w:val="120"/>
        </w:rPr>
        <w:t xml:space="preserve"> </w:t>
      </w:r>
      <w:r>
        <w:rPr>
          <w:b/>
          <w:w w:val="120"/>
        </w:rPr>
        <w:t>A:</w:t>
      </w:r>
      <w:r>
        <w:rPr>
          <w:b/>
          <w:spacing w:val="34"/>
          <w:w w:val="120"/>
        </w:rPr>
        <w:t xml:space="preserve"> </w:t>
      </w:r>
      <w:r>
        <w:rPr>
          <w:b/>
          <w:spacing w:val="-2"/>
          <w:w w:val="120"/>
        </w:rPr>
        <w:t>Urban</w:t>
      </w:r>
    </w:p>
    <w:p w14:paraId="521DBFE3" w14:textId="77777777" w:rsidR="00C96556" w:rsidRDefault="00C96556">
      <w:pPr>
        <w:pStyle w:val="BodyText"/>
        <w:spacing w:before="7"/>
        <w:rPr>
          <w:b/>
          <w:sz w:val="5"/>
        </w:rPr>
      </w:pPr>
    </w:p>
    <w:tbl>
      <w:tblPr>
        <w:tblW w:w="0" w:type="auto"/>
        <w:tblInd w:w="7" w:type="dxa"/>
        <w:tblLayout w:type="fixed"/>
        <w:tblCellMar>
          <w:left w:w="0" w:type="dxa"/>
          <w:right w:w="0" w:type="dxa"/>
        </w:tblCellMar>
        <w:tblLook w:val="01E0" w:firstRow="1" w:lastRow="1" w:firstColumn="1" w:lastColumn="1" w:noHBand="0" w:noVBand="0"/>
      </w:tblPr>
      <w:tblGrid>
        <w:gridCol w:w="803"/>
        <w:gridCol w:w="1677"/>
        <w:gridCol w:w="2231"/>
        <w:gridCol w:w="1954"/>
        <w:gridCol w:w="2696"/>
      </w:tblGrid>
      <w:tr w:rsidR="00C96556" w14:paraId="7F167500" w14:textId="77777777">
        <w:trPr>
          <w:trHeight w:val="282"/>
        </w:trPr>
        <w:tc>
          <w:tcPr>
            <w:tcW w:w="803" w:type="dxa"/>
            <w:tcBorders>
              <w:top w:val="double" w:sz="4" w:space="0" w:color="000000"/>
              <w:bottom w:val="single" w:sz="4" w:space="0" w:color="000000"/>
            </w:tcBorders>
          </w:tcPr>
          <w:p w14:paraId="5A5744AD" w14:textId="77777777" w:rsidR="00C96556" w:rsidRDefault="00F61671">
            <w:pPr>
              <w:pStyle w:val="TableParagraph"/>
              <w:spacing w:line="262" w:lineRule="exact"/>
              <w:ind w:left="119"/>
              <w:rPr>
                <w:b/>
              </w:rPr>
            </w:pPr>
            <w:r>
              <w:rPr>
                <w:b/>
                <w:spacing w:val="-4"/>
                <w:w w:val="125"/>
              </w:rPr>
              <w:t>Year</w:t>
            </w:r>
          </w:p>
        </w:tc>
        <w:tc>
          <w:tcPr>
            <w:tcW w:w="1677" w:type="dxa"/>
            <w:tcBorders>
              <w:top w:val="double" w:sz="4" w:space="0" w:color="000000"/>
              <w:bottom w:val="single" w:sz="4" w:space="0" w:color="000000"/>
            </w:tcBorders>
          </w:tcPr>
          <w:p w14:paraId="60F27930" w14:textId="77777777" w:rsidR="00C96556" w:rsidRDefault="00F61671">
            <w:pPr>
              <w:pStyle w:val="TableParagraph"/>
              <w:spacing w:line="262" w:lineRule="exact"/>
              <w:ind w:left="119"/>
              <w:rPr>
                <w:b/>
              </w:rPr>
            </w:pPr>
            <w:r>
              <w:rPr>
                <w:b/>
                <w:spacing w:val="-2"/>
                <w:w w:val="120"/>
              </w:rPr>
              <w:t>Estimate</w:t>
            </w:r>
          </w:p>
        </w:tc>
        <w:tc>
          <w:tcPr>
            <w:tcW w:w="2231" w:type="dxa"/>
            <w:tcBorders>
              <w:top w:val="double" w:sz="4" w:space="0" w:color="000000"/>
              <w:bottom w:val="single" w:sz="4" w:space="0" w:color="000000"/>
            </w:tcBorders>
          </w:tcPr>
          <w:p w14:paraId="51200632" w14:textId="77777777" w:rsidR="00C96556" w:rsidRDefault="00F61671">
            <w:pPr>
              <w:pStyle w:val="TableParagraph"/>
              <w:spacing w:line="262" w:lineRule="exact"/>
              <w:ind w:left="581"/>
              <w:rPr>
                <w:b/>
              </w:rPr>
            </w:pPr>
            <w:r>
              <w:rPr>
                <w:b/>
                <w:w w:val="125"/>
              </w:rPr>
              <w:t>Std.</w:t>
            </w:r>
            <w:r>
              <w:rPr>
                <w:b/>
                <w:spacing w:val="43"/>
                <w:w w:val="125"/>
              </w:rPr>
              <w:t xml:space="preserve"> </w:t>
            </w:r>
            <w:r>
              <w:rPr>
                <w:b/>
                <w:spacing w:val="-2"/>
                <w:w w:val="125"/>
              </w:rPr>
              <w:t>Error</w:t>
            </w:r>
          </w:p>
        </w:tc>
        <w:tc>
          <w:tcPr>
            <w:tcW w:w="1954" w:type="dxa"/>
            <w:tcBorders>
              <w:top w:val="double" w:sz="4" w:space="0" w:color="000000"/>
              <w:bottom w:val="single" w:sz="4" w:space="0" w:color="000000"/>
            </w:tcBorders>
          </w:tcPr>
          <w:p w14:paraId="549A8B3F" w14:textId="77777777" w:rsidR="00C96556" w:rsidRDefault="00F61671">
            <w:pPr>
              <w:pStyle w:val="TableParagraph"/>
              <w:spacing w:line="262" w:lineRule="exact"/>
              <w:ind w:left="489"/>
              <w:rPr>
                <w:b/>
              </w:rPr>
            </w:pPr>
            <w:r>
              <w:rPr>
                <w:b/>
                <w:w w:val="120"/>
              </w:rPr>
              <w:t>p-</w:t>
            </w:r>
            <w:r>
              <w:rPr>
                <w:b/>
                <w:spacing w:val="-4"/>
                <w:w w:val="120"/>
              </w:rPr>
              <w:t>value</w:t>
            </w:r>
          </w:p>
        </w:tc>
        <w:tc>
          <w:tcPr>
            <w:tcW w:w="2696" w:type="dxa"/>
            <w:tcBorders>
              <w:top w:val="double" w:sz="4" w:space="0" w:color="000000"/>
              <w:bottom w:val="single" w:sz="4" w:space="0" w:color="000000"/>
            </w:tcBorders>
          </w:tcPr>
          <w:p w14:paraId="47DCDCFB" w14:textId="77777777" w:rsidR="00C96556" w:rsidRDefault="00F61671">
            <w:pPr>
              <w:pStyle w:val="TableParagraph"/>
              <w:spacing w:line="262" w:lineRule="exact"/>
              <w:ind w:left="675"/>
              <w:rPr>
                <w:b/>
              </w:rPr>
            </w:pPr>
            <w:r>
              <w:rPr>
                <w:b/>
                <w:w w:val="125"/>
              </w:rPr>
              <w:t>Conf.</w:t>
            </w:r>
            <w:r>
              <w:rPr>
                <w:b/>
                <w:spacing w:val="38"/>
                <w:w w:val="125"/>
              </w:rPr>
              <w:t xml:space="preserve"> </w:t>
            </w:r>
            <w:r>
              <w:rPr>
                <w:b/>
                <w:spacing w:val="-2"/>
                <w:w w:val="125"/>
              </w:rPr>
              <w:t>Interval</w:t>
            </w:r>
          </w:p>
        </w:tc>
      </w:tr>
      <w:tr w:rsidR="00C96556" w14:paraId="704B67A3" w14:textId="77777777">
        <w:trPr>
          <w:trHeight w:val="265"/>
        </w:trPr>
        <w:tc>
          <w:tcPr>
            <w:tcW w:w="803" w:type="dxa"/>
            <w:tcBorders>
              <w:top w:val="single" w:sz="4" w:space="0" w:color="000000"/>
            </w:tcBorders>
          </w:tcPr>
          <w:p w14:paraId="1B938FD1" w14:textId="77777777" w:rsidR="00C96556" w:rsidRDefault="00F61671">
            <w:pPr>
              <w:pStyle w:val="TableParagraph"/>
              <w:spacing w:line="245"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3</w:t>
            </w:r>
          </w:p>
        </w:tc>
        <w:tc>
          <w:tcPr>
            <w:tcW w:w="1677" w:type="dxa"/>
            <w:tcBorders>
              <w:top w:val="single" w:sz="4" w:space="0" w:color="000000"/>
            </w:tcBorders>
          </w:tcPr>
          <w:p w14:paraId="0701007F" w14:textId="77777777" w:rsidR="00C96556" w:rsidRDefault="00F61671">
            <w:pPr>
              <w:pStyle w:val="TableParagraph"/>
              <w:spacing w:line="245" w:lineRule="exact"/>
              <w:ind w:left="119"/>
            </w:pPr>
            <w:r>
              <w:t>-</w:t>
            </w:r>
            <w:r>
              <w:rPr>
                <w:spacing w:val="-2"/>
              </w:rPr>
              <w:t>2,636</w:t>
            </w:r>
          </w:p>
        </w:tc>
        <w:tc>
          <w:tcPr>
            <w:tcW w:w="2231" w:type="dxa"/>
            <w:tcBorders>
              <w:top w:val="single" w:sz="4" w:space="0" w:color="000000"/>
            </w:tcBorders>
          </w:tcPr>
          <w:p w14:paraId="4C7CCB1F" w14:textId="77777777" w:rsidR="00C96556" w:rsidRDefault="00F61671">
            <w:pPr>
              <w:pStyle w:val="TableParagraph"/>
              <w:spacing w:line="245" w:lineRule="exact"/>
              <w:ind w:left="581"/>
            </w:pPr>
            <w:r>
              <w:rPr>
                <w:spacing w:val="-2"/>
              </w:rPr>
              <w:t>8,066</w:t>
            </w:r>
          </w:p>
        </w:tc>
        <w:tc>
          <w:tcPr>
            <w:tcW w:w="1954" w:type="dxa"/>
            <w:tcBorders>
              <w:top w:val="single" w:sz="4" w:space="0" w:color="000000"/>
            </w:tcBorders>
          </w:tcPr>
          <w:p w14:paraId="6A894CEF" w14:textId="77777777" w:rsidR="00C96556" w:rsidRDefault="00F61671">
            <w:pPr>
              <w:pStyle w:val="TableParagraph"/>
              <w:spacing w:line="245" w:lineRule="exact"/>
              <w:ind w:left="489"/>
            </w:pPr>
            <w:r>
              <w:rPr>
                <w:spacing w:val="-2"/>
              </w:rPr>
              <w:t>0.744</w:t>
            </w:r>
          </w:p>
        </w:tc>
        <w:tc>
          <w:tcPr>
            <w:tcW w:w="2696" w:type="dxa"/>
            <w:tcBorders>
              <w:top w:val="single" w:sz="4" w:space="0" w:color="000000"/>
            </w:tcBorders>
          </w:tcPr>
          <w:p w14:paraId="30596383" w14:textId="77777777" w:rsidR="00C96556" w:rsidRDefault="00F61671">
            <w:pPr>
              <w:pStyle w:val="TableParagraph"/>
              <w:spacing w:line="245" w:lineRule="exact"/>
              <w:ind w:left="674"/>
            </w:pPr>
            <w:r>
              <w:t>[-18,446,</w:t>
            </w:r>
            <w:r>
              <w:rPr>
                <w:spacing w:val="14"/>
              </w:rPr>
              <w:t xml:space="preserve"> </w:t>
            </w:r>
            <w:r>
              <w:rPr>
                <w:spacing w:val="-2"/>
              </w:rPr>
              <w:t>13,173]</w:t>
            </w:r>
          </w:p>
        </w:tc>
      </w:tr>
      <w:tr w:rsidR="00C96556" w14:paraId="5CE62D7C" w14:textId="77777777">
        <w:trPr>
          <w:trHeight w:val="270"/>
        </w:trPr>
        <w:tc>
          <w:tcPr>
            <w:tcW w:w="803" w:type="dxa"/>
          </w:tcPr>
          <w:p w14:paraId="17D3CA42" w14:textId="77777777" w:rsidR="00C96556" w:rsidRDefault="00F61671">
            <w:pPr>
              <w:pStyle w:val="TableParagraph"/>
              <w:spacing w:line="251"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2</w:t>
            </w:r>
          </w:p>
        </w:tc>
        <w:tc>
          <w:tcPr>
            <w:tcW w:w="1677" w:type="dxa"/>
          </w:tcPr>
          <w:p w14:paraId="33030B23" w14:textId="77777777" w:rsidR="00C96556" w:rsidRDefault="00F61671">
            <w:pPr>
              <w:pStyle w:val="TableParagraph"/>
              <w:spacing w:line="251" w:lineRule="exact"/>
              <w:ind w:left="119"/>
            </w:pPr>
            <w:r>
              <w:t>-</w:t>
            </w:r>
            <w:r>
              <w:rPr>
                <w:spacing w:val="-2"/>
              </w:rPr>
              <w:t>9,607</w:t>
            </w:r>
          </w:p>
        </w:tc>
        <w:tc>
          <w:tcPr>
            <w:tcW w:w="2231" w:type="dxa"/>
          </w:tcPr>
          <w:p w14:paraId="16CF0A4B" w14:textId="77777777" w:rsidR="00C96556" w:rsidRDefault="00F61671">
            <w:pPr>
              <w:pStyle w:val="TableParagraph"/>
              <w:spacing w:line="251" w:lineRule="exact"/>
              <w:ind w:left="581"/>
            </w:pPr>
            <w:r>
              <w:rPr>
                <w:spacing w:val="-2"/>
              </w:rPr>
              <w:t>7,310</w:t>
            </w:r>
          </w:p>
        </w:tc>
        <w:tc>
          <w:tcPr>
            <w:tcW w:w="1954" w:type="dxa"/>
          </w:tcPr>
          <w:p w14:paraId="1FCAAB27" w14:textId="77777777" w:rsidR="00C96556" w:rsidRDefault="00F61671">
            <w:pPr>
              <w:pStyle w:val="TableParagraph"/>
              <w:spacing w:line="251" w:lineRule="exact"/>
              <w:ind w:left="489"/>
            </w:pPr>
            <w:r>
              <w:rPr>
                <w:spacing w:val="-2"/>
              </w:rPr>
              <w:t>0.189</w:t>
            </w:r>
          </w:p>
        </w:tc>
        <w:tc>
          <w:tcPr>
            <w:tcW w:w="2696" w:type="dxa"/>
          </w:tcPr>
          <w:p w14:paraId="3D14AAB8" w14:textId="77777777" w:rsidR="00C96556" w:rsidRDefault="00F61671">
            <w:pPr>
              <w:pStyle w:val="TableParagraph"/>
              <w:spacing w:line="251" w:lineRule="exact"/>
              <w:ind w:left="674"/>
            </w:pPr>
            <w:r>
              <w:t>[-23,935,</w:t>
            </w:r>
            <w:r>
              <w:rPr>
                <w:spacing w:val="14"/>
              </w:rPr>
              <w:t xml:space="preserve"> </w:t>
            </w:r>
            <w:r>
              <w:rPr>
                <w:spacing w:val="-2"/>
              </w:rPr>
              <w:t>4,722]</w:t>
            </w:r>
          </w:p>
        </w:tc>
      </w:tr>
      <w:tr w:rsidR="00C96556" w14:paraId="47DDA4BC" w14:textId="77777777">
        <w:trPr>
          <w:trHeight w:val="275"/>
        </w:trPr>
        <w:tc>
          <w:tcPr>
            <w:tcW w:w="803" w:type="dxa"/>
          </w:tcPr>
          <w:p w14:paraId="056BC352" w14:textId="77777777" w:rsidR="00C96556" w:rsidRDefault="00F61671">
            <w:pPr>
              <w:pStyle w:val="TableParagraph"/>
              <w:spacing w:line="253"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1</w:t>
            </w:r>
          </w:p>
        </w:tc>
        <w:tc>
          <w:tcPr>
            <w:tcW w:w="1677" w:type="dxa"/>
          </w:tcPr>
          <w:p w14:paraId="1230C907" w14:textId="77777777" w:rsidR="00C96556" w:rsidRDefault="00F61671">
            <w:pPr>
              <w:pStyle w:val="TableParagraph"/>
              <w:spacing w:line="253" w:lineRule="exact"/>
              <w:ind w:left="119"/>
            </w:pPr>
            <w:r>
              <w:rPr>
                <w:spacing w:val="-2"/>
              </w:rPr>
              <w:t>1,045</w:t>
            </w:r>
          </w:p>
        </w:tc>
        <w:tc>
          <w:tcPr>
            <w:tcW w:w="2231" w:type="dxa"/>
          </w:tcPr>
          <w:p w14:paraId="749CD9C5" w14:textId="77777777" w:rsidR="00C96556" w:rsidRDefault="00F61671">
            <w:pPr>
              <w:pStyle w:val="TableParagraph"/>
              <w:spacing w:line="253" w:lineRule="exact"/>
              <w:ind w:left="581"/>
            </w:pPr>
            <w:r>
              <w:rPr>
                <w:spacing w:val="-2"/>
              </w:rPr>
              <w:t>6,496</w:t>
            </w:r>
          </w:p>
        </w:tc>
        <w:tc>
          <w:tcPr>
            <w:tcW w:w="1954" w:type="dxa"/>
          </w:tcPr>
          <w:p w14:paraId="405B5EAA" w14:textId="77777777" w:rsidR="00C96556" w:rsidRDefault="00F61671">
            <w:pPr>
              <w:pStyle w:val="TableParagraph"/>
              <w:spacing w:line="253" w:lineRule="exact"/>
              <w:ind w:left="489"/>
            </w:pPr>
            <w:r>
              <w:rPr>
                <w:spacing w:val="-2"/>
              </w:rPr>
              <w:t>0.872</w:t>
            </w:r>
          </w:p>
        </w:tc>
        <w:tc>
          <w:tcPr>
            <w:tcW w:w="2696" w:type="dxa"/>
          </w:tcPr>
          <w:p w14:paraId="0C4B8297" w14:textId="77777777" w:rsidR="00C96556" w:rsidRDefault="00F61671">
            <w:pPr>
              <w:pStyle w:val="TableParagraph"/>
              <w:spacing w:line="253" w:lineRule="exact"/>
              <w:ind w:left="674"/>
            </w:pPr>
            <w:r>
              <w:t>[1,045,</w:t>
            </w:r>
            <w:r>
              <w:rPr>
                <w:spacing w:val="16"/>
              </w:rPr>
              <w:t xml:space="preserve"> </w:t>
            </w:r>
            <w:r>
              <w:rPr>
                <w:spacing w:val="-2"/>
              </w:rPr>
              <w:t>1,045]</w:t>
            </w:r>
          </w:p>
        </w:tc>
      </w:tr>
      <w:tr w:rsidR="00C96556" w14:paraId="11C9B67E" w14:textId="77777777">
        <w:trPr>
          <w:trHeight w:val="270"/>
        </w:trPr>
        <w:tc>
          <w:tcPr>
            <w:tcW w:w="803" w:type="dxa"/>
          </w:tcPr>
          <w:p w14:paraId="1D059DE3"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0</w:t>
            </w:r>
          </w:p>
        </w:tc>
        <w:tc>
          <w:tcPr>
            <w:tcW w:w="1677" w:type="dxa"/>
          </w:tcPr>
          <w:p w14:paraId="7B86BBEB" w14:textId="77777777" w:rsidR="00C96556" w:rsidRDefault="00F61671">
            <w:pPr>
              <w:pStyle w:val="TableParagraph"/>
              <w:spacing w:line="249" w:lineRule="exact"/>
              <w:ind w:left="119"/>
            </w:pPr>
            <w:r>
              <w:rPr>
                <w:spacing w:val="-5"/>
              </w:rPr>
              <w:t>458</w:t>
            </w:r>
          </w:p>
        </w:tc>
        <w:tc>
          <w:tcPr>
            <w:tcW w:w="2231" w:type="dxa"/>
          </w:tcPr>
          <w:p w14:paraId="7AE417E2" w14:textId="77777777" w:rsidR="00C96556" w:rsidRDefault="00F61671">
            <w:pPr>
              <w:pStyle w:val="TableParagraph"/>
              <w:spacing w:line="249" w:lineRule="exact"/>
              <w:ind w:left="581"/>
            </w:pPr>
            <w:r>
              <w:rPr>
                <w:spacing w:val="-2"/>
              </w:rPr>
              <w:t>7,873</w:t>
            </w:r>
          </w:p>
        </w:tc>
        <w:tc>
          <w:tcPr>
            <w:tcW w:w="1954" w:type="dxa"/>
          </w:tcPr>
          <w:p w14:paraId="1B754080" w14:textId="77777777" w:rsidR="00C96556" w:rsidRDefault="00F61671">
            <w:pPr>
              <w:pStyle w:val="TableParagraph"/>
              <w:spacing w:line="249" w:lineRule="exact"/>
              <w:ind w:left="489"/>
            </w:pPr>
            <w:r>
              <w:rPr>
                <w:spacing w:val="-2"/>
              </w:rPr>
              <w:t>0.954</w:t>
            </w:r>
          </w:p>
        </w:tc>
        <w:tc>
          <w:tcPr>
            <w:tcW w:w="2696" w:type="dxa"/>
          </w:tcPr>
          <w:p w14:paraId="7C382AAA" w14:textId="77777777" w:rsidR="00C96556" w:rsidRDefault="00F61671">
            <w:pPr>
              <w:pStyle w:val="TableParagraph"/>
              <w:spacing w:line="249" w:lineRule="exact"/>
              <w:ind w:left="674"/>
            </w:pPr>
            <w:r>
              <w:t>[-14,973,</w:t>
            </w:r>
            <w:r>
              <w:rPr>
                <w:spacing w:val="14"/>
              </w:rPr>
              <w:t xml:space="preserve"> </w:t>
            </w:r>
            <w:r>
              <w:rPr>
                <w:spacing w:val="-2"/>
              </w:rPr>
              <w:t>15,889]</w:t>
            </w:r>
          </w:p>
        </w:tc>
      </w:tr>
      <w:tr w:rsidR="00C96556" w14:paraId="365EFA64" w14:textId="77777777">
        <w:trPr>
          <w:trHeight w:val="270"/>
        </w:trPr>
        <w:tc>
          <w:tcPr>
            <w:tcW w:w="803" w:type="dxa"/>
          </w:tcPr>
          <w:p w14:paraId="026AC7A2"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1</w:t>
            </w:r>
          </w:p>
        </w:tc>
        <w:tc>
          <w:tcPr>
            <w:tcW w:w="1677" w:type="dxa"/>
          </w:tcPr>
          <w:p w14:paraId="55794CBF" w14:textId="77777777" w:rsidR="00C96556" w:rsidRDefault="00F61671">
            <w:pPr>
              <w:pStyle w:val="TableParagraph"/>
              <w:spacing w:line="249" w:lineRule="exact"/>
              <w:ind w:left="119"/>
            </w:pPr>
            <w:r>
              <w:t>-</w:t>
            </w:r>
            <w:r>
              <w:rPr>
                <w:spacing w:val="-2"/>
              </w:rPr>
              <w:t>5,087</w:t>
            </w:r>
          </w:p>
        </w:tc>
        <w:tc>
          <w:tcPr>
            <w:tcW w:w="2231" w:type="dxa"/>
          </w:tcPr>
          <w:p w14:paraId="29820C63" w14:textId="77777777" w:rsidR="00C96556" w:rsidRDefault="00F61671">
            <w:pPr>
              <w:pStyle w:val="TableParagraph"/>
              <w:spacing w:line="249" w:lineRule="exact"/>
              <w:ind w:left="581"/>
            </w:pPr>
            <w:r>
              <w:rPr>
                <w:spacing w:val="-2"/>
              </w:rPr>
              <w:t>7,617</w:t>
            </w:r>
          </w:p>
        </w:tc>
        <w:tc>
          <w:tcPr>
            <w:tcW w:w="1954" w:type="dxa"/>
          </w:tcPr>
          <w:p w14:paraId="7D220A01" w14:textId="77777777" w:rsidR="00C96556" w:rsidRDefault="00F61671">
            <w:pPr>
              <w:pStyle w:val="TableParagraph"/>
              <w:spacing w:line="249" w:lineRule="exact"/>
              <w:ind w:left="489"/>
            </w:pPr>
            <w:r>
              <w:rPr>
                <w:spacing w:val="-2"/>
              </w:rPr>
              <w:t>0.504</w:t>
            </w:r>
          </w:p>
        </w:tc>
        <w:tc>
          <w:tcPr>
            <w:tcW w:w="2696" w:type="dxa"/>
          </w:tcPr>
          <w:p w14:paraId="1DE6B29D" w14:textId="77777777" w:rsidR="00C96556" w:rsidRDefault="00F61671">
            <w:pPr>
              <w:pStyle w:val="TableParagraph"/>
              <w:spacing w:line="249" w:lineRule="exact"/>
              <w:ind w:left="674"/>
            </w:pPr>
            <w:r>
              <w:t>[-20,016,</w:t>
            </w:r>
            <w:r>
              <w:rPr>
                <w:spacing w:val="14"/>
              </w:rPr>
              <w:t xml:space="preserve"> </w:t>
            </w:r>
            <w:r>
              <w:rPr>
                <w:spacing w:val="-2"/>
              </w:rPr>
              <w:t>9,843]</w:t>
            </w:r>
          </w:p>
        </w:tc>
      </w:tr>
      <w:tr w:rsidR="00C96556" w14:paraId="17C84658" w14:textId="77777777">
        <w:trPr>
          <w:trHeight w:val="270"/>
        </w:trPr>
        <w:tc>
          <w:tcPr>
            <w:tcW w:w="803" w:type="dxa"/>
          </w:tcPr>
          <w:p w14:paraId="74B8A17F"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2</w:t>
            </w:r>
          </w:p>
        </w:tc>
        <w:tc>
          <w:tcPr>
            <w:tcW w:w="1677" w:type="dxa"/>
          </w:tcPr>
          <w:p w14:paraId="6A1876CD" w14:textId="77777777" w:rsidR="00C96556" w:rsidRDefault="00F61671">
            <w:pPr>
              <w:pStyle w:val="TableParagraph"/>
              <w:spacing w:line="249" w:lineRule="exact"/>
              <w:ind w:left="119"/>
            </w:pPr>
            <w:r>
              <w:t>-</w:t>
            </w:r>
            <w:r>
              <w:rPr>
                <w:spacing w:val="-2"/>
              </w:rPr>
              <w:t>3,675</w:t>
            </w:r>
          </w:p>
        </w:tc>
        <w:tc>
          <w:tcPr>
            <w:tcW w:w="2231" w:type="dxa"/>
          </w:tcPr>
          <w:p w14:paraId="47928571" w14:textId="77777777" w:rsidR="00C96556" w:rsidRDefault="00F61671">
            <w:pPr>
              <w:pStyle w:val="TableParagraph"/>
              <w:spacing w:line="249" w:lineRule="exact"/>
              <w:ind w:left="581"/>
            </w:pPr>
            <w:r>
              <w:rPr>
                <w:spacing w:val="-2"/>
              </w:rPr>
              <w:t>9,077</w:t>
            </w:r>
          </w:p>
        </w:tc>
        <w:tc>
          <w:tcPr>
            <w:tcW w:w="1954" w:type="dxa"/>
          </w:tcPr>
          <w:p w14:paraId="5B161A43" w14:textId="77777777" w:rsidR="00C96556" w:rsidRDefault="00F61671">
            <w:pPr>
              <w:pStyle w:val="TableParagraph"/>
              <w:spacing w:line="249" w:lineRule="exact"/>
              <w:ind w:left="489"/>
            </w:pPr>
            <w:r>
              <w:rPr>
                <w:spacing w:val="-2"/>
              </w:rPr>
              <w:t>0.686</w:t>
            </w:r>
          </w:p>
        </w:tc>
        <w:tc>
          <w:tcPr>
            <w:tcW w:w="2696" w:type="dxa"/>
          </w:tcPr>
          <w:p w14:paraId="79FA70DA" w14:textId="77777777" w:rsidR="00C96556" w:rsidRDefault="00F61671">
            <w:pPr>
              <w:pStyle w:val="TableParagraph"/>
              <w:spacing w:line="249" w:lineRule="exact"/>
              <w:ind w:left="674"/>
            </w:pPr>
            <w:r>
              <w:t>[-21,465,</w:t>
            </w:r>
            <w:r>
              <w:rPr>
                <w:spacing w:val="14"/>
              </w:rPr>
              <w:t xml:space="preserve"> </w:t>
            </w:r>
            <w:r>
              <w:rPr>
                <w:spacing w:val="-2"/>
              </w:rPr>
              <w:t>14,115]</w:t>
            </w:r>
          </w:p>
        </w:tc>
      </w:tr>
      <w:tr w:rsidR="00C96556" w14:paraId="0A431007" w14:textId="77777777">
        <w:trPr>
          <w:trHeight w:val="270"/>
        </w:trPr>
        <w:tc>
          <w:tcPr>
            <w:tcW w:w="803" w:type="dxa"/>
          </w:tcPr>
          <w:p w14:paraId="793F6E37"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3</w:t>
            </w:r>
          </w:p>
        </w:tc>
        <w:tc>
          <w:tcPr>
            <w:tcW w:w="1677" w:type="dxa"/>
          </w:tcPr>
          <w:p w14:paraId="1174226E" w14:textId="77777777" w:rsidR="00C96556" w:rsidRDefault="00F61671">
            <w:pPr>
              <w:pStyle w:val="TableParagraph"/>
              <w:spacing w:line="249" w:lineRule="exact"/>
              <w:ind w:left="119"/>
            </w:pPr>
            <w:r>
              <w:rPr>
                <w:spacing w:val="-2"/>
              </w:rPr>
              <w:t>-11,657</w:t>
            </w:r>
          </w:p>
        </w:tc>
        <w:tc>
          <w:tcPr>
            <w:tcW w:w="2231" w:type="dxa"/>
          </w:tcPr>
          <w:p w14:paraId="2F597F8C" w14:textId="77777777" w:rsidR="00C96556" w:rsidRDefault="00F61671">
            <w:pPr>
              <w:pStyle w:val="TableParagraph"/>
              <w:spacing w:line="249" w:lineRule="exact"/>
              <w:ind w:left="581"/>
            </w:pPr>
            <w:r>
              <w:rPr>
                <w:spacing w:val="-2"/>
              </w:rPr>
              <w:t>7,667</w:t>
            </w:r>
          </w:p>
        </w:tc>
        <w:tc>
          <w:tcPr>
            <w:tcW w:w="1954" w:type="dxa"/>
          </w:tcPr>
          <w:p w14:paraId="177EF06F" w14:textId="77777777" w:rsidR="00C96556" w:rsidRDefault="00F61671">
            <w:pPr>
              <w:pStyle w:val="TableParagraph"/>
              <w:spacing w:line="249" w:lineRule="exact"/>
              <w:ind w:left="489"/>
            </w:pPr>
            <w:r>
              <w:rPr>
                <w:spacing w:val="-2"/>
              </w:rPr>
              <w:t>0.128</w:t>
            </w:r>
          </w:p>
        </w:tc>
        <w:tc>
          <w:tcPr>
            <w:tcW w:w="2696" w:type="dxa"/>
          </w:tcPr>
          <w:p w14:paraId="7BDA8C3E" w14:textId="77777777" w:rsidR="00C96556" w:rsidRDefault="00F61671">
            <w:pPr>
              <w:pStyle w:val="TableParagraph"/>
              <w:spacing w:line="249" w:lineRule="exact"/>
              <w:ind w:left="674"/>
            </w:pPr>
            <w:r>
              <w:t>[-26,684,</w:t>
            </w:r>
            <w:r>
              <w:rPr>
                <w:spacing w:val="14"/>
              </w:rPr>
              <w:t xml:space="preserve"> </w:t>
            </w:r>
            <w:r>
              <w:rPr>
                <w:spacing w:val="-2"/>
              </w:rPr>
              <w:t>3,370]</w:t>
            </w:r>
          </w:p>
        </w:tc>
      </w:tr>
      <w:tr w:rsidR="00C96556" w14:paraId="5331EB80" w14:textId="77777777">
        <w:trPr>
          <w:trHeight w:val="270"/>
        </w:trPr>
        <w:tc>
          <w:tcPr>
            <w:tcW w:w="803" w:type="dxa"/>
          </w:tcPr>
          <w:p w14:paraId="49CA866D"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4</w:t>
            </w:r>
          </w:p>
        </w:tc>
        <w:tc>
          <w:tcPr>
            <w:tcW w:w="1677" w:type="dxa"/>
          </w:tcPr>
          <w:p w14:paraId="7993F20A" w14:textId="77777777" w:rsidR="00C96556" w:rsidRDefault="00F61671">
            <w:pPr>
              <w:pStyle w:val="TableParagraph"/>
              <w:spacing w:line="249" w:lineRule="exact"/>
              <w:ind w:left="119"/>
            </w:pPr>
            <w:r>
              <w:t>-</w:t>
            </w:r>
            <w:r>
              <w:rPr>
                <w:spacing w:val="-2"/>
              </w:rPr>
              <w:t>8,846</w:t>
            </w:r>
          </w:p>
        </w:tc>
        <w:tc>
          <w:tcPr>
            <w:tcW w:w="2231" w:type="dxa"/>
          </w:tcPr>
          <w:p w14:paraId="3BB95FCC" w14:textId="77777777" w:rsidR="00C96556" w:rsidRDefault="00F61671">
            <w:pPr>
              <w:pStyle w:val="TableParagraph"/>
              <w:spacing w:line="249" w:lineRule="exact"/>
              <w:ind w:left="581"/>
            </w:pPr>
            <w:r>
              <w:rPr>
                <w:spacing w:val="-2"/>
              </w:rPr>
              <w:t>9,162</w:t>
            </w:r>
          </w:p>
        </w:tc>
        <w:tc>
          <w:tcPr>
            <w:tcW w:w="1954" w:type="dxa"/>
          </w:tcPr>
          <w:p w14:paraId="519CD9D1" w14:textId="77777777" w:rsidR="00C96556" w:rsidRDefault="00F61671">
            <w:pPr>
              <w:pStyle w:val="TableParagraph"/>
              <w:spacing w:line="249" w:lineRule="exact"/>
              <w:ind w:left="489"/>
            </w:pPr>
            <w:r>
              <w:rPr>
                <w:spacing w:val="-2"/>
              </w:rPr>
              <w:t>0.334</w:t>
            </w:r>
          </w:p>
        </w:tc>
        <w:tc>
          <w:tcPr>
            <w:tcW w:w="2696" w:type="dxa"/>
          </w:tcPr>
          <w:p w14:paraId="095D166C" w14:textId="77777777" w:rsidR="00C96556" w:rsidRDefault="00F61671">
            <w:pPr>
              <w:pStyle w:val="TableParagraph"/>
              <w:spacing w:line="249" w:lineRule="exact"/>
              <w:ind w:left="674"/>
            </w:pPr>
            <w:r>
              <w:t>[-26,804,</w:t>
            </w:r>
            <w:r>
              <w:rPr>
                <w:spacing w:val="14"/>
              </w:rPr>
              <w:t xml:space="preserve"> </w:t>
            </w:r>
            <w:r>
              <w:rPr>
                <w:spacing w:val="-2"/>
              </w:rPr>
              <w:t>9,112]</w:t>
            </w:r>
          </w:p>
        </w:tc>
      </w:tr>
      <w:tr w:rsidR="00C96556" w14:paraId="547FF043" w14:textId="77777777">
        <w:trPr>
          <w:trHeight w:val="270"/>
        </w:trPr>
        <w:tc>
          <w:tcPr>
            <w:tcW w:w="803" w:type="dxa"/>
          </w:tcPr>
          <w:p w14:paraId="3D24652B"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5</w:t>
            </w:r>
          </w:p>
        </w:tc>
        <w:tc>
          <w:tcPr>
            <w:tcW w:w="1677" w:type="dxa"/>
          </w:tcPr>
          <w:p w14:paraId="3849EA07" w14:textId="77777777" w:rsidR="00C96556" w:rsidRDefault="00F61671">
            <w:pPr>
              <w:pStyle w:val="TableParagraph"/>
              <w:spacing w:line="249" w:lineRule="exact"/>
              <w:ind w:left="119"/>
            </w:pPr>
            <w:r>
              <w:t>-</w:t>
            </w:r>
            <w:r>
              <w:rPr>
                <w:spacing w:val="-2"/>
              </w:rPr>
              <w:t>8,967</w:t>
            </w:r>
          </w:p>
        </w:tc>
        <w:tc>
          <w:tcPr>
            <w:tcW w:w="2231" w:type="dxa"/>
          </w:tcPr>
          <w:p w14:paraId="06A3EC5B" w14:textId="77777777" w:rsidR="00C96556" w:rsidRDefault="00F61671">
            <w:pPr>
              <w:pStyle w:val="TableParagraph"/>
              <w:spacing w:line="249" w:lineRule="exact"/>
              <w:ind w:left="581"/>
            </w:pPr>
            <w:r>
              <w:rPr>
                <w:spacing w:val="-2"/>
              </w:rPr>
              <w:t>9,311</w:t>
            </w:r>
          </w:p>
        </w:tc>
        <w:tc>
          <w:tcPr>
            <w:tcW w:w="1954" w:type="dxa"/>
          </w:tcPr>
          <w:p w14:paraId="59AF226B" w14:textId="77777777" w:rsidR="00C96556" w:rsidRDefault="00F61671">
            <w:pPr>
              <w:pStyle w:val="TableParagraph"/>
              <w:spacing w:line="249" w:lineRule="exact"/>
              <w:ind w:left="489"/>
            </w:pPr>
            <w:r>
              <w:rPr>
                <w:spacing w:val="-2"/>
              </w:rPr>
              <w:t>0.336</w:t>
            </w:r>
          </w:p>
        </w:tc>
        <w:tc>
          <w:tcPr>
            <w:tcW w:w="2696" w:type="dxa"/>
          </w:tcPr>
          <w:p w14:paraId="2EC84807" w14:textId="77777777" w:rsidR="00C96556" w:rsidRDefault="00F61671">
            <w:pPr>
              <w:pStyle w:val="TableParagraph"/>
              <w:spacing w:line="249" w:lineRule="exact"/>
              <w:ind w:left="674"/>
            </w:pPr>
            <w:r>
              <w:t>[-27,217,</w:t>
            </w:r>
            <w:r>
              <w:rPr>
                <w:spacing w:val="14"/>
              </w:rPr>
              <w:t xml:space="preserve"> </w:t>
            </w:r>
            <w:r>
              <w:rPr>
                <w:spacing w:val="-2"/>
              </w:rPr>
              <w:t>9,284]</w:t>
            </w:r>
          </w:p>
        </w:tc>
      </w:tr>
      <w:tr w:rsidR="00C96556" w14:paraId="425851B9" w14:textId="77777777">
        <w:trPr>
          <w:trHeight w:val="270"/>
        </w:trPr>
        <w:tc>
          <w:tcPr>
            <w:tcW w:w="803" w:type="dxa"/>
          </w:tcPr>
          <w:p w14:paraId="4B310B43"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6</w:t>
            </w:r>
          </w:p>
        </w:tc>
        <w:tc>
          <w:tcPr>
            <w:tcW w:w="1677" w:type="dxa"/>
          </w:tcPr>
          <w:p w14:paraId="3389E9C6" w14:textId="77777777" w:rsidR="00C96556" w:rsidRDefault="00F61671">
            <w:pPr>
              <w:pStyle w:val="TableParagraph"/>
              <w:spacing w:line="249" w:lineRule="exact"/>
              <w:ind w:left="119"/>
            </w:pPr>
            <w:r>
              <w:rPr>
                <w:spacing w:val="-2"/>
              </w:rPr>
              <w:t>-24,476</w:t>
            </w:r>
          </w:p>
        </w:tc>
        <w:tc>
          <w:tcPr>
            <w:tcW w:w="2231" w:type="dxa"/>
          </w:tcPr>
          <w:p w14:paraId="4CDA2200" w14:textId="77777777" w:rsidR="00C96556" w:rsidRDefault="00F61671">
            <w:pPr>
              <w:pStyle w:val="TableParagraph"/>
              <w:spacing w:line="249" w:lineRule="exact"/>
              <w:ind w:left="581"/>
            </w:pPr>
            <w:r>
              <w:rPr>
                <w:spacing w:val="-2"/>
              </w:rPr>
              <w:t>7,127</w:t>
            </w:r>
          </w:p>
        </w:tc>
        <w:tc>
          <w:tcPr>
            <w:tcW w:w="1954" w:type="dxa"/>
          </w:tcPr>
          <w:p w14:paraId="6757485E" w14:textId="77777777" w:rsidR="00C96556" w:rsidRDefault="00F61671">
            <w:pPr>
              <w:pStyle w:val="TableParagraph"/>
              <w:spacing w:line="249" w:lineRule="exact"/>
              <w:ind w:left="489"/>
            </w:pPr>
            <w:r>
              <w:rPr>
                <w:spacing w:val="-2"/>
              </w:rPr>
              <w:t>0.001</w:t>
            </w:r>
          </w:p>
        </w:tc>
        <w:tc>
          <w:tcPr>
            <w:tcW w:w="2696" w:type="dxa"/>
          </w:tcPr>
          <w:p w14:paraId="1A802D58" w14:textId="77777777" w:rsidR="00C96556" w:rsidRDefault="00F61671">
            <w:pPr>
              <w:pStyle w:val="TableParagraph"/>
              <w:spacing w:line="249" w:lineRule="exact"/>
              <w:ind w:left="674"/>
            </w:pPr>
            <w:r>
              <w:t>[-38,446,</w:t>
            </w:r>
            <w:r>
              <w:rPr>
                <w:spacing w:val="13"/>
              </w:rPr>
              <w:t xml:space="preserve"> </w:t>
            </w:r>
            <w:r>
              <w:t>-</w:t>
            </w:r>
            <w:r>
              <w:rPr>
                <w:spacing w:val="-2"/>
              </w:rPr>
              <w:t>10,507]</w:t>
            </w:r>
          </w:p>
        </w:tc>
      </w:tr>
      <w:tr w:rsidR="00C96556" w14:paraId="21CCBB3F" w14:textId="77777777">
        <w:trPr>
          <w:trHeight w:val="270"/>
        </w:trPr>
        <w:tc>
          <w:tcPr>
            <w:tcW w:w="803" w:type="dxa"/>
          </w:tcPr>
          <w:p w14:paraId="51440E5B"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7</w:t>
            </w:r>
          </w:p>
        </w:tc>
        <w:tc>
          <w:tcPr>
            <w:tcW w:w="1677" w:type="dxa"/>
          </w:tcPr>
          <w:p w14:paraId="3AE7A555" w14:textId="77777777" w:rsidR="00C96556" w:rsidRDefault="00F61671">
            <w:pPr>
              <w:pStyle w:val="TableParagraph"/>
              <w:spacing w:line="249" w:lineRule="exact"/>
              <w:ind w:left="119"/>
            </w:pPr>
            <w:r>
              <w:rPr>
                <w:spacing w:val="-2"/>
              </w:rPr>
              <w:t>-14,457</w:t>
            </w:r>
          </w:p>
        </w:tc>
        <w:tc>
          <w:tcPr>
            <w:tcW w:w="2231" w:type="dxa"/>
          </w:tcPr>
          <w:p w14:paraId="63BE7369" w14:textId="77777777" w:rsidR="00C96556" w:rsidRDefault="00F61671">
            <w:pPr>
              <w:pStyle w:val="TableParagraph"/>
              <w:spacing w:line="249" w:lineRule="exact"/>
              <w:ind w:left="581"/>
            </w:pPr>
            <w:r>
              <w:rPr>
                <w:spacing w:val="-2"/>
              </w:rPr>
              <w:t>7,869</w:t>
            </w:r>
          </w:p>
        </w:tc>
        <w:tc>
          <w:tcPr>
            <w:tcW w:w="1954" w:type="dxa"/>
          </w:tcPr>
          <w:p w14:paraId="1C5E7291" w14:textId="77777777" w:rsidR="00C96556" w:rsidRDefault="00F61671">
            <w:pPr>
              <w:pStyle w:val="TableParagraph"/>
              <w:spacing w:line="249" w:lineRule="exact"/>
              <w:ind w:left="489"/>
            </w:pPr>
            <w:r>
              <w:rPr>
                <w:spacing w:val="-2"/>
              </w:rPr>
              <w:t>0.066</w:t>
            </w:r>
          </w:p>
        </w:tc>
        <w:tc>
          <w:tcPr>
            <w:tcW w:w="2696" w:type="dxa"/>
          </w:tcPr>
          <w:p w14:paraId="6E5DDBF8" w14:textId="77777777" w:rsidR="00C96556" w:rsidRDefault="00F61671">
            <w:pPr>
              <w:pStyle w:val="TableParagraph"/>
              <w:spacing w:line="249" w:lineRule="exact"/>
              <w:ind w:left="674"/>
            </w:pPr>
            <w:r>
              <w:t>[-29,880,</w:t>
            </w:r>
            <w:r>
              <w:rPr>
                <w:spacing w:val="14"/>
              </w:rPr>
              <w:t xml:space="preserve"> </w:t>
            </w:r>
            <w:r>
              <w:rPr>
                <w:spacing w:val="-4"/>
              </w:rPr>
              <w:t>966]</w:t>
            </w:r>
          </w:p>
        </w:tc>
      </w:tr>
      <w:tr w:rsidR="00C96556" w14:paraId="5AA5F15A" w14:textId="77777777">
        <w:trPr>
          <w:trHeight w:val="270"/>
        </w:trPr>
        <w:tc>
          <w:tcPr>
            <w:tcW w:w="803" w:type="dxa"/>
          </w:tcPr>
          <w:p w14:paraId="463826FE"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8</w:t>
            </w:r>
          </w:p>
        </w:tc>
        <w:tc>
          <w:tcPr>
            <w:tcW w:w="1677" w:type="dxa"/>
          </w:tcPr>
          <w:p w14:paraId="733CC692" w14:textId="77777777" w:rsidR="00C96556" w:rsidRDefault="00F61671">
            <w:pPr>
              <w:pStyle w:val="TableParagraph"/>
              <w:spacing w:line="249" w:lineRule="exact"/>
              <w:ind w:left="119"/>
            </w:pPr>
            <w:r>
              <w:rPr>
                <w:spacing w:val="-2"/>
              </w:rPr>
              <w:t>-26,174</w:t>
            </w:r>
          </w:p>
        </w:tc>
        <w:tc>
          <w:tcPr>
            <w:tcW w:w="2231" w:type="dxa"/>
          </w:tcPr>
          <w:p w14:paraId="7D9AC93E" w14:textId="77777777" w:rsidR="00C96556" w:rsidRDefault="00F61671">
            <w:pPr>
              <w:pStyle w:val="TableParagraph"/>
              <w:spacing w:line="249" w:lineRule="exact"/>
              <w:ind w:left="581"/>
            </w:pPr>
            <w:r>
              <w:rPr>
                <w:spacing w:val="-2"/>
              </w:rPr>
              <w:t>8,921</w:t>
            </w:r>
          </w:p>
        </w:tc>
        <w:tc>
          <w:tcPr>
            <w:tcW w:w="1954" w:type="dxa"/>
          </w:tcPr>
          <w:p w14:paraId="3627599E" w14:textId="77777777" w:rsidR="00C96556" w:rsidRDefault="00F61671">
            <w:pPr>
              <w:pStyle w:val="TableParagraph"/>
              <w:spacing w:line="249" w:lineRule="exact"/>
              <w:ind w:left="489"/>
            </w:pPr>
            <w:r>
              <w:rPr>
                <w:spacing w:val="-2"/>
              </w:rPr>
              <w:t>0.003</w:t>
            </w:r>
          </w:p>
        </w:tc>
        <w:tc>
          <w:tcPr>
            <w:tcW w:w="2696" w:type="dxa"/>
          </w:tcPr>
          <w:p w14:paraId="1EA5D340" w14:textId="77777777" w:rsidR="00C96556" w:rsidRDefault="00F61671">
            <w:pPr>
              <w:pStyle w:val="TableParagraph"/>
              <w:spacing w:line="249" w:lineRule="exact"/>
              <w:ind w:left="674"/>
            </w:pPr>
            <w:r>
              <w:t>[-43,659,</w:t>
            </w:r>
            <w:r>
              <w:rPr>
                <w:spacing w:val="14"/>
              </w:rPr>
              <w:t xml:space="preserve"> </w:t>
            </w:r>
            <w:r>
              <w:t>-</w:t>
            </w:r>
            <w:r>
              <w:rPr>
                <w:spacing w:val="-2"/>
              </w:rPr>
              <w:t>8,688]</w:t>
            </w:r>
          </w:p>
        </w:tc>
      </w:tr>
      <w:tr w:rsidR="00C96556" w14:paraId="40A902A3" w14:textId="77777777">
        <w:trPr>
          <w:trHeight w:val="270"/>
        </w:trPr>
        <w:tc>
          <w:tcPr>
            <w:tcW w:w="803" w:type="dxa"/>
          </w:tcPr>
          <w:p w14:paraId="2B28DEE4"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9</w:t>
            </w:r>
          </w:p>
        </w:tc>
        <w:tc>
          <w:tcPr>
            <w:tcW w:w="1677" w:type="dxa"/>
          </w:tcPr>
          <w:p w14:paraId="59FB9875" w14:textId="77777777" w:rsidR="00C96556" w:rsidRDefault="00F61671">
            <w:pPr>
              <w:pStyle w:val="TableParagraph"/>
              <w:spacing w:line="249" w:lineRule="exact"/>
              <w:ind w:left="119"/>
            </w:pPr>
            <w:r>
              <w:rPr>
                <w:spacing w:val="-2"/>
              </w:rPr>
              <w:t>-19,469</w:t>
            </w:r>
          </w:p>
        </w:tc>
        <w:tc>
          <w:tcPr>
            <w:tcW w:w="2231" w:type="dxa"/>
          </w:tcPr>
          <w:p w14:paraId="2414B339" w14:textId="77777777" w:rsidR="00C96556" w:rsidRDefault="00F61671">
            <w:pPr>
              <w:pStyle w:val="TableParagraph"/>
              <w:spacing w:line="249" w:lineRule="exact"/>
              <w:ind w:left="581"/>
            </w:pPr>
            <w:r>
              <w:rPr>
                <w:spacing w:val="-2"/>
              </w:rPr>
              <w:t>8,221</w:t>
            </w:r>
          </w:p>
        </w:tc>
        <w:tc>
          <w:tcPr>
            <w:tcW w:w="1954" w:type="dxa"/>
          </w:tcPr>
          <w:p w14:paraId="492C48B4" w14:textId="77777777" w:rsidR="00C96556" w:rsidRDefault="00F61671">
            <w:pPr>
              <w:pStyle w:val="TableParagraph"/>
              <w:spacing w:line="249" w:lineRule="exact"/>
              <w:ind w:left="489"/>
            </w:pPr>
            <w:r>
              <w:rPr>
                <w:spacing w:val="-2"/>
              </w:rPr>
              <w:t>0.018</w:t>
            </w:r>
          </w:p>
        </w:tc>
        <w:tc>
          <w:tcPr>
            <w:tcW w:w="2696" w:type="dxa"/>
          </w:tcPr>
          <w:p w14:paraId="42EE07AB" w14:textId="77777777" w:rsidR="00C96556" w:rsidRDefault="00F61671">
            <w:pPr>
              <w:pStyle w:val="TableParagraph"/>
              <w:spacing w:line="249" w:lineRule="exact"/>
              <w:ind w:left="674"/>
            </w:pPr>
            <w:r>
              <w:t>[-35,582,</w:t>
            </w:r>
            <w:r>
              <w:rPr>
                <w:spacing w:val="14"/>
              </w:rPr>
              <w:t xml:space="preserve"> </w:t>
            </w:r>
            <w:r>
              <w:t>-</w:t>
            </w:r>
            <w:r>
              <w:rPr>
                <w:spacing w:val="-2"/>
              </w:rPr>
              <w:t>3,357]</w:t>
            </w:r>
          </w:p>
        </w:tc>
      </w:tr>
      <w:tr w:rsidR="00C96556" w14:paraId="04A71F7C" w14:textId="77777777">
        <w:trPr>
          <w:trHeight w:val="270"/>
        </w:trPr>
        <w:tc>
          <w:tcPr>
            <w:tcW w:w="803" w:type="dxa"/>
            <w:tcBorders>
              <w:bottom w:val="single" w:sz="4" w:space="0" w:color="000000"/>
            </w:tcBorders>
          </w:tcPr>
          <w:p w14:paraId="2ED7070D" w14:textId="77777777" w:rsidR="00C96556" w:rsidRDefault="00F61671">
            <w:pPr>
              <w:pStyle w:val="TableParagraph"/>
              <w:spacing w:line="249" w:lineRule="exact"/>
              <w:ind w:left="119"/>
            </w:pPr>
            <w:r>
              <w:rPr>
                <w:rFonts w:ascii="Verdana"/>
                <w:i/>
                <w:w w:val="105"/>
              </w:rPr>
              <w:t>t</w:t>
            </w:r>
            <w:r>
              <w:rPr>
                <w:rFonts w:ascii="Verdana"/>
                <w:i/>
                <w:spacing w:val="-29"/>
                <w:w w:val="105"/>
              </w:rPr>
              <w:t xml:space="preserve"> </w:t>
            </w:r>
            <w:r>
              <w:rPr>
                <w:w w:val="135"/>
              </w:rPr>
              <w:t>+</w:t>
            </w:r>
            <w:r>
              <w:rPr>
                <w:spacing w:val="-16"/>
                <w:w w:val="135"/>
              </w:rPr>
              <w:t xml:space="preserve"> </w:t>
            </w:r>
            <w:r>
              <w:rPr>
                <w:spacing w:val="-5"/>
                <w:w w:val="105"/>
              </w:rPr>
              <w:t>10</w:t>
            </w:r>
          </w:p>
        </w:tc>
        <w:tc>
          <w:tcPr>
            <w:tcW w:w="1677" w:type="dxa"/>
            <w:tcBorders>
              <w:bottom w:val="single" w:sz="4" w:space="0" w:color="000000"/>
            </w:tcBorders>
          </w:tcPr>
          <w:p w14:paraId="0A363D6A" w14:textId="77777777" w:rsidR="00C96556" w:rsidRDefault="00F61671">
            <w:pPr>
              <w:pStyle w:val="TableParagraph"/>
              <w:spacing w:line="249" w:lineRule="exact"/>
              <w:ind w:left="119"/>
            </w:pPr>
            <w:r>
              <w:rPr>
                <w:spacing w:val="-2"/>
              </w:rPr>
              <w:t>-23,969</w:t>
            </w:r>
          </w:p>
        </w:tc>
        <w:tc>
          <w:tcPr>
            <w:tcW w:w="2231" w:type="dxa"/>
            <w:tcBorders>
              <w:bottom w:val="single" w:sz="4" w:space="0" w:color="000000"/>
            </w:tcBorders>
          </w:tcPr>
          <w:p w14:paraId="5DDECE1E" w14:textId="77777777" w:rsidR="00C96556" w:rsidRDefault="00F61671">
            <w:pPr>
              <w:pStyle w:val="TableParagraph"/>
              <w:spacing w:line="249" w:lineRule="exact"/>
              <w:ind w:left="581"/>
            </w:pPr>
            <w:r>
              <w:rPr>
                <w:spacing w:val="-2"/>
              </w:rPr>
              <w:t>10,364</w:t>
            </w:r>
          </w:p>
        </w:tc>
        <w:tc>
          <w:tcPr>
            <w:tcW w:w="1954" w:type="dxa"/>
            <w:tcBorders>
              <w:bottom w:val="single" w:sz="4" w:space="0" w:color="000000"/>
            </w:tcBorders>
          </w:tcPr>
          <w:p w14:paraId="47964118" w14:textId="77777777" w:rsidR="00C96556" w:rsidRDefault="00F61671">
            <w:pPr>
              <w:pStyle w:val="TableParagraph"/>
              <w:spacing w:line="249" w:lineRule="exact"/>
              <w:ind w:left="489"/>
            </w:pPr>
            <w:r>
              <w:rPr>
                <w:spacing w:val="-2"/>
              </w:rPr>
              <w:t>0.021</w:t>
            </w:r>
          </w:p>
        </w:tc>
        <w:tc>
          <w:tcPr>
            <w:tcW w:w="2696" w:type="dxa"/>
            <w:tcBorders>
              <w:bottom w:val="single" w:sz="4" w:space="0" w:color="000000"/>
            </w:tcBorders>
          </w:tcPr>
          <w:p w14:paraId="6A4C1AA5" w14:textId="77777777" w:rsidR="00C96556" w:rsidRDefault="00F61671">
            <w:pPr>
              <w:pStyle w:val="TableParagraph"/>
              <w:spacing w:line="249" w:lineRule="exact"/>
              <w:ind w:left="674"/>
            </w:pPr>
            <w:r>
              <w:t>[-44,284,</w:t>
            </w:r>
            <w:r>
              <w:rPr>
                <w:spacing w:val="14"/>
              </w:rPr>
              <w:t xml:space="preserve"> </w:t>
            </w:r>
            <w:r>
              <w:t>-</w:t>
            </w:r>
            <w:r>
              <w:rPr>
                <w:spacing w:val="-2"/>
              </w:rPr>
              <w:t>3,655]</w:t>
            </w:r>
          </w:p>
        </w:tc>
      </w:tr>
      <w:tr w:rsidR="00C96556" w14:paraId="44CC9F67" w14:textId="77777777">
        <w:trPr>
          <w:trHeight w:val="442"/>
        </w:trPr>
        <w:tc>
          <w:tcPr>
            <w:tcW w:w="9361" w:type="dxa"/>
            <w:gridSpan w:val="5"/>
          </w:tcPr>
          <w:p w14:paraId="1A6F8EF9" w14:textId="77777777" w:rsidR="00C96556" w:rsidRDefault="00F61671">
            <w:pPr>
              <w:pStyle w:val="TableParagraph"/>
              <w:spacing w:before="120" w:line="240" w:lineRule="auto"/>
              <w:jc w:val="center"/>
              <w:rPr>
                <w:b/>
              </w:rPr>
            </w:pPr>
            <w:r>
              <w:rPr>
                <w:b/>
                <w:w w:val="130"/>
              </w:rPr>
              <w:t>Panel</w:t>
            </w:r>
            <w:r>
              <w:rPr>
                <w:b/>
                <w:spacing w:val="-6"/>
                <w:w w:val="130"/>
              </w:rPr>
              <w:t xml:space="preserve"> </w:t>
            </w:r>
            <w:r>
              <w:rPr>
                <w:b/>
                <w:w w:val="130"/>
              </w:rPr>
              <w:t>B:</w:t>
            </w:r>
            <w:r>
              <w:rPr>
                <w:b/>
                <w:spacing w:val="-6"/>
                <w:w w:val="130"/>
              </w:rPr>
              <w:t xml:space="preserve"> </w:t>
            </w:r>
            <w:r>
              <w:rPr>
                <w:b/>
                <w:spacing w:val="-2"/>
                <w:w w:val="130"/>
              </w:rPr>
              <w:t>Rural</w:t>
            </w:r>
          </w:p>
        </w:tc>
      </w:tr>
      <w:tr w:rsidR="00C96556" w14:paraId="2D8EAC45" w14:textId="77777777">
        <w:trPr>
          <w:trHeight w:val="282"/>
        </w:trPr>
        <w:tc>
          <w:tcPr>
            <w:tcW w:w="803" w:type="dxa"/>
            <w:tcBorders>
              <w:top w:val="double" w:sz="4" w:space="0" w:color="000000"/>
              <w:bottom w:val="single" w:sz="4" w:space="0" w:color="000000"/>
            </w:tcBorders>
          </w:tcPr>
          <w:p w14:paraId="790C0E0D" w14:textId="77777777" w:rsidR="00C96556" w:rsidRDefault="00F61671">
            <w:pPr>
              <w:pStyle w:val="TableParagraph"/>
              <w:spacing w:line="262" w:lineRule="exact"/>
              <w:ind w:left="119"/>
              <w:rPr>
                <w:b/>
              </w:rPr>
            </w:pPr>
            <w:r>
              <w:rPr>
                <w:b/>
                <w:spacing w:val="-4"/>
                <w:w w:val="125"/>
              </w:rPr>
              <w:t>Year</w:t>
            </w:r>
          </w:p>
        </w:tc>
        <w:tc>
          <w:tcPr>
            <w:tcW w:w="1677" w:type="dxa"/>
            <w:tcBorders>
              <w:top w:val="double" w:sz="4" w:space="0" w:color="000000"/>
              <w:bottom w:val="single" w:sz="4" w:space="0" w:color="000000"/>
            </w:tcBorders>
          </w:tcPr>
          <w:p w14:paraId="5E840E8B" w14:textId="77777777" w:rsidR="00C96556" w:rsidRDefault="00F61671">
            <w:pPr>
              <w:pStyle w:val="TableParagraph"/>
              <w:spacing w:line="262" w:lineRule="exact"/>
              <w:ind w:left="119"/>
              <w:rPr>
                <w:b/>
              </w:rPr>
            </w:pPr>
            <w:r>
              <w:rPr>
                <w:b/>
                <w:spacing w:val="-2"/>
                <w:w w:val="120"/>
              </w:rPr>
              <w:t>Estimate</w:t>
            </w:r>
          </w:p>
        </w:tc>
        <w:tc>
          <w:tcPr>
            <w:tcW w:w="2231" w:type="dxa"/>
            <w:tcBorders>
              <w:top w:val="double" w:sz="4" w:space="0" w:color="000000"/>
              <w:bottom w:val="single" w:sz="4" w:space="0" w:color="000000"/>
            </w:tcBorders>
          </w:tcPr>
          <w:p w14:paraId="0B2ED439" w14:textId="77777777" w:rsidR="00C96556" w:rsidRDefault="00F61671">
            <w:pPr>
              <w:pStyle w:val="TableParagraph"/>
              <w:spacing w:line="262" w:lineRule="exact"/>
              <w:ind w:left="581"/>
              <w:rPr>
                <w:b/>
              </w:rPr>
            </w:pPr>
            <w:r>
              <w:rPr>
                <w:b/>
                <w:w w:val="125"/>
              </w:rPr>
              <w:t>Std.</w:t>
            </w:r>
            <w:r>
              <w:rPr>
                <w:b/>
                <w:spacing w:val="43"/>
                <w:w w:val="125"/>
              </w:rPr>
              <w:t xml:space="preserve"> </w:t>
            </w:r>
            <w:r>
              <w:rPr>
                <w:b/>
                <w:spacing w:val="-2"/>
                <w:w w:val="125"/>
              </w:rPr>
              <w:t>Error</w:t>
            </w:r>
          </w:p>
        </w:tc>
        <w:tc>
          <w:tcPr>
            <w:tcW w:w="1954" w:type="dxa"/>
            <w:tcBorders>
              <w:top w:val="double" w:sz="4" w:space="0" w:color="000000"/>
              <w:bottom w:val="single" w:sz="4" w:space="0" w:color="000000"/>
            </w:tcBorders>
          </w:tcPr>
          <w:p w14:paraId="1E904D80" w14:textId="77777777" w:rsidR="00C96556" w:rsidRDefault="00F61671">
            <w:pPr>
              <w:pStyle w:val="TableParagraph"/>
              <w:spacing w:line="262" w:lineRule="exact"/>
              <w:ind w:left="489"/>
              <w:rPr>
                <w:b/>
              </w:rPr>
            </w:pPr>
            <w:r>
              <w:rPr>
                <w:b/>
                <w:w w:val="120"/>
              </w:rPr>
              <w:t>p-</w:t>
            </w:r>
            <w:r>
              <w:rPr>
                <w:b/>
                <w:spacing w:val="-4"/>
                <w:w w:val="120"/>
              </w:rPr>
              <w:t>value</w:t>
            </w:r>
          </w:p>
        </w:tc>
        <w:tc>
          <w:tcPr>
            <w:tcW w:w="2696" w:type="dxa"/>
            <w:tcBorders>
              <w:top w:val="double" w:sz="4" w:space="0" w:color="000000"/>
              <w:bottom w:val="single" w:sz="4" w:space="0" w:color="000000"/>
            </w:tcBorders>
          </w:tcPr>
          <w:p w14:paraId="20F9E338" w14:textId="77777777" w:rsidR="00C96556" w:rsidRDefault="00F61671">
            <w:pPr>
              <w:pStyle w:val="TableParagraph"/>
              <w:spacing w:line="262" w:lineRule="exact"/>
              <w:ind w:left="675"/>
              <w:rPr>
                <w:b/>
              </w:rPr>
            </w:pPr>
            <w:r>
              <w:rPr>
                <w:b/>
                <w:w w:val="125"/>
              </w:rPr>
              <w:t>Conf.</w:t>
            </w:r>
            <w:r>
              <w:rPr>
                <w:b/>
                <w:spacing w:val="38"/>
                <w:w w:val="125"/>
              </w:rPr>
              <w:t xml:space="preserve"> </w:t>
            </w:r>
            <w:r>
              <w:rPr>
                <w:b/>
                <w:spacing w:val="-2"/>
                <w:w w:val="125"/>
              </w:rPr>
              <w:t>Interval</w:t>
            </w:r>
          </w:p>
        </w:tc>
      </w:tr>
      <w:tr w:rsidR="00C96556" w14:paraId="70BE9774" w14:textId="77777777">
        <w:trPr>
          <w:trHeight w:val="265"/>
        </w:trPr>
        <w:tc>
          <w:tcPr>
            <w:tcW w:w="803" w:type="dxa"/>
            <w:tcBorders>
              <w:top w:val="single" w:sz="4" w:space="0" w:color="000000"/>
            </w:tcBorders>
          </w:tcPr>
          <w:p w14:paraId="55738D23" w14:textId="77777777" w:rsidR="00C96556" w:rsidRDefault="00F61671">
            <w:pPr>
              <w:pStyle w:val="TableParagraph"/>
              <w:spacing w:line="245"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3</w:t>
            </w:r>
          </w:p>
        </w:tc>
        <w:tc>
          <w:tcPr>
            <w:tcW w:w="1677" w:type="dxa"/>
            <w:tcBorders>
              <w:top w:val="single" w:sz="4" w:space="0" w:color="000000"/>
            </w:tcBorders>
          </w:tcPr>
          <w:p w14:paraId="4CFA48C9" w14:textId="77777777" w:rsidR="00C96556" w:rsidRDefault="00F61671">
            <w:pPr>
              <w:pStyle w:val="TableParagraph"/>
              <w:spacing w:line="245" w:lineRule="exact"/>
              <w:ind w:left="119"/>
            </w:pPr>
            <w:r>
              <w:rPr>
                <w:spacing w:val="-2"/>
              </w:rPr>
              <w:t>6,384</w:t>
            </w:r>
          </w:p>
        </w:tc>
        <w:tc>
          <w:tcPr>
            <w:tcW w:w="2231" w:type="dxa"/>
            <w:tcBorders>
              <w:top w:val="single" w:sz="4" w:space="0" w:color="000000"/>
            </w:tcBorders>
          </w:tcPr>
          <w:p w14:paraId="38C73564" w14:textId="77777777" w:rsidR="00C96556" w:rsidRDefault="00F61671">
            <w:pPr>
              <w:pStyle w:val="TableParagraph"/>
              <w:spacing w:line="245" w:lineRule="exact"/>
              <w:ind w:left="581"/>
            </w:pPr>
            <w:r>
              <w:rPr>
                <w:spacing w:val="-2"/>
              </w:rPr>
              <w:t>9,962</w:t>
            </w:r>
          </w:p>
        </w:tc>
        <w:tc>
          <w:tcPr>
            <w:tcW w:w="1954" w:type="dxa"/>
            <w:tcBorders>
              <w:top w:val="single" w:sz="4" w:space="0" w:color="000000"/>
            </w:tcBorders>
          </w:tcPr>
          <w:p w14:paraId="4D580628" w14:textId="77777777" w:rsidR="00C96556" w:rsidRDefault="00F61671">
            <w:pPr>
              <w:pStyle w:val="TableParagraph"/>
              <w:spacing w:line="245" w:lineRule="exact"/>
              <w:ind w:left="489"/>
            </w:pPr>
            <w:r>
              <w:rPr>
                <w:spacing w:val="-2"/>
              </w:rPr>
              <w:t>0.522</w:t>
            </w:r>
          </w:p>
        </w:tc>
        <w:tc>
          <w:tcPr>
            <w:tcW w:w="2696" w:type="dxa"/>
            <w:tcBorders>
              <w:top w:val="single" w:sz="4" w:space="0" w:color="000000"/>
            </w:tcBorders>
          </w:tcPr>
          <w:p w14:paraId="44F11BA6" w14:textId="77777777" w:rsidR="00C96556" w:rsidRDefault="00F61671">
            <w:pPr>
              <w:pStyle w:val="TableParagraph"/>
              <w:spacing w:line="245" w:lineRule="exact"/>
              <w:ind w:left="674"/>
            </w:pPr>
            <w:r>
              <w:t>[-13,142,</w:t>
            </w:r>
            <w:r>
              <w:rPr>
                <w:spacing w:val="14"/>
              </w:rPr>
              <w:t xml:space="preserve"> </w:t>
            </w:r>
            <w:r>
              <w:rPr>
                <w:spacing w:val="-2"/>
              </w:rPr>
              <w:t>25,910]</w:t>
            </w:r>
          </w:p>
        </w:tc>
      </w:tr>
      <w:tr w:rsidR="00C96556" w14:paraId="1531B1BB" w14:textId="77777777">
        <w:trPr>
          <w:trHeight w:val="270"/>
        </w:trPr>
        <w:tc>
          <w:tcPr>
            <w:tcW w:w="803" w:type="dxa"/>
          </w:tcPr>
          <w:p w14:paraId="5AC52969" w14:textId="77777777" w:rsidR="00C96556" w:rsidRDefault="00F61671">
            <w:pPr>
              <w:pStyle w:val="TableParagraph"/>
              <w:spacing w:line="251"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2</w:t>
            </w:r>
          </w:p>
        </w:tc>
        <w:tc>
          <w:tcPr>
            <w:tcW w:w="1677" w:type="dxa"/>
          </w:tcPr>
          <w:p w14:paraId="58D28D1D" w14:textId="77777777" w:rsidR="00C96556" w:rsidRDefault="00F61671">
            <w:pPr>
              <w:pStyle w:val="TableParagraph"/>
              <w:spacing w:line="251" w:lineRule="exact"/>
              <w:ind w:left="119"/>
            </w:pPr>
            <w:r>
              <w:rPr>
                <w:spacing w:val="-2"/>
              </w:rPr>
              <w:t>1,609</w:t>
            </w:r>
          </w:p>
        </w:tc>
        <w:tc>
          <w:tcPr>
            <w:tcW w:w="2231" w:type="dxa"/>
          </w:tcPr>
          <w:p w14:paraId="207C87ED" w14:textId="77777777" w:rsidR="00C96556" w:rsidRDefault="00F61671">
            <w:pPr>
              <w:pStyle w:val="TableParagraph"/>
              <w:spacing w:line="251" w:lineRule="exact"/>
              <w:ind w:left="581"/>
            </w:pPr>
            <w:r>
              <w:rPr>
                <w:spacing w:val="-2"/>
              </w:rPr>
              <w:t>7,758</w:t>
            </w:r>
          </w:p>
        </w:tc>
        <w:tc>
          <w:tcPr>
            <w:tcW w:w="1954" w:type="dxa"/>
          </w:tcPr>
          <w:p w14:paraId="64774246" w14:textId="77777777" w:rsidR="00C96556" w:rsidRDefault="00F61671">
            <w:pPr>
              <w:pStyle w:val="TableParagraph"/>
              <w:spacing w:line="251" w:lineRule="exact"/>
              <w:ind w:left="489"/>
            </w:pPr>
            <w:r>
              <w:rPr>
                <w:spacing w:val="-2"/>
              </w:rPr>
              <w:t>0.836</w:t>
            </w:r>
          </w:p>
        </w:tc>
        <w:tc>
          <w:tcPr>
            <w:tcW w:w="2696" w:type="dxa"/>
          </w:tcPr>
          <w:p w14:paraId="4E365397" w14:textId="77777777" w:rsidR="00C96556" w:rsidRDefault="00F61671">
            <w:pPr>
              <w:pStyle w:val="TableParagraph"/>
              <w:spacing w:line="251" w:lineRule="exact"/>
              <w:ind w:left="674"/>
            </w:pPr>
            <w:r>
              <w:t>[-13,597,</w:t>
            </w:r>
            <w:r>
              <w:rPr>
                <w:spacing w:val="14"/>
              </w:rPr>
              <w:t xml:space="preserve"> </w:t>
            </w:r>
            <w:r>
              <w:rPr>
                <w:spacing w:val="-2"/>
              </w:rPr>
              <w:t>16,814]</w:t>
            </w:r>
          </w:p>
        </w:tc>
      </w:tr>
      <w:tr w:rsidR="00C96556" w14:paraId="2A6BE777" w14:textId="77777777">
        <w:trPr>
          <w:trHeight w:val="275"/>
        </w:trPr>
        <w:tc>
          <w:tcPr>
            <w:tcW w:w="803" w:type="dxa"/>
          </w:tcPr>
          <w:p w14:paraId="2E7C1FA9" w14:textId="77777777" w:rsidR="00C96556" w:rsidRDefault="00F61671">
            <w:pPr>
              <w:pStyle w:val="TableParagraph"/>
              <w:spacing w:line="253"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1</w:t>
            </w:r>
          </w:p>
        </w:tc>
        <w:tc>
          <w:tcPr>
            <w:tcW w:w="1677" w:type="dxa"/>
          </w:tcPr>
          <w:p w14:paraId="6AD7703B" w14:textId="77777777" w:rsidR="00C96556" w:rsidRDefault="00F61671">
            <w:pPr>
              <w:pStyle w:val="TableParagraph"/>
              <w:spacing w:line="253" w:lineRule="exact"/>
              <w:ind w:left="119"/>
            </w:pPr>
            <w:r>
              <w:rPr>
                <w:spacing w:val="-2"/>
              </w:rPr>
              <w:t>-</w:t>
            </w:r>
            <w:r>
              <w:rPr>
                <w:spacing w:val="-5"/>
              </w:rPr>
              <w:t>835</w:t>
            </w:r>
          </w:p>
        </w:tc>
        <w:tc>
          <w:tcPr>
            <w:tcW w:w="2231" w:type="dxa"/>
          </w:tcPr>
          <w:p w14:paraId="65F97F77" w14:textId="77777777" w:rsidR="00C96556" w:rsidRDefault="00F61671">
            <w:pPr>
              <w:pStyle w:val="TableParagraph"/>
              <w:spacing w:line="253" w:lineRule="exact"/>
              <w:ind w:left="581"/>
            </w:pPr>
            <w:r>
              <w:rPr>
                <w:spacing w:val="-2"/>
              </w:rPr>
              <w:t>8,354</w:t>
            </w:r>
          </w:p>
        </w:tc>
        <w:tc>
          <w:tcPr>
            <w:tcW w:w="1954" w:type="dxa"/>
          </w:tcPr>
          <w:p w14:paraId="2F9BF822" w14:textId="77777777" w:rsidR="00C96556" w:rsidRDefault="00F61671">
            <w:pPr>
              <w:pStyle w:val="TableParagraph"/>
              <w:spacing w:line="253" w:lineRule="exact"/>
              <w:ind w:left="489"/>
            </w:pPr>
            <w:r>
              <w:rPr>
                <w:spacing w:val="-2"/>
              </w:rPr>
              <w:t>0.920</w:t>
            </w:r>
          </w:p>
        </w:tc>
        <w:tc>
          <w:tcPr>
            <w:tcW w:w="2696" w:type="dxa"/>
          </w:tcPr>
          <w:p w14:paraId="0D8B0C84" w14:textId="77777777" w:rsidR="00C96556" w:rsidRDefault="00F61671">
            <w:pPr>
              <w:pStyle w:val="TableParagraph"/>
              <w:spacing w:line="253" w:lineRule="exact"/>
              <w:ind w:left="674"/>
            </w:pPr>
            <w:r>
              <w:t>[-835,</w:t>
            </w:r>
            <w:r>
              <w:rPr>
                <w:spacing w:val="16"/>
              </w:rPr>
              <w:t xml:space="preserve"> </w:t>
            </w:r>
            <w:r>
              <w:t>-</w:t>
            </w:r>
            <w:r>
              <w:rPr>
                <w:spacing w:val="-4"/>
              </w:rPr>
              <w:t>835]</w:t>
            </w:r>
          </w:p>
        </w:tc>
      </w:tr>
      <w:tr w:rsidR="00C96556" w14:paraId="66E3130A" w14:textId="77777777">
        <w:trPr>
          <w:trHeight w:val="270"/>
        </w:trPr>
        <w:tc>
          <w:tcPr>
            <w:tcW w:w="803" w:type="dxa"/>
          </w:tcPr>
          <w:p w14:paraId="089B8CF6"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0</w:t>
            </w:r>
          </w:p>
        </w:tc>
        <w:tc>
          <w:tcPr>
            <w:tcW w:w="1677" w:type="dxa"/>
          </w:tcPr>
          <w:p w14:paraId="527B6CD8" w14:textId="77777777" w:rsidR="00C96556" w:rsidRDefault="00F61671">
            <w:pPr>
              <w:pStyle w:val="TableParagraph"/>
              <w:spacing w:line="249" w:lineRule="exact"/>
              <w:ind w:left="119"/>
            </w:pPr>
            <w:r>
              <w:t>-</w:t>
            </w:r>
            <w:r>
              <w:rPr>
                <w:spacing w:val="-2"/>
              </w:rPr>
              <w:t>8,727</w:t>
            </w:r>
          </w:p>
        </w:tc>
        <w:tc>
          <w:tcPr>
            <w:tcW w:w="2231" w:type="dxa"/>
          </w:tcPr>
          <w:p w14:paraId="640B6C24" w14:textId="77777777" w:rsidR="00C96556" w:rsidRDefault="00F61671">
            <w:pPr>
              <w:pStyle w:val="TableParagraph"/>
              <w:spacing w:line="249" w:lineRule="exact"/>
              <w:ind w:left="581"/>
            </w:pPr>
            <w:r>
              <w:rPr>
                <w:spacing w:val="-2"/>
              </w:rPr>
              <w:t>9,351</w:t>
            </w:r>
          </w:p>
        </w:tc>
        <w:tc>
          <w:tcPr>
            <w:tcW w:w="1954" w:type="dxa"/>
          </w:tcPr>
          <w:p w14:paraId="25407A78" w14:textId="77777777" w:rsidR="00C96556" w:rsidRDefault="00F61671">
            <w:pPr>
              <w:pStyle w:val="TableParagraph"/>
              <w:spacing w:line="249" w:lineRule="exact"/>
              <w:ind w:left="489"/>
            </w:pPr>
            <w:r>
              <w:rPr>
                <w:spacing w:val="-2"/>
              </w:rPr>
              <w:t>0.351</w:t>
            </w:r>
          </w:p>
        </w:tc>
        <w:tc>
          <w:tcPr>
            <w:tcW w:w="2696" w:type="dxa"/>
          </w:tcPr>
          <w:p w14:paraId="35A71BD2" w14:textId="77777777" w:rsidR="00C96556" w:rsidRDefault="00F61671">
            <w:pPr>
              <w:pStyle w:val="TableParagraph"/>
              <w:spacing w:line="249" w:lineRule="exact"/>
              <w:ind w:left="674"/>
            </w:pPr>
            <w:r>
              <w:t>[-27,056,</w:t>
            </w:r>
            <w:r>
              <w:rPr>
                <w:spacing w:val="14"/>
              </w:rPr>
              <w:t xml:space="preserve"> </w:t>
            </w:r>
            <w:r>
              <w:rPr>
                <w:spacing w:val="-2"/>
              </w:rPr>
              <w:t>9,601]</w:t>
            </w:r>
          </w:p>
        </w:tc>
      </w:tr>
      <w:tr w:rsidR="00C96556" w14:paraId="61D3F794" w14:textId="77777777">
        <w:trPr>
          <w:trHeight w:val="270"/>
        </w:trPr>
        <w:tc>
          <w:tcPr>
            <w:tcW w:w="803" w:type="dxa"/>
          </w:tcPr>
          <w:p w14:paraId="305E58FA"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1</w:t>
            </w:r>
          </w:p>
        </w:tc>
        <w:tc>
          <w:tcPr>
            <w:tcW w:w="1677" w:type="dxa"/>
          </w:tcPr>
          <w:p w14:paraId="2E882957" w14:textId="77777777" w:rsidR="00C96556" w:rsidRDefault="00F61671">
            <w:pPr>
              <w:pStyle w:val="TableParagraph"/>
              <w:spacing w:line="249" w:lineRule="exact"/>
              <w:ind w:left="119"/>
            </w:pPr>
            <w:r>
              <w:rPr>
                <w:spacing w:val="-2"/>
              </w:rPr>
              <w:t>5,731</w:t>
            </w:r>
          </w:p>
        </w:tc>
        <w:tc>
          <w:tcPr>
            <w:tcW w:w="2231" w:type="dxa"/>
          </w:tcPr>
          <w:p w14:paraId="38A6C320" w14:textId="77777777" w:rsidR="00C96556" w:rsidRDefault="00F61671">
            <w:pPr>
              <w:pStyle w:val="TableParagraph"/>
              <w:spacing w:line="249" w:lineRule="exact"/>
              <w:ind w:left="581"/>
            </w:pPr>
            <w:r>
              <w:rPr>
                <w:spacing w:val="-2"/>
              </w:rPr>
              <w:t>7,458</w:t>
            </w:r>
          </w:p>
        </w:tc>
        <w:tc>
          <w:tcPr>
            <w:tcW w:w="1954" w:type="dxa"/>
          </w:tcPr>
          <w:p w14:paraId="70987844" w14:textId="77777777" w:rsidR="00C96556" w:rsidRDefault="00F61671">
            <w:pPr>
              <w:pStyle w:val="TableParagraph"/>
              <w:spacing w:line="249" w:lineRule="exact"/>
              <w:ind w:left="489"/>
            </w:pPr>
            <w:r>
              <w:rPr>
                <w:spacing w:val="-2"/>
              </w:rPr>
              <w:t>0.442</w:t>
            </w:r>
          </w:p>
        </w:tc>
        <w:tc>
          <w:tcPr>
            <w:tcW w:w="2696" w:type="dxa"/>
          </w:tcPr>
          <w:p w14:paraId="244ABA26" w14:textId="77777777" w:rsidR="00C96556" w:rsidRDefault="00F61671">
            <w:pPr>
              <w:pStyle w:val="TableParagraph"/>
              <w:spacing w:line="249" w:lineRule="exact"/>
              <w:ind w:left="674"/>
            </w:pPr>
            <w:r>
              <w:t>[-8,886,</w:t>
            </w:r>
            <w:r>
              <w:rPr>
                <w:spacing w:val="16"/>
              </w:rPr>
              <w:t xml:space="preserve"> </w:t>
            </w:r>
            <w:r>
              <w:rPr>
                <w:spacing w:val="-2"/>
              </w:rPr>
              <w:t>20,349]</w:t>
            </w:r>
          </w:p>
        </w:tc>
      </w:tr>
      <w:tr w:rsidR="00C96556" w14:paraId="372BAEE5" w14:textId="77777777">
        <w:trPr>
          <w:trHeight w:val="270"/>
        </w:trPr>
        <w:tc>
          <w:tcPr>
            <w:tcW w:w="803" w:type="dxa"/>
          </w:tcPr>
          <w:p w14:paraId="1BCDD650"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2</w:t>
            </w:r>
          </w:p>
        </w:tc>
        <w:tc>
          <w:tcPr>
            <w:tcW w:w="1677" w:type="dxa"/>
          </w:tcPr>
          <w:p w14:paraId="42A383F8" w14:textId="77777777" w:rsidR="00C96556" w:rsidRDefault="00F61671">
            <w:pPr>
              <w:pStyle w:val="TableParagraph"/>
              <w:spacing w:line="249" w:lineRule="exact"/>
              <w:ind w:left="119"/>
            </w:pPr>
            <w:r>
              <w:t>-</w:t>
            </w:r>
            <w:r>
              <w:rPr>
                <w:spacing w:val="-2"/>
              </w:rPr>
              <w:t>2,970</w:t>
            </w:r>
          </w:p>
        </w:tc>
        <w:tc>
          <w:tcPr>
            <w:tcW w:w="2231" w:type="dxa"/>
          </w:tcPr>
          <w:p w14:paraId="160A90D2" w14:textId="77777777" w:rsidR="00C96556" w:rsidRDefault="00F61671">
            <w:pPr>
              <w:pStyle w:val="TableParagraph"/>
              <w:spacing w:line="249" w:lineRule="exact"/>
              <w:ind w:left="581"/>
            </w:pPr>
            <w:r>
              <w:rPr>
                <w:spacing w:val="-2"/>
              </w:rPr>
              <w:t>7,107</w:t>
            </w:r>
          </w:p>
        </w:tc>
        <w:tc>
          <w:tcPr>
            <w:tcW w:w="1954" w:type="dxa"/>
          </w:tcPr>
          <w:p w14:paraId="2E6285F5" w14:textId="77777777" w:rsidR="00C96556" w:rsidRDefault="00F61671">
            <w:pPr>
              <w:pStyle w:val="TableParagraph"/>
              <w:spacing w:line="249" w:lineRule="exact"/>
              <w:ind w:left="489"/>
            </w:pPr>
            <w:r>
              <w:rPr>
                <w:spacing w:val="-2"/>
              </w:rPr>
              <w:t>0.676</w:t>
            </w:r>
          </w:p>
        </w:tc>
        <w:tc>
          <w:tcPr>
            <w:tcW w:w="2696" w:type="dxa"/>
          </w:tcPr>
          <w:p w14:paraId="14B9CE4A" w14:textId="77777777" w:rsidR="00C96556" w:rsidRDefault="00F61671">
            <w:pPr>
              <w:pStyle w:val="TableParagraph"/>
              <w:spacing w:line="249" w:lineRule="exact"/>
              <w:ind w:left="674"/>
            </w:pPr>
            <w:r>
              <w:t>[-16,899,</w:t>
            </w:r>
            <w:r>
              <w:rPr>
                <w:spacing w:val="14"/>
              </w:rPr>
              <w:t xml:space="preserve"> </w:t>
            </w:r>
            <w:r>
              <w:rPr>
                <w:spacing w:val="-2"/>
              </w:rPr>
              <w:t>10,960]</w:t>
            </w:r>
          </w:p>
        </w:tc>
      </w:tr>
      <w:tr w:rsidR="00C96556" w14:paraId="66E8EF10" w14:textId="77777777">
        <w:trPr>
          <w:trHeight w:val="270"/>
        </w:trPr>
        <w:tc>
          <w:tcPr>
            <w:tcW w:w="803" w:type="dxa"/>
          </w:tcPr>
          <w:p w14:paraId="21E16202"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3</w:t>
            </w:r>
          </w:p>
        </w:tc>
        <w:tc>
          <w:tcPr>
            <w:tcW w:w="1677" w:type="dxa"/>
          </w:tcPr>
          <w:p w14:paraId="5E799FE5" w14:textId="77777777" w:rsidR="00C96556" w:rsidRDefault="00F61671">
            <w:pPr>
              <w:pStyle w:val="TableParagraph"/>
              <w:spacing w:line="249" w:lineRule="exact"/>
              <w:ind w:left="119"/>
            </w:pPr>
            <w:r>
              <w:t>-</w:t>
            </w:r>
            <w:r>
              <w:rPr>
                <w:spacing w:val="-2"/>
              </w:rPr>
              <w:t>1,866</w:t>
            </w:r>
          </w:p>
        </w:tc>
        <w:tc>
          <w:tcPr>
            <w:tcW w:w="2231" w:type="dxa"/>
          </w:tcPr>
          <w:p w14:paraId="7AF804BB" w14:textId="77777777" w:rsidR="00C96556" w:rsidRDefault="00F61671">
            <w:pPr>
              <w:pStyle w:val="TableParagraph"/>
              <w:spacing w:line="249" w:lineRule="exact"/>
              <w:ind w:left="581"/>
            </w:pPr>
            <w:r>
              <w:rPr>
                <w:spacing w:val="-2"/>
              </w:rPr>
              <w:t>6,538</w:t>
            </w:r>
          </w:p>
        </w:tc>
        <w:tc>
          <w:tcPr>
            <w:tcW w:w="1954" w:type="dxa"/>
          </w:tcPr>
          <w:p w14:paraId="17DA7365" w14:textId="77777777" w:rsidR="00C96556" w:rsidRDefault="00F61671">
            <w:pPr>
              <w:pStyle w:val="TableParagraph"/>
              <w:spacing w:line="249" w:lineRule="exact"/>
              <w:ind w:left="489"/>
            </w:pPr>
            <w:r>
              <w:rPr>
                <w:spacing w:val="-2"/>
              </w:rPr>
              <w:t>0.775</w:t>
            </w:r>
          </w:p>
        </w:tc>
        <w:tc>
          <w:tcPr>
            <w:tcW w:w="2696" w:type="dxa"/>
          </w:tcPr>
          <w:p w14:paraId="3289AE1A" w14:textId="77777777" w:rsidR="00C96556" w:rsidRDefault="00F61671">
            <w:pPr>
              <w:pStyle w:val="TableParagraph"/>
              <w:spacing w:line="249" w:lineRule="exact"/>
              <w:ind w:left="674"/>
            </w:pPr>
            <w:r>
              <w:t>[-14,681,</w:t>
            </w:r>
            <w:r>
              <w:rPr>
                <w:spacing w:val="14"/>
              </w:rPr>
              <w:t xml:space="preserve"> </w:t>
            </w:r>
            <w:r>
              <w:rPr>
                <w:spacing w:val="-2"/>
              </w:rPr>
              <w:t>10,949]</w:t>
            </w:r>
          </w:p>
        </w:tc>
      </w:tr>
      <w:tr w:rsidR="00C96556" w14:paraId="3310FF8E" w14:textId="77777777">
        <w:trPr>
          <w:trHeight w:val="270"/>
        </w:trPr>
        <w:tc>
          <w:tcPr>
            <w:tcW w:w="803" w:type="dxa"/>
          </w:tcPr>
          <w:p w14:paraId="11282DEE"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4</w:t>
            </w:r>
          </w:p>
        </w:tc>
        <w:tc>
          <w:tcPr>
            <w:tcW w:w="1677" w:type="dxa"/>
          </w:tcPr>
          <w:p w14:paraId="4D76B344" w14:textId="77777777" w:rsidR="00C96556" w:rsidRDefault="00F61671">
            <w:pPr>
              <w:pStyle w:val="TableParagraph"/>
              <w:spacing w:line="249" w:lineRule="exact"/>
              <w:ind w:left="119"/>
            </w:pPr>
            <w:r>
              <w:rPr>
                <w:spacing w:val="-2"/>
              </w:rPr>
              <w:t>-10,505</w:t>
            </w:r>
          </w:p>
        </w:tc>
        <w:tc>
          <w:tcPr>
            <w:tcW w:w="2231" w:type="dxa"/>
          </w:tcPr>
          <w:p w14:paraId="5DC80D32" w14:textId="77777777" w:rsidR="00C96556" w:rsidRDefault="00F61671">
            <w:pPr>
              <w:pStyle w:val="TableParagraph"/>
              <w:spacing w:line="249" w:lineRule="exact"/>
              <w:ind w:left="581"/>
            </w:pPr>
            <w:r>
              <w:rPr>
                <w:spacing w:val="-2"/>
              </w:rPr>
              <w:t>8,641</w:t>
            </w:r>
          </w:p>
        </w:tc>
        <w:tc>
          <w:tcPr>
            <w:tcW w:w="1954" w:type="dxa"/>
          </w:tcPr>
          <w:p w14:paraId="5EAF1AAB" w14:textId="77777777" w:rsidR="00C96556" w:rsidRDefault="00F61671">
            <w:pPr>
              <w:pStyle w:val="TableParagraph"/>
              <w:spacing w:line="249" w:lineRule="exact"/>
              <w:ind w:left="489"/>
            </w:pPr>
            <w:r>
              <w:rPr>
                <w:spacing w:val="-2"/>
              </w:rPr>
              <w:t>0.224</w:t>
            </w:r>
          </w:p>
        </w:tc>
        <w:tc>
          <w:tcPr>
            <w:tcW w:w="2696" w:type="dxa"/>
          </w:tcPr>
          <w:p w14:paraId="7E9EF459" w14:textId="77777777" w:rsidR="00C96556" w:rsidRDefault="00F61671">
            <w:pPr>
              <w:pStyle w:val="TableParagraph"/>
              <w:spacing w:line="249" w:lineRule="exact"/>
              <w:ind w:left="674"/>
            </w:pPr>
            <w:r>
              <w:t>[-27,441,</w:t>
            </w:r>
            <w:r>
              <w:rPr>
                <w:spacing w:val="14"/>
              </w:rPr>
              <w:t xml:space="preserve"> </w:t>
            </w:r>
            <w:r>
              <w:rPr>
                <w:spacing w:val="-2"/>
              </w:rPr>
              <w:t>6,431]</w:t>
            </w:r>
          </w:p>
        </w:tc>
      </w:tr>
      <w:tr w:rsidR="00C96556" w14:paraId="7EB909AC" w14:textId="77777777">
        <w:trPr>
          <w:trHeight w:val="270"/>
        </w:trPr>
        <w:tc>
          <w:tcPr>
            <w:tcW w:w="803" w:type="dxa"/>
          </w:tcPr>
          <w:p w14:paraId="2E28C2EE"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5</w:t>
            </w:r>
          </w:p>
        </w:tc>
        <w:tc>
          <w:tcPr>
            <w:tcW w:w="1677" w:type="dxa"/>
          </w:tcPr>
          <w:p w14:paraId="6CCADDDB" w14:textId="77777777" w:rsidR="00C96556" w:rsidRDefault="00F61671">
            <w:pPr>
              <w:pStyle w:val="TableParagraph"/>
              <w:spacing w:line="249" w:lineRule="exact"/>
              <w:ind w:left="119"/>
            </w:pPr>
            <w:r>
              <w:rPr>
                <w:spacing w:val="-2"/>
              </w:rPr>
              <w:t>-16,897</w:t>
            </w:r>
          </w:p>
        </w:tc>
        <w:tc>
          <w:tcPr>
            <w:tcW w:w="2231" w:type="dxa"/>
          </w:tcPr>
          <w:p w14:paraId="3DADF9A5" w14:textId="77777777" w:rsidR="00C96556" w:rsidRDefault="00F61671">
            <w:pPr>
              <w:pStyle w:val="TableParagraph"/>
              <w:spacing w:line="249" w:lineRule="exact"/>
              <w:ind w:left="581"/>
            </w:pPr>
            <w:r>
              <w:rPr>
                <w:spacing w:val="-2"/>
              </w:rPr>
              <w:t>7,564</w:t>
            </w:r>
          </w:p>
        </w:tc>
        <w:tc>
          <w:tcPr>
            <w:tcW w:w="1954" w:type="dxa"/>
          </w:tcPr>
          <w:p w14:paraId="564EF5BF" w14:textId="77777777" w:rsidR="00C96556" w:rsidRDefault="00F61671">
            <w:pPr>
              <w:pStyle w:val="TableParagraph"/>
              <w:spacing w:line="249" w:lineRule="exact"/>
              <w:ind w:left="489"/>
            </w:pPr>
            <w:r>
              <w:rPr>
                <w:spacing w:val="-2"/>
              </w:rPr>
              <w:t>0.026</w:t>
            </w:r>
          </w:p>
        </w:tc>
        <w:tc>
          <w:tcPr>
            <w:tcW w:w="2696" w:type="dxa"/>
          </w:tcPr>
          <w:p w14:paraId="2E36932E" w14:textId="77777777" w:rsidR="00C96556" w:rsidRDefault="00F61671">
            <w:pPr>
              <w:pStyle w:val="TableParagraph"/>
              <w:spacing w:line="249" w:lineRule="exact"/>
              <w:ind w:left="674"/>
            </w:pPr>
            <w:r>
              <w:t>[-31,722,</w:t>
            </w:r>
            <w:r>
              <w:rPr>
                <w:spacing w:val="14"/>
              </w:rPr>
              <w:t xml:space="preserve"> </w:t>
            </w:r>
            <w:r>
              <w:t>-</w:t>
            </w:r>
            <w:r>
              <w:rPr>
                <w:spacing w:val="-2"/>
              </w:rPr>
              <w:t>2,072]</w:t>
            </w:r>
          </w:p>
        </w:tc>
      </w:tr>
      <w:tr w:rsidR="00C96556" w14:paraId="0BC5B84C" w14:textId="77777777">
        <w:trPr>
          <w:trHeight w:val="270"/>
        </w:trPr>
        <w:tc>
          <w:tcPr>
            <w:tcW w:w="803" w:type="dxa"/>
          </w:tcPr>
          <w:p w14:paraId="1BB51402"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6</w:t>
            </w:r>
          </w:p>
        </w:tc>
        <w:tc>
          <w:tcPr>
            <w:tcW w:w="1677" w:type="dxa"/>
          </w:tcPr>
          <w:p w14:paraId="0CCD4268" w14:textId="77777777" w:rsidR="00C96556" w:rsidRDefault="00F61671">
            <w:pPr>
              <w:pStyle w:val="TableParagraph"/>
              <w:spacing w:line="249" w:lineRule="exact"/>
              <w:ind w:left="119"/>
            </w:pPr>
            <w:r>
              <w:t>-</w:t>
            </w:r>
            <w:r>
              <w:rPr>
                <w:spacing w:val="-2"/>
              </w:rPr>
              <w:t>4,561</w:t>
            </w:r>
          </w:p>
        </w:tc>
        <w:tc>
          <w:tcPr>
            <w:tcW w:w="2231" w:type="dxa"/>
          </w:tcPr>
          <w:p w14:paraId="397953AB" w14:textId="77777777" w:rsidR="00C96556" w:rsidRDefault="00F61671">
            <w:pPr>
              <w:pStyle w:val="TableParagraph"/>
              <w:spacing w:line="249" w:lineRule="exact"/>
              <w:ind w:left="581"/>
            </w:pPr>
            <w:r>
              <w:rPr>
                <w:spacing w:val="-2"/>
              </w:rPr>
              <w:t>6,551</w:t>
            </w:r>
          </w:p>
        </w:tc>
        <w:tc>
          <w:tcPr>
            <w:tcW w:w="1954" w:type="dxa"/>
          </w:tcPr>
          <w:p w14:paraId="7E8B9053" w14:textId="77777777" w:rsidR="00C96556" w:rsidRDefault="00F61671">
            <w:pPr>
              <w:pStyle w:val="TableParagraph"/>
              <w:spacing w:line="249" w:lineRule="exact"/>
              <w:ind w:left="489"/>
            </w:pPr>
            <w:r>
              <w:rPr>
                <w:spacing w:val="-2"/>
              </w:rPr>
              <w:t>0.486</w:t>
            </w:r>
          </w:p>
        </w:tc>
        <w:tc>
          <w:tcPr>
            <w:tcW w:w="2696" w:type="dxa"/>
          </w:tcPr>
          <w:p w14:paraId="4B2CABC0" w14:textId="77777777" w:rsidR="00C96556" w:rsidRDefault="00F61671">
            <w:pPr>
              <w:pStyle w:val="TableParagraph"/>
              <w:spacing w:line="249" w:lineRule="exact"/>
              <w:ind w:left="674"/>
            </w:pPr>
            <w:r>
              <w:t>[-17,402,</w:t>
            </w:r>
            <w:r>
              <w:rPr>
                <w:spacing w:val="14"/>
              </w:rPr>
              <w:t xml:space="preserve"> </w:t>
            </w:r>
            <w:r>
              <w:rPr>
                <w:spacing w:val="-2"/>
              </w:rPr>
              <w:t>8,280]</w:t>
            </w:r>
          </w:p>
        </w:tc>
      </w:tr>
      <w:tr w:rsidR="00C96556" w14:paraId="72A14804" w14:textId="77777777">
        <w:trPr>
          <w:trHeight w:val="270"/>
        </w:trPr>
        <w:tc>
          <w:tcPr>
            <w:tcW w:w="803" w:type="dxa"/>
          </w:tcPr>
          <w:p w14:paraId="3B3C0364"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7</w:t>
            </w:r>
          </w:p>
        </w:tc>
        <w:tc>
          <w:tcPr>
            <w:tcW w:w="1677" w:type="dxa"/>
          </w:tcPr>
          <w:p w14:paraId="085AED9F" w14:textId="77777777" w:rsidR="00C96556" w:rsidRDefault="00F61671">
            <w:pPr>
              <w:pStyle w:val="TableParagraph"/>
              <w:spacing w:line="249" w:lineRule="exact"/>
              <w:ind w:left="119"/>
            </w:pPr>
            <w:r>
              <w:t>-</w:t>
            </w:r>
            <w:r>
              <w:rPr>
                <w:spacing w:val="-2"/>
              </w:rPr>
              <w:t>7,632</w:t>
            </w:r>
          </w:p>
        </w:tc>
        <w:tc>
          <w:tcPr>
            <w:tcW w:w="2231" w:type="dxa"/>
          </w:tcPr>
          <w:p w14:paraId="235A9B85" w14:textId="77777777" w:rsidR="00C96556" w:rsidRDefault="00F61671">
            <w:pPr>
              <w:pStyle w:val="TableParagraph"/>
              <w:spacing w:line="249" w:lineRule="exact"/>
              <w:ind w:left="581"/>
            </w:pPr>
            <w:r>
              <w:rPr>
                <w:spacing w:val="-2"/>
              </w:rPr>
              <w:t>8,936</w:t>
            </w:r>
          </w:p>
        </w:tc>
        <w:tc>
          <w:tcPr>
            <w:tcW w:w="1954" w:type="dxa"/>
          </w:tcPr>
          <w:p w14:paraId="660CFDFA" w14:textId="77777777" w:rsidR="00C96556" w:rsidRDefault="00F61671">
            <w:pPr>
              <w:pStyle w:val="TableParagraph"/>
              <w:spacing w:line="249" w:lineRule="exact"/>
              <w:ind w:left="489"/>
            </w:pPr>
            <w:r>
              <w:rPr>
                <w:spacing w:val="-2"/>
              </w:rPr>
              <w:t>0.393</w:t>
            </w:r>
          </w:p>
        </w:tc>
        <w:tc>
          <w:tcPr>
            <w:tcW w:w="2696" w:type="dxa"/>
          </w:tcPr>
          <w:p w14:paraId="1B7856A9" w14:textId="77777777" w:rsidR="00C96556" w:rsidRDefault="00F61671">
            <w:pPr>
              <w:pStyle w:val="TableParagraph"/>
              <w:spacing w:line="249" w:lineRule="exact"/>
              <w:ind w:left="674"/>
            </w:pPr>
            <w:r>
              <w:t>[-25,146,</w:t>
            </w:r>
            <w:r>
              <w:rPr>
                <w:spacing w:val="14"/>
              </w:rPr>
              <w:t xml:space="preserve"> </w:t>
            </w:r>
            <w:r>
              <w:rPr>
                <w:spacing w:val="-2"/>
              </w:rPr>
              <w:t>9,882]</w:t>
            </w:r>
          </w:p>
        </w:tc>
      </w:tr>
      <w:tr w:rsidR="00C96556" w14:paraId="12CA7883" w14:textId="77777777">
        <w:trPr>
          <w:trHeight w:val="270"/>
        </w:trPr>
        <w:tc>
          <w:tcPr>
            <w:tcW w:w="803" w:type="dxa"/>
          </w:tcPr>
          <w:p w14:paraId="3054AB41"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8</w:t>
            </w:r>
          </w:p>
        </w:tc>
        <w:tc>
          <w:tcPr>
            <w:tcW w:w="1677" w:type="dxa"/>
          </w:tcPr>
          <w:p w14:paraId="3B3AA25F" w14:textId="77777777" w:rsidR="00C96556" w:rsidRDefault="00F61671">
            <w:pPr>
              <w:pStyle w:val="TableParagraph"/>
              <w:spacing w:line="249" w:lineRule="exact"/>
              <w:ind w:left="119"/>
            </w:pPr>
            <w:r>
              <w:rPr>
                <w:spacing w:val="-2"/>
              </w:rPr>
              <w:t>-</w:t>
            </w:r>
            <w:r>
              <w:rPr>
                <w:spacing w:val="-5"/>
              </w:rPr>
              <w:t>469</w:t>
            </w:r>
          </w:p>
        </w:tc>
        <w:tc>
          <w:tcPr>
            <w:tcW w:w="2231" w:type="dxa"/>
          </w:tcPr>
          <w:p w14:paraId="5373F479" w14:textId="77777777" w:rsidR="00C96556" w:rsidRDefault="00F61671">
            <w:pPr>
              <w:pStyle w:val="TableParagraph"/>
              <w:spacing w:line="249" w:lineRule="exact"/>
              <w:ind w:left="581"/>
            </w:pPr>
            <w:r>
              <w:rPr>
                <w:spacing w:val="-2"/>
              </w:rPr>
              <w:t>8,063</w:t>
            </w:r>
          </w:p>
        </w:tc>
        <w:tc>
          <w:tcPr>
            <w:tcW w:w="1954" w:type="dxa"/>
          </w:tcPr>
          <w:p w14:paraId="22769742" w14:textId="77777777" w:rsidR="00C96556" w:rsidRDefault="00F61671">
            <w:pPr>
              <w:pStyle w:val="TableParagraph"/>
              <w:spacing w:line="249" w:lineRule="exact"/>
              <w:ind w:left="489"/>
            </w:pPr>
            <w:r>
              <w:rPr>
                <w:spacing w:val="-2"/>
              </w:rPr>
              <w:t>0.954</w:t>
            </w:r>
          </w:p>
        </w:tc>
        <w:tc>
          <w:tcPr>
            <w:tcW w:w="2696" w:type="dxa"/>
          </w:tcPr>
          <w:p w14:paraId="3A957586" w14:textId="77777777" w:rsidR="00C96556" w:rsidRDefault="00F61671">
            <w:pPr>
              <w:pStyle w:val="TableParagraph"/>
              <w:spacing w:line="249" w:lineRule="exact"/>
              <w:ind w:left="674"/>
            </w:pPr>
            <w:r>
              <w:t>[-16,273,</w:t>
            </w:r>
            <w:r>
              <w:rPr>
                <w:spacing w:val="14"/>
              </w:rPr>
              <w:t xml:space="preserve"> </w:t>
            </w:r>
            <w:r>
              <w:rPr>
                <w:spacing w:val="-2"/>
              </w:rPr>
              <w:t>15,335]</w:t>
            </w:r>
          </w:p>
        </w:tc>
      </w:tr>
      <w:tr w:rsidR="00C96556" w14:paraId="1D535EF9" w14:textId="77777777">
        <w:trPr>
          <w:trHeight w:val="270"/>
        </w:trPr>
        <w:tc>
          <w:tcPr>
            <w:tcW w:w="803" w:type="dxa"/>
          </w:tcPr>
          <w:p w14:paraId="7C7E0377" w14:textId="77777777" w:rsidR="00C96556" w:rsidRDefault="00F61671">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9</w:t>
            </w:r>
          </w:p>
        </w:tc>
        <w:tc>
          <w:tcPr>
            <w:tcW w:w="1677" w:type="dxa"/>
          </w:tcPr>
          <w:p w14:paraId="0957F02F" w14:textId="77777777" w:rsidR="00C96556" w:rsidRDefault="00F61671">
            <w:pPr>
              <w:pStyle w:val="TableParagraph"/>
              <w:spacing w:line="249" w:lineRule="exact"/>
              <w:ind w:left="119"/>
            </w:pPr>
            <w:r>
              <w:rPr>
                <w:spacing w:val="-2"/>
              </w:rPr>
              <w:t>-11,492</w:t>
            </w:r>
          </w:p>
        </w:tc>
        <w:tc>
          <w:tcPr>
            <w:tcW w:w="2231" w:type="dxa"/>
          </w:tcPr>
          <w:p w14:paraId="0DA5E99C" w14:textId="77777777" w:rsidR="00C96556" w:rsidRDefault="00F61671">
            <w:pPr>
              <w:pStyle w:val="TableParagraph"/>
              <w:spacing w:line="249" w:lineRule="exact"/>
              <w:ind w:left="581"/>
            </w:pPr>
            <w:r>
              <w:rPr>
                <w:spacing w:val="-2"/>
              </w:rPr>
              <w:t>8,383</w:t>
            </w:r>
          </w:p>
        </w:tc>
        <w:tc>
          <w:tcPr>
            <w:tcW w:w="1954" w:type="dxa"/>
          </w:tcPr>
          <w:p w14:paraId="30FFB16E" w14:textId="77777777" w:rsidR="00C96556" w:rsidRDefault="00F61671">
            <w:pPr>
              <w:pStyle w:val="TableParagraph"/>
              <w:spacing w:line="249" w:lineRule="exact"/>
              <w:ind w:left="489"/>
            </w:pPr>
            <w:r>
              <w:rPr>
                <w:spacing w:val="-2"/>
              </w:rPr>
              <w:t>0.170</w:t>
            </w:r>
          </w:p>
        </w:tc>
        <w:tc>
          <w:tcPr>
            <w:tcW w:w="2696" w:type="dxa"/>
          </w:tcPr>
          <w:p w14:paraId="5C46A5CC" w14:textId="77777777" w:rsidR="00C96556" w:rsidRDefault="00F61671">
            <w:pPr>
              <w:pStyle w:val="TableParagraph"/>
              <w:spacing w:line="249" w:lineRule="exact"/>
              <w:ind w:left="674"/>
            </w:pPr>
            <w:r>
              <w:t>[-27,923,</w:t>
            </w:r>
            <w:r>
              <w:rPr>
                <w:spacing w:val="14"/>
              </w:rPr>
              <w:t xml:space="preserve"> </w:t>
            </w:r>
            <w:r>
              <w:rPr>
                <w:spacing w:val="-2"/>
              </w:rPr>
              <w:t>4,940]</w:t>
            </w:r>
          </w:p>
        </w:tc>
      </w:tr>
      <w:tr w:rsidR="00C96556" w14:paraId="2DEBD026" w14:textId="77777777">
        <w:trPr>
          <w:trHeight w:val="270"/>
        </w:trPr>
        <w:tc>
          <w:tcPr>
            <w:tcW w:w="803" w:type="dxa"/>
            <w:tcBorders>
              <w:bottom w:val="single" w:sz="4" w:space="0" w:color="000000"/>
            </w:tcBorders>
          </w:tcPr>
          <w:p w14:paraId="226F4476" w14:textId="77777777" w:rsidR="00C96556" w:rsidRDefault="00F61671">
            <w:pPr>
              <w:pStyle w:val="TableParagraph"/>
              <w:spacing w:line="249" w:lineRule="exact"/>
              <w:ind w:left="119"/>
            </w:pPr>
            <w:r>
              <w:rPr>
                <w:rFonts w:ascii="Verdana"/>
                <w:i/>
                <w:w w:val="105"/>
              </w:rPr>
              <w:t>t</w:t>
            </w:r>
            <w:r>
              <w:rPr>
                <w:rFonts w:ascii="Verdana"/>
                <w:i/>
                <w:spacing w:val="-29"/>
                <w:w w:val="105"/>
              </w:rPr>
              <w:t xml:space="preserve"> </w:t>
            </w:r>
            <w:r>
              <w:rPr>
                <w:w w:val="135"/>
              </w:rPr>
              <w:t>+</w:t>
            </w:r>
            <w:r>
              <w:rPr>
                <w:spacing w:val="-16"/>
                <w:w w:val="135"/>
              </w:rPr>
              <w:t xml:space="preserve"> </w:t>
            </w:r>
            <w:r>
              <w:rPr>
                <w:spacing w:val="-5"/>
                <w:w w:val="105"/>
              </w:rPr>
              <w:t>10</w:t>
            </w:r>
          </w:p>
        </w:tc>
        <w:tc>
          <w:tcPr>
            <w:tcW w:w="1677" w:type="dxa"/>
            <w:tcBorders>
              <w:bottom w:val="single" w:sz="4" w:space="0" w:color="000000"/>
            </w:tcBorders>
          </w:tcPr>
          <w:p w14:paraId="21A219B8" w14:textId="77777777" w:rsidR="00C96556" w:rsidRDefault="00F61671">
            <w:pPr>
              <w:pStyle w:val="TableParagraph"/>
              <w:spacing w:line="249" w:lineRule="exact"/>
              <w:ind w:left="119"/>
            </w:pPr>
            <w:r>
              <w:rPr>
                <w:spacing w:val="-2"/>
              </w:rPr>
              <w:t>1,851</w:t>
            </w:r>
          </w:p>
        </w:tc>
        <w:tc>
          <w:tcPr>
            <w:tcW w:w="2231" w:type="dxa"/>
            <w:tcBorders>
              <w:bottom w:val="single" w:sz="4" w:space="0" w:color="000000"/>
            </w:tcBorders>
          </w:tcPr>
          <w:p w14:paraId="62C159D2" w14:textId="77777777" w:rsidR="00C96556" w:rsidRDefault="00F61671">
            <w:pPr>
              <w:pStyle w:val="TableParagraph"/>
              <w:spacing w:line="249" w:lineRule="exact"/>
              <w:ind w:left="581"/>
            </w:pPr>
            <w:r>
              <w:rPr>
                <w:spacing w:val="-2"/>
              </w:rPr>
              <w:t>7,790</w:t>
            </w:r>
          </w:p>
        </w:tc>
        <w:tc>
          <w:tcPr>
            <w:tcW w:w="1954" w:type="dxa"/>
            <w:tcBorders>
              <w:bottom w:val="single" w:sz="4" w:space="0" w:color="000000"/>
            </w:tcBorders>
          </w:tcPr>
          <w:p w14:paraId="2E9FAD0C" w14:textId="77777777" w:rsidR="00C96556" w:rsidRDefault="00F61671">
            <w:pPr>
              <w:pStyle w:val="TableParagraph"/>
              <w:spacing w:line="249" w:lineRule="exact"/>
              <w:ind w:left="489"/>
            </w:pPr>
            <w:r>
              <w:rPr>
                <w:spacing w:val="-2"/>
              </w:rPr>
              <w:t>0.812</w:t>
            </w:r>
          </w:p>
        </w:tc>
        <w:tc>
          <w:tcPr>
            <w:tcW w:w="2696" w:type="dxa"/>
            <w:tcBorders>
              <w:bottom w:val="single" w:sz="4" w:space="0" w:color="000000"/>
            </w:tcBorders>
          </w:tcPr>
          <w:p w14:paraId="3EBE8472" w14:textId="77777777" w:rsidR="00C96556" w:rsidRDefault="00F61671">
            <w:pPr>
              <w:pStyle w:val="TableParagraph"/>
              <w:spacing w:line="249" w:lineRule="exact"/>
              <w:ind w:left="674"/>
            </w:pPr>
            <w:r>
              <w:t>[-13,417,</w:t>
            </w:r>
            <w:r>
              <w:rPr>
                <w:spacing w:val="14"/>
              </w:rPr>
              <w:t xml:space="preserve"> </w:t>
            </w:r>
            <w:r>
              <w:rPr>
                <w:spacing w:val="-2"/>
              </w:rPr>
              <w:t>17,119]</w:t>
            </w:r>
          </w:p>
        </w:tc>
      </w:tr>
    </w:tbl>
    <w:p w14:paraId="4A9D0743" w14:textId="77777777" w:rsidR="00C96556" w:rsidRDefault="00F61671">
      <w:pPr>
        <w:spacing w:before="71"/>
        <w:ind w:left="327" w:right="1076"/>
        <w:jc w:val="both"/>
      </w:pPr>
      <w:r>
        <w:rPr>
          <w:rFonts w:ascii="Arial" w:hAnsi="Arial"/>
          <w:i/>
          <w:w w:val="105"/>
        </w:rPr>
        <w:t>Notes:</w:t>
      </w:r>
      <w:r>
        <w:rPr>
          <w:rFonts w:ascii="Arial" w:hAnsi="Arial"/>
          <w:i/>
          <w:spacing w:val="40"/>
          <w:w w:val="105"/>
        </w:rPr>
        <w:t xml:space="preserve"> </w:t>
      </w:r>
      <w:r>
        <w:rPr>
          <w:w w:val="105"/>
        </w:rPr>
        <w:t>Each panel reports separate regressions of median house price on a referendum “cut</w:t>
      </w:r>
      <w:r>
        <w:rPr>
          <w:spacing w:val="40"/>
          <w:w w:val="105"/>
        </w:rPr>
        <w:t xml:space="preserve"> </w:t>
      </w:r>
      <w:r>
        <w:rPr>
          <w:w w:val="105"/>
        </w:rPr>
        <w:t>vs.</w:t>
      </w:r>
      <w:r>
        <w:rPr>
          <w:spacing w:val="40"/>
          <w:w w:val="105"/>
        </w:rPr>
        <w:t xml:space="preserve"> </w:t>
      </w:r>
      <w:r>
        <w:rPr>
          <w:w w:val="105"/>
        </w:rPr>
        <w:t>maintain” indicator, broken down by Urban and Rural classifications.</w:t>
      </w:r>
      <w:r>
        <w:rPr>
          <w:spacing w:val="40"/>
          <w:w w:val="105"/>
        </w:rPr>
        <w:t xml:space="preserve"> </w:t>
      </w:r>
      <w:r>
        <w:rPr>
          <w:w w:val="105"/>
        </w:rPr>
        <w:t>Columns show the</w:t>
      </w:r>
      <w:r>
        <w:rPr>
          <w:spacing w:val="40"/>
          <w:w w:val="105"/>
        </w:rPr>
        <w:t xml:space="preserve"> </w:t>
      </w:r>
      <w:r>
        <w:rPr>
          <w:w w:val="105"/>
        </w:rPr>
        <w:t xml:space="preserve">year relative to the referendum vote, estimated treatment effect, standard error, </w:t>
      </w:r>
      <w:r>
        <w:rPr>
          <w:rFonts w:ascii="Verdana" w:hAnsi="Verdana"/>
          <w:i/>
          <w:w w:val="105"/>
        </w:rPr>
        <w:t>p</w:t>
      </w:r>
      <w:r>
        <w:rPr>
          <w:w w:val="105"/>
        </w:rPr>
        <w:t>-value, and 95% confidence interval. Standard errors are robust. A negative estimate indicates lower house prices</w:t>
      </w:r>
      <w:r>
        <w:rPr>
          <w:spacing w:val="28"/>
          <w:w w:val="105"/>
        </w:rPr>
        <w:t xml:space="preserve"> </w:t>
      </w:r>
      <w:r>
        <w:rPr>
          <w:w w:val="105"/>
        </w:rPr>
        <w:t>in</w:t>
      </w:r>
      <w:r>
        <w:rPr>
          <w:spacing w:val="28"/>
          <w:w w:val="105"/>
        </w:rPr>
        <w:t xml:space="preserve"> </w:t>
      </w:r>
      <w:r>
        <w:rPr>
          <w:w w:val="105"/>
        </w:rPr>
        <w:t>areas</w:t>
      </w:r>
      <w:r>
        <w:rPr>
          <w:spacing w:val="28"/>
          <w:w w:val="105"/>
        </w:rPr>
        <w:t xml:space="preserve"> </w:t>
      </w:r>
      <w:r>
        <w:rPr>
          <w:w w:val="105"/>
        </w:rPr>
        <w:t>that</w:t>
      </w:r>
      <w:r>
        <w:rPr>
          <w:spacing w:val="28"/>
          <w:w w:val="105"/>
        </w:rPr>
        <w:t xml:space="preserve"> </w:t>
      </w:r>
      <w:r>
        <w:rPr>
          <w:w w:val="105"/>
        </w:rPr>
        <w:t>cut</w:t>
      </w:r>
      <w:r>
        <w:rPr>
          <w:spacing w:val="28"/>
          <w:w w:val="105"/>
        </w:rPr>
        <w:t xml:space="preserve"> </w:t>
      </w:r>
      <w:r>
        <w:rPr>
          <w:w w:val="105"/>
        </w:rPr>
        <w:t>their</w:t>
      </w:r>
      <w:r>
        <w:rPr>
          <w:spacing w:val="28"/>
          <w:w w:val="105"/>
        </w:rPr>
        <w:t xml:space="preserve"> </w:t>
      </w:r>
      <w:r>
        <w:rPr>
          <w:w w:val="105"/>
        </w:rPr>
        <w:t>road</w:t>
      </w:r>
      <w:r>
        <w:rPr>
          <w:spacing w:val="28"/>
          <w:w w:val="105"/>
        </w:rPr>
        <w:t xml:space="preserve"> </w:t>
      </w:r>
      <w:r>
        <w:rPr>
          <w:w w:val="105"/>
        </w:rPr>
        <w:t>taxes</w:t>
      </w:r>
      <w:r>
        <w:rPr>
          <w:spacing w:val="28"/>
          <w:w w:val="105"/>
        </w:rPr>
        <w:t xml:space="preserve"> </w:t>
      </w:r>
      <w:r>
        <w:rPr>
          <w:w w:val="105"/>
        </w:rPr>
        <w:t>relative</w:t>
      </w:r>
      <w:r>
        <w:rPr>
          <w:spacing w:val="28"/>
          <w:w w:val="105"/>
        </w:rPr>
        <w:t xml:space="preserve"> </w:t>
      </w:r>
      <w:r>
        <w:rPr>
          <w:w w:val="105"/>
        </w:rPr>
        <w:t>to areas</w:t>
      </w:r>
      <w:r>
        <w:rPr>
          <w:spacing w:val="28"/>
          <w:w w:val="105"/>
        </w:rPr>
        <w:t xml:space="preserve"> </w:t>
      </w:r>
      <w:r>
        <w:rPr>
          <w:w w:val="105"/>
        </w:rPr>
        <w:t>that</w:t>
      </w:r>
      <w:r>
        <w:rPr>
          <w:spacing w:val="28"/>
          <w:w w:val="105"/>
        </w:rPr>
        <w:t xml:space="preserve"> </w:t>
      </w:r>
      <w:r>
        <w:rPr>
          <w:w w:val="105"/>
        </w:rPr>
        <w:t>maintained</w:t>
      </w:r>
      <w:r>
        <w:rPr>
          <w:spacing w:val="28"/>
          <w:w w:val="105"/>
        </w:rPr>
        <w:t xml:space="preserve"> </w:t>
      </w:r>
      <w:r>
        <w:rPr>
          <w:w w:val="105"/>
        </w:rPr>
        <w:t>them.</w:t>
      </w:r>
    </w:p>
    <w:p w14:paraId="052C7DCB" w14:textId="77777777" w:rsidR="00C96556" w:rsidRDefault="00C96556">
      <w:pPr>
        <w:jc w:val="both"/>
        <w:sectPr w:rsidR="00C96556">
          <w:pgSz w:w="12240" w:h="15840"/>
          <w:pgMar w:top="1820" w:right="360" w:bottom="1020" w:left="1440" w:header="0" w:footer="749" w:gutter="0"/>
          <w:cols w:space="720"/>
        </w:sectPr>
      </w:pPr>
    </w:p>
    <w:p w14:paraId="16E2902B" w14:textId="77777777" w:rsidR="00C96556" w:rsidRDefault="00F61671">
      <w:pPr>
        <w:pStyle w:val="Heading1"/>
        <w:numPr>
          <w:ilvl w:val="0"/>
          <w:numId w:val="1"/>
        </w:numPr>
        <w:tabs>
          <w:tab w:val="left" w:pos="662"/>
        </w:tabs>
        <w:ind w:left="662" w:hanging="662"/>
      </w:pPr>
      <w:bookmarkStart w:id="280" w:name="Additional_Robustness_Tests"/>
      <w:bookmarkStart w:id="281" w:name="_bookmark65"/>
      <w:bookmarkEnd w:id="280"/>
      <w:bookmarkEnd w:id="281"/>
      <w:r>
        <w:rPr>
          <w:w w:val="120"/>
        </w:rPr>
        <w:lastRenderedPageBreak/>
        <w:t>Additional</w:t>
      </w:r>
      <w:r>
        <w:rPr>
          <w:spacing w:val="26"/>
          <w:w w:val="120"/>
        </w:rPr>
        <w:t xml:space="preserve"> </w:t>
      </w:r>
      <w:r>
        <w:rPr>
          <w:w w:val="120"/>
        </w:rPr>
        <w:t>Robustness</w:t>
      </w:r>
      <w:r>
        <w:rPr>
          <w:spacing w:val="27"/>
          <w:w w:val="120"/>
        </w:rPr>
        <w:t xml:space="preserve"> </w:t>
      </w:r>
      <w:r>
        <w:rPr>
          <w:spacing w:val="-2"/>
          <w:w w:val="120"/>
        </w:rPr>
        <w:t>Tests</w:t>
      </w:r>
    </w:p>
    <w:p w14:paraId="0CC176AC" w14:textId="77777777" w:rsidR="00C96556" w:rsidRDefault="00F61671">
      <w:pPr>
        <w:pStyle w:val="Heading2"/>
        <w:numPr>
          <w:ilvl w:val="1"/>
          <w:numId w:val="1"/>
        </w:numPr>
        <w:tabs>
          <w:tab w:val="left" w:pos="803"/>
        </w:tabs>
        <w:spacing w:before="238"/>
        <w:ind w:left="803" w:hanging="803"/>
      </w:pPr>
      <w:bookmarkStart w:id="282" w:name="Covariate_Discontinuity_Tables"/>
      <w:bookmarkEnd w:id="282"/>
      <w:r>
        <w:rPr>
          <w:spacing w:val="-2"/>
          <w:w w:val="125"/>
        </w:rPr>
        <w:t>Covariate</w:t>
      </w:r>
      <w:r>
        <w:rPr>
          <w:spacing w:val="-4"/>
          <w:w w:val="125"/>
        </w:rPr>
        <w:t xml:space="preserve"> </w:t>
      </w:r>
      <w:r>
        <w:rPr>
          <w:spacing w:val="-2"/>
          <w:w w:val="125"/>
        </w:rPr>
        <w:t>Discontinuity</w:t>
      </w:r>
      <w:r>
        <w:rPr>
          <w:spacing w:val="-3"/>
          <w:w w:val="125"/>
        </w:rPr>
        <w:t xml:space="preserve"> </w:t>
      </w:r>
      <w:r>
        <w:rPr>
          <w:spacing w:val="-2"/>
          <w:w w:val="125"/>
        </w:rPr>
        <w:t>Tables</w:t>
      </w:r>
    </w:p>
    <w:p w14:paraId="74F26F09" w14:textId="77777777" w:rsidR="00C96556" w:rsidRDefault="00C96556">
      <w:pPr>
        <w:pStyle w:val="BodyText"/>
        <w:spacing w:before="45"/>
        <w:rPr>
          <w:b/>
          <w:sz w:val="28"/>
        </w:rPr>
      </w:pPr>
    </w:p>
    <w:p w14:paraId="139AA236" w14:textId="77777777" w:rsidR="00C96556" w:rsidRDefault="00F61671">
      <w:pPr>
        <w:pStyle w:val="BodyText"/>
        <w:ind w:left="2277"/>
      </w:pPr>
      <w:bookmarkStart w:id="283" w:name="_bookmark66"/>
      <w:bookmarkEnd w:id="283"/>
      <w:r>
        <w:rPr>
          <w:w w:val="105"/>
        </w:rPr>
        <w:t>Table</w:t>
      </w:r>
      <w:r>
        <w:rPr>
          <w:spacing w:val="16"/>
          <w:w w:val="105"/>
        </w:rPr>
        <w:t xml:space="preserve"> </w:t>
      </w:r>
      <w:r>
        <w:rPr>
          <w:w w:val="105"/>
        </w:rPr>
        <w:t>12:</w:t>
      </w:r>
      <w:r>
        <w:rPr>
          <w:spacing w:val="42"/>
          <w:w w:val="105"/>
        </w:rPr>
        <w:t xml:space="preserve"> </w:t>
      </w:r>
      <w:r>
        <w:rPr>
          <w:w w:val="105"/>
        </w:rPr>
        <w:t>Covariate</w:t>
      </w:r>
      <w:r>
        <w:rPr>
          <w:spacing w:val="16"/>
          <w:w w:val="105"/>
        </w:rPr>
        <w:t xml:space="preserve"> </w:t>
      </w:r>
      <w:r>
        <w:rPr>
          <w:w w:val="105"/>
        </w:rPr>
        <w:t>Discontinuity</w:t>
      </w:r>
      <w:r>
        <w:rPr>
          <w:spacing w:val="17"/>
          <w:w w:val="105"/>
        </w:rPr>
        <w:t xml:space="preserve"> </w:t>
      </w:r>
      <w:r>
        <w:rPr>
          <w:w w:val="105"/>
        </w:rPr>
        <w:t>Test</w:t>
      </w:r>
      <w:r>
        <w:rPr>
          <w:spacing w:val="17"/>
          <w:w w:val="105"/>
        </w:rPr>
        <w:t xml:space="preserve"> </w:t>
      </w:r>
      <w:r>
        <w:rPr>
          <w:spacing w:val="-2"/>
          <w:w w:val="105"/>
        </w:rPr>
        <w:t>Results</w:t>
      </w:r>
    </w:p>
    <w:p w14:paraId="2E4DA17F" w14:textId="77777777" w:rsidR="00C96556" w:rsidRDefault="00C96556">
      <w:pPr>
        <w:pStyle w:val="BodyText"/>
        <w:spacing w:before="6"/>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4136"/>
        <w:gridCol w:w="1228"/>
        <w:gridCol w:w="1316"/>
        <w:gridCol w:w="1204"/>
        <w:gridCol w:w="1471"/>
      </w:tblGrid>
      <w:tr w:rsidR="00C96556" w14:paraId="1E6C2CB4" w14:textId="77777777">
        <w:trPr>
          <w:trHeight w:val="575"/>
        </w:trPr>
        <w:tc>
          <w:tcPr>
            <w:tcW w:w="4136" w:type="dxa"/>
            <w:tcBorders>
              <w:top w:val="single" w:sz="4" w:space="0" w:color="000000"/>
              <w:bottom w:val="single" w:sz="4" w:space="0" w:color="000000"/>
            </w:tcBorders>
          </w:tcPr>
          <w:p w14:paraId="73396198" w14:textId="77777777" w:rsidR="00C96556" w:rsidRDefault="00F61671">
            <w:pPr>
              <w:pStyle w:val="TableParagraph"/>
              <w:spacing w:line="266" w:lineRule="exact"/>
              <w:ind w:left="119"/>
              <w:rPr>
                <w:sz w:val="24"/>
              </w:rPr>
            </w:pPr>
            <w:r>
              <w:rPr>
                <w:spacing w:val="-2"/>
                <w:w w:val="105"/>
                <w:sz w:val="24"/>
              </w:rPr>
              <w:t>Variable</w:t>
            </w:r>
          </w:p>
        </w:tc>
        <w:tc>
          <w:tcPr>
            <w:tcW w:w="1228" w:type="dxa"/>
            <w:tcBorders>
              <w:top w:val="single" w:sz="4" w:space="0" w:color="000000"/>
              <w:bottom w:val="single" w:sz="4" w:space="0" w:color="000000"/>
            </w:tcBorders>
          </w:tcPr>
          <w:p w14:paraId="7B6209F6" w14:textId="77777777" w:rsidR="00C96556" w:rsidRDefault="00F61671">
            <w:pPr>
              <w:pStyle w:val="TableParagraph"/>
              <w:spacing w:line="266" w:lineRule="exact"/>
              <w:ind w:left="119"/>
              <w:rPr>
                <w:sz w:val="24"/>
              </w:rPr>
            </w:pPr>
            <w:r>
              <w:rPr>
                <w:spacing w:val="-2"/>
                <w:w w:val="105"/>
                <w:sz w:val="24"/>
              </w:rPr>
              <w:t>Estimate</w:t>
            </w:r>
          </w:p>
        </w:tc>
        <w:tc>
          <w:tcPr>
            <w:tcW w:w="1316" w:type="dxa"/>
            <w:tcBorders>
              <w:top w:val="single" w:sz="4" w:space="0" w:color="000000"/>
              <w:bottom w:val="single" w:sz="4" w:space="0" w:color="000000"/>
            </w:tcBorders>
          </w:tcPr>
          <w:p w14:paraId="7B252B68" w14:textId="77777777" w:rsidR="00C96556" w:rsidRDefault="00F61671">
            <w:pPr>
              <w:pStyle w:val="TableParagraph"/>
              <w:spacing w:line="264" w:lineRule="exact"/>
              <w:ind w:left="196"/>
              <w:rPr>
                <w:sz w:val="24"/>
              </w:rPr>
            </w:pPr>
            <w:r>
              <w:rPr>
                <w:spacing w:val="-2"/>
                <w:w w:val="105"/>
                <w:sz w:val="24"/>
              </w:rPr>
              <w:t>Standard</w:t>
            </w:r>
          </w:p>
          <w:p w14:paraId="5BFF3D86" w14:textId="77777777" w:rsidR="00C96556" w:rsidRDefault="00F61671">
            <w:pPr>
              <w:pStyle w:val="TableParagraph"/>
              <w:spacing w:line="291" w:lineRule="exact"/>
              <w:ind w:left="198"/>
              <w:rPr>
                <w:sz w:val="24"/>
              </w:rPr>
            </w:pPr>
            <w:r>
              <w:rPr>
                <w:spacing w:val="-2"/>
                <w:sz w:val="24"/>
              </w:rPr>
              <w:t>error</w:t>
            </w:r>
          </w:p>
        </w:tc>
        <w:tc>
          <w:tcPr>
            <w:tcW w:w="1204" w:type="dxa"/>
            <w:tcBorders>
              <w:top w:val="single" w:sz="4" w:space="0" w:color="000000"/>
              <w:bottom w:val="single" w:sz="4" w:space="0" w:color="000000"/>
            </w:tcBorders>
          </w:tcPr>
          <w:p w14:paraId="69E82A8C" w14:textId="77777777" w:rsidR="00C96556" w:rsidRDefault="00F61671">
            <w:pPr>
              <w:pStyle w:val="TableParagraph"/>
              <w:spacing w:line="266" w:lineRule="exact"/>
              <w:ind w:left="188"/>
              <w:rPr>
                <w:sz w:val="24"/>
              </w:rPr>
            </w:pPr>
            <w:r>
              <w:rPr>
                <w:sz w:val="24"/>
              </w:rPr>
              <w:t>p-</w:t>
            </w:r>
            <w:r>
              <w:rPr>
                <w:spacing w:val="-2"/>
                <w:sz w:val="24"/>
              </w:rPr>
              <w:t>value</w:t>
            </w:r>
          </w:p>
        </w:tc>
        <w:tc>
          <w:tcPr>
            <w:tcW w:w="1471" w:type="dxa"/>
            <w:tcBorders>
              <w:top w:val="single" w:sz="4" w:space="0" w:color="000000"/>
              <w:bottom w:val="single" w:sz="4" w:space="0" w:color="000000"/>
            </w:tcBorders>
          </w:tcPr>
          <w:p w14:paraId="0AB53A25" w14:textId="77777777" w:rsidR="00C96556" w:rsidRDefault="00F61671">
            <w:pPr>
              <w:pStyle w:val="TableParagraph"/>
              <w:spacing w:line="264" w:lineRule="exact"/>
              <w:ind w:left="289"/>
              <w:rPr>
                <w:sz w:val="24"/>
              </w:rPr>
            </w:pPr>
            <w:r>
              <w:rPr>
                <w:spacing w:val="-2"/>
                <w:sz w:val="24"/>
              </w:rPr>
              <w:t>Confidence</w:t>
            </w:r>
          </w:p>
          <w:p w14:paraId="65844587" w14:textId="77777777" w:rsidR="00C96556" w:rsidRDefault="00F61671">
            <w:pPr>
              <w:pStyle w:val="TableParagraph"/>
              <w:spacing w:line="291" w:lineRule="exact"/>
              <w:ind w:left="289"/>
              <w:rPr>
                <w:sz w:val="24"/>
              </w:rPr>
            </w:pPr>
            <w:r>
              <w:rPr>
                <w:spacing w:val="-2"/>
                <w:w w:val="105"/>
                <w:sz w:val="24"/>
              </w:rPr>
              <w:t>interval</w:t>
            </w:r>
          </w:p>
        </w:tc>
      </w:tr>
      <w:tr w:rsidR="00C96556" w14:paraId="783B1342" w14:textId="77777777">
        <w:trPr>
          <w:trHeight w:val="286"/>
        </w:trPr>
        <w:tc>
          <w:tcPr>
            <w:tcW w:w="4136" w:type="dxa"/>
            <w:tcBorders>
              <w:top w:val="single" w:sz="4" w:space="0" w:color="000000"/>
            </w:tcBorders>
          </w:tcPr>
          <w:p w14:paraId="36FBB501" w14:textId="77777777" w:rsidR="00C96556" w:rsidRDefault="00F61671">
            <w:pPr>
              <w:pStyle w:val="TableParagraph"/>
              <w:spacing w:line="266" w:lineRule="exact"/>
              <w:ind w:left="119"/>
              <w:rPr>
                <w:sz w:val="24"/>
              </w:rPr>
            </w:pPr>
            <w:r>
              <w:rPr>
                <w:spacing w:val="-2"/>
                <w:w w:val="105"/>
                <w:sz w:val="24"/>
              </w:rPr>
              <w:t>Population</w:t>
            </w:r>
          </w:p>
        </w:tc>
        <w:tc>
          <w:tcPr>
            <w:tcW w:w="1228" w:type="dxa"/>
            <w:tcBorders>
              <w:top w:val="single" w:sz="4" w:space="0" w:color="000000"/>
            </w:tcBorders>
          </w:tcPr>
          <w:p w14:paraId="715BC95E" w14:textId="77777777" w:rsidR="00C96556" w:rsidRDefault="00F61671">
            <w:pPr>
              <w:pStyle w:val="TableParagraph"/>
              <w:spacing w:line="266" w:lineRule="exact"/>
              <w:ind w:left="121"/>
              <w:rPr>
                <w:sz w:val="24"/>
              </w:rPr>
            </w:pPr>
            <w:r>
              <w:rPr>
                <w:spacing w:val="-4"/>
                <w:sz w:val="24"/>
              </w:rPr>
              <w:t>-</w:t>
            </w:r>
            <w:r>
              <w:rPr>
                <w:spacing w:val="-5"/>
                <w:sz w:val="24"/>
              </w:rPr>
              <w:t>388</w:t>
            </w:r>
          </w:p>
        </w:tc>
        <w:tc>
          <w:tcPr>
            <w:tcW w:w="1316" w:type="dxa"/>
            <w:tcBorders>
              <w:top w:val="single" w:sz="4" w:space="0" w:color="000000"/>
            </w:tcBorders>
          </w:tcPr>
          <w:p w14:paraId="69490B77" w14:textId="77777777" w:rsidR="00C96556" w:rsidRDefault="00F61671">
            <w:pPr>
              <w:pStyle w:val="TableParagraph"/>
              <w:spacing w:line="266" w:lineRule="exact"/>
              <w:ind w:left="198"/>
              <w:rPr>
                <w:sz w:val="24"/>
              </w:rPr>
            </w:pPr>
            <w:r>
              <w:rPr>
                <w:spacing w:val="-2"/>
                <w:sz w:val="24"/>
              </w:rPr>
              <w:t>1,094</w:t>
            </w:r>
          </w:p>
        </w:tc>
        <w:tc>
          <w:tcPr>
            <w:tcW w:w="1204" w:type="dxa"/>
            <w:tcBorders>
              <w:top w:val="single" w:sz="4" w:space="0" w:color="000000"/>
            </w:tcBorders>
          </w:tcPr>
          <w:p w14:paraId="3249B8DC" w14:textId="77777777" w:rsidR="00C96556" w:rsidRDefault="00F61671">
            <w:pPr>
              <w:pStyle w:val="TableParagraph"/>
              <w:spacing w:line="266" w:lineRule="exact"/>
              <w:ind w:left="188"/>
              <w:rPr>
                <w:sz w:val="24"/>
              </w:rPr>
            </w:pPr>
            <w:r>
              <w:rPr>
                <w:spacing w:val="-2"/>
                <w:sz w:val="24"/>
              </w:rPr>
              <w:t>0.722</w:t>
            </w:r>
          </w:p>
        </w:tc>
        <w:tc>
          <w:tcPr>
            <w:tcW w:w="1471" w:type="dxa"/>
            <w:tcBorders>
              <w:top w:val="single" w:sz="4" w:space="0" w:color="000000"/>
            </w:tcBorders>
          </w:tcPr>
          <w:p w14:paraId="5145A796" w14:textId="77777777" w:rsidR="00C96556" w:rsidRDefault="00F61671">
            <w:pPr>
              <w:pStyle w:val="TableParagraph"/>
              <w:spacing w:line="266" w:lineRule="exact"/>
              <w:ind w:left="289"/>
              <w:rPr>
                <w:sz w:val="24"/>
              </w:rPr>
            </w:pPr>
            <w:r>
              <w:rPr>
                <w:spacing w:val="-2"/>
                <w:sz w:val="24"/>
              </w:rPr>
              <w:t>[-2,532,</w:t>
            </w:r>
          </w:p>
        </w:tc>
      </w:tr>
      <w:tr w:rsidR="00C96556" w14:paraId="1FC3B0A2" w14:textId="77777777">
        <w:trPr>
          <w:trHeight w:val="288"/>
        </w:trPr>
        <w:tc>
          <w:tcPr>
            <w:tcW w:w="4136" w:type="dxa"/>
          </w:tcPr>
          <w:p w14:paraId="0D5ECF27" w14:textId="77777777" w:rsidR="00C96556" w:rsidRDefault="00C96556">
            <w:pPr>
              <w:pStyle w:val="TableParagraph"/>
              <w:spacing w:line="240" w:lineRule="auto"/>
              <w:rPr>
                <w:rFonts w:ascii="Times New Roman"/>
                <w:sz w:val="20"/>
              </w:rPr>
            </w:pPr>
          </w:p>
        </w:tc>
        <w:tc>
          <w:tcPr>
            <w:tcW w:w="1228" w:type="dxa"/>
          </w:tcPr>
          <w:p w14:paraId="093DCE88" w14:textId="77777777" w:rsidR="00C96556" w:rsidRDefault="00C96556">
            <w:pPr>
              <w:pStyle w:val="TableParagraph"/>
              <w:spacing w:line="240" w:lineRule="auto"/>
              <w:rPr>
                <w:rFonts w:ascii="Times New Roman"/>
                <w:sz w:val="20"/>
              </w:rPr>
            </w:pPr>
          </w:p>
        </w:tc>
        <w:tc>
          <w:tcPr>
            <w:tcW w:w="1316" w:type="dxa"/>
          </w:tcPr>
          <w:p w14:paraId="2328F633" w14:textId="77777777" w:rsidR="00C96556" w:rsidRDefault="00C96556">
            <w:pPr>
              <w:pStyle w:val="TableParagraph"/>
              <w:spacing w:line="240" w:lineRule="auto"/>
              <w:rPr>
                <w:rFonts w:ascii="Times New Roman"/>
                <w:sz w:val="20"/>
              </w:rPr>
            </w:pPr>
          </w:p>
        </w:tc>
        <w:tc>
          <w:tcPr>
            <w:tcW w:w="1204" w:type="dxa"/>
          </w:tcPr>
          <w:p w14:paraId="7579BE3E" w14:textId="77777777" w:rsidR="00C96556" w:rsidRDefault="00C96556">
            <w:pPr>
              <w:pStyle w:val="TableParagraph"/>
              <w:spacing w:line="240" w:lineRule="auto"/>
              <w:rPr>
                <w:rFonts w:ascii="Times New Roman"/>
                <w:sz w:val="20"/>
              </w:rPr>
            </w:pPr>
          </w:p>
        </w:tc>
        <w:tc>
          <w:tcPr>
            <w:tcW w:w="1471" w:type="dxa"/>
          </w:tcPr>
          <w:p w14:paraId="5A8447CF" w14:textId="77777777" w:rsidR="00C96556" w:rsidRDefault="00F61671">
            <w:pPr>
              <w:pStyle w:val="TableParagraph"/>
              <w:ind w:left="289"/>
              <w:rPr>
                <w:sz w:val="24"/>
              </w:rPr>
            </w:pPr>
            <w:r>
              <w:rPr>
                <w:spacing w:val="-2"/>
                <w:sz w:val="24"/>
              </w:rPr>
              <w:t>1,755]</w:t>
            </w:r>
          </w:p>
        </w:tc>
      </w:tr>
      <w:tr w:rsidR="00C96556" w14:paraId="5E6AD0D0" w14:textId="77777777">
        <w:trPr>
          <w:trHeight w:val="288"/>
        </w:trPr>
        <w:tc>
          <w:tcPr>
            <w:tcW w:w="4136" w:type="dxa"/>
          </w:tcPr>
          <w:p w14:paraId="315C07ED" w14:textId="77777777" w:rsidR="00C96556" w:rsidRDefault="00F61671">
            <w:pPr>
              <w:pStyle w:val="TableParagraph"/>
              <w:ind w:left="119"/>
              <w:rPr>
                <w:sz w:val="24"/>
              </w:rPr>
            </w:pPr>
            <w:r>
              <w:rPr>
                <w:w w:val="105"/>
                <w:sz w:val="24"/>
              </w:rPr>
              <w:t>Poverty</w:t>
            </w:r>
            <w:r>
              <w:rPr>
                <w:spacing w:val="7"/>
                <w:w w:val="105"/>
                <w:sz w:val="24"/>
              </w:rPr>
              <w:t xml:space="preserve"> </w:t>
            </w:r>
            <w:r>
              <w:rPr>
                <w:spacing w:val="-4"/>
                <w:w w:val="105"/>
                <w:sz w:val="24"/>
              </w:rPr>
              <w:t>Rate</w:t>
            </w:r>
          </w:p>
        </w:tc>
        <w:tc>
          <w:tcPr>
            <w:tcW w:w="1228" w:type="dxa"/>
          </w:tcPr>
          <w:p w14:paraId="32A8D71B" w14:textId="77777777" w:rsidR="00C96556" w:rsidRDefault="00F61671">
            <w:pPr>
              <w:pStyle w:val="TableParagraph"/>
              <w:ind w:left="120"/>
              <w:rPr>
                <w:sz w:val="24"/>
              </w:rPr>
            </w:pPr>
            <w:r>
              <w:rPr>
                <w:spacing w:val="-2"/>
                <w:sz w:val="24"/>
              </w:rPr>
              <w:t>0.017</w:t>
            </w:r>
          </w:p>
        </w:tc>
        <w:tc>
          <w:tcPr>
            <w:tcW w:w="1316" w:type="dxa"/>
          </w:tcPr>
          <w:p w14:paraId="1250EFA4" w14:textId="77777777" w:rsidR="00C96556" w:rsidRDefault="00F61671">
            <w:pPr>
              <w:pStyle w:val="TableParagraph"/>
              <w:ind w:left="198"/>
              <w:rPr>
                <w:sz w:val="24"/>
              </w:rPr>
            </w:pPr>
            <w:r>
              <w:rPr>
                <w:spacing w:val="-2"/>
                <w:sz w:val="24"/>
              </w:rPr>
              <w:t>0.014</w:t>
            </w:r>
          </w:p>
        </w:tc>
        <w:tc>
          <w:tcPr>
            <w:tcW w:w="1204" w:type="dxa"/>
          </w:tcPr>
          <w:p w14:paraId="46062F55" w14:textId="77777777" w:rsidR="00C96556" w:rsidRDefault="00F61671">
            <w:pPr>
              <w:pStyle w:val="TableParagraph"/>
              <w:ind w:left="187"/>
              <w:rPr>
                <w:sz w:val="24"/>
              </w:rPr>
            </w:pPr>
            <w:r>
              <w:rPr>
                <w:spacing w:val="-2"/>
                <w:sz w:val="24"/>
              </w:rPr>
              <w:t>0.234</w:t>
            </w:r>
          </w:p>
        </w:tc>
        <w:tc>
          <w:tcPr>
            <w:tcW w:w="1471" w:type="dxa"/>
          </w:tcPr>
          <w:p w14:paraId="7652B807" w14:textId="77777777" w:rsidR="00C96556" w:rsidRDefault="00F61671">
            <w:pPr>
              <w:pStyle w:val="TableParagraph"/>
              <w:ind w:left="289"/>
              <w:rPr>
                <w:sz w:val="24"/>
              </w:rPr>
            </w:pPr>
            <w:r>
              <w:rPr>
                <w:spacing w:val="-4"/>
                <w:sz w:val="24"/>
              </w:rPr>
              <w:t>[-</w:t>
            </w:r>
            <w:r>
              <w:rPr>
                <w:spacing w:val="-2"/>
                <w:sz w:val="24"/>
              </w:rPr>
              <w:t>0.011,</w:t>
            </w:r>
          </w:p>
        </w:tc>
      </w:tr>
      <w:tr w:rsidR="00C96556" w14:paraId="2E3028B8" w14:textId="77777777">
        <w:trPr>
          <w:trHeight w:val="288"/>
        </w:trPr>
        <w:tc>
          <w:tcPr>
            <w:tcW w:w="4136" w:type="dxa"/>
          </w:tcPr>
          <w:p w14:paraId="42D9A789" w14:textId="77777777" w:rsidR="00C96556" w:rsidRDefault="00C96556">
            <w:pPr>
              <w:pStyle w:val="TableParagraph"/>
              <w:spacing w:line="240" w:lineRule="auto"/>
              <w:rPr>
                <w:rFonts w:ascii="Times New Roman"/>
                <w:sz w:val="20"/>
              </w:rPr>
            </w:pPr>
          </w:p>
        </w:tc>
        <w:tc>
          <w:tcPr>
            <w:tcW w:w="1228" w:type="dxa"/>
          </w:tcPr>
          <w:p w14:paraId="32FD02CB" w14:textId="77777777" w:rsidR="00C96556" w:rsidRDefault="00C96556">
            <w:pPr>
              <w:pStyle w:val="TableParagraph"/>
              <w:spacing w:line="240" w:lineRule="auto"/>
              <w:rPr>
                <w:rFonts w:ascii="Times New Roman"/>
                <w:sz w:val="20"/>
              </w:rPr>
            </w:pPr>
          </w:p>
        </w:tc>
        <w:tc>
          <w:tcPr>
            <w:tcW w:w="1316" w:type="dxa"/>
          </w:tcPr>
          <w:p w14:paraId="2F60FF49" w14:textId="77777777" w:rsidR="00C96556" w:rsidRDefault="00C96556">
            <w:pPr>
              <w:pStyle w:val="TableParagraph"/>
              <w:spacing w:line="240" w:lineRule="auto"/>
              <w:rPr>
                <w:rFonts w:ascii="Times New Roman"/>
                <w:sz w:val="20"/>
              </w:rPr>
            </w:pPr>
          </w:p>
        </w:tc>
        <w:tc>
          <w:tcPr>
            <w:tcW w:w="1204" w:type="dxa"/>
          </w:tcPr>
          <w:p w14:paraId="372E6FAF" w14:textId="77777777" w:rsidR="00C96556" w:rsidRDefault="00C96556">
            <w:pPr>
              <w:pStyle w:val="TableParagraph"/>
              <w:spacing w:line="240" w:lineRule="auto"/>
              <w:rPr>
                <w:rFonts w:ascii="Times New Roman"/>
                <w:sz w:val="20"/>
              </w:rPr>
            </w:pPr>
          </w:p>
        </w:tc>
        <w:tc>
          <w:tcPr>
            <w:tcW w:w="1471" w:type="dxa"/>
          </w:tcPr>
          <w:p w14:paraId="0B7F5017" w14:textId="77777777" w:rsidR="00C96556" w:rsidRDefault="00F61671">
            <w:pPr>
              <w:pStyle w:val="TableParagraph"/>
              <w:ind w:left="289"/>
              <w:rPr>
                <w:sz w:val="24"/>
              </w:rPr>
            </w:pPr>
            <w:r>
              <w:rPr>
                <w:spacing w:val="-2"/>
                <w:sz w:val="24"/>
              </w:rPr>
              <w:t>0.045]</w:t>
            </w:r>
          </w:p>
        </w:tc>
      </w:tr>
      <w:tr w:rsidR="00C96556" w14:paraId="6ABF0A7A" w14:textId="77777777">
        <w:trPr>
          <w:trHeight w:val="288"/>
        </w:trPr>
        <w:tc>
          <w:tcPr>
            <w:tcW w:w="4136" w:type="dxa"/>
          </w:tcPr>
          <w:p w14:paraId="0896F4B0" w14:textId="77777777" w:rsidR="00C96556" w:rsidRDefault="00F61671">
            <w:pPr>
              <w:pStyle w:val="TableParagraph"/>
              <w:ind w:left="119"/>
              <w:rPr>
                <w:sz w:val="24"/>
              </w:rPr>
            </w:pPr>
            <w:r>
              <w:rPr>
                <w:w w:val="110"/>
                <w:sz w:val="24"/>
              </w:rPr>
              <w:t>%</w:t>
            </w:r>
            <w:r>
              <w:rPr>
                <w:spacing w:val="7"/>
                <w:w w:val="110"/>
                <w:sz w:val="24"/>
              </w:rPr>
              <w:t xml:space="preserve"> </w:t>
            </w:r>
            <w:proofErr w:type="gramStart"/>
            <w:r>
              <w:rPr>
                <w:w w:val="110"/>
                <w:sz w:val="24"/>
              </w:rPr>
              <w:t>with</w:t>
            </w:r>
            <w:proofErr w:type="gramEnd"/>
            <w:r>
              <w:rPr>
                <w:spacing w:val="8"/>
                <w:w w:val="110"/>
                <w:sz w:val="24"/>
              </w:rPr>
              <w:t xml:space="preserve"> </w:t>
            </w:r>
            <w:r>
              <w:rPr>
                <w:spacing w:val="-4"/>
                <w:w w:val="110"/>
                <w:sz w:val="24"/>
              </w:rPr>
              <w:t>Kids</w:t>
            </w:r>
          </w:p>
        </w:tc>
        <w:tc>
          <w:tcPr>
            <w:tcW w:w="1228" w:type="dxa"/>
          </w:tcPr>
          <w:p w14:paraId="2235AF40" w14:textId="77777777" w:rsidR="00C96556" w:rsidRDefault="00F61671">
            <w:pPr>
              <w:pStyle w:val="TableParagraph"/>
              <w:ind w:left="120"/>
              <w:rPr>
                <w:sz w:val="24"/>
              </w:rPr>
            </w:pPr>
            <w:r>
              <w:rPr>
                <w:spacing w:val="-2"/>
                <w:sz w:val="24"/>
              </w:rPr>
              <w:t>-0.007</w:t>
            </w:r>
          </w:p>
        </w:tc>
        <w:tc>
          <w:tcPr>
            <w:tcW w:w="1316" w:type="dxa"/>
          </w:tcPr>
          <w:p w14:paraId="0090DD48" w14:textId="77777777" w:rsidR="00C96556" w:rsidRDefault="00F61671">
            <w:pPr>
              <w:pStyle w:val="TableParagraph"/>
              <w:ind w:left="198"/>
              <w:rPr>
                <w:sz w:val="24"/>
              </w:rPr>
            </w:pPr>
            <w:r>
              <w:rPr>
                <w:spacing w:val="-2"/>
                <w:sz w:val="24"/>
              </w:rPr>
              <w:t>0.012</w:t>
            </w:r>
          </w:p>
        </w:tc>
        <w:tc>
          <w:tcPr>
            <w:tcW w:w="1204" w:type="dxa"/>
          </w:tcPr>
          <w:p w14:paraId="5085BB04" w14:textId="77777777" w:rsidR="00C96556" w:rsidRDefault="00F61671">
            <w:pPr>
              <w:pStyle w:val="TableParagraph"/>
              <w:ind w:left="187"/>
              <w:rPr>
                <w:sz w:val="24"/>
              </w:rPr>
            </w:pPr>
            <w:r>
              <w:rPr>
                <w:spacing w:val="-2"/>
                <w:sz w:val="24"/>
              </w:rPr>
              <w:t>0.539</w:t>
            </w:r>
          </w:p>
        </w:tc>
        <w:tc>
          <w:tcPr>
            <w:tcW w:w="1471" w:type="dxa"/>
          </w:tcPr>
          <w:p w14:paraId="35647A92" w14:textId="77777777" w:rsidR="00C96556" w:rsidRDefault="00F61671">
            <w:pPr>
              <w:pStyle w:val="TableParagraph"/>
              <w:ind w:left="289"/>
              <w:rPr>
                <w:sz w:val="24"/>
              </w:rPr>
            </w:pPr>
            <w:r>
              <w:rPr>
                <w:spacing w:val="-2"/>
                <w:sz w:val="24"/>
              </w:rPr>
              <w:t>[-0.030,</w:t>
            </w:r>
          </w:p>
        </w:tc>
      </w:tr>
      <w:tr w:rsidR="00C96556" w14:paraId="6D41F538" w14:textId="77777777">
        <w:trPr>
          <w:trHeight w:val="288"/>
        </w:trPr>
        <w:tc>
          <w:tcPr>
            <w:tcW w:w="4136" w:type="dxa"/>
          </w:tcPr>
          <w:p w14:paraId="3E01E98D" w14:textId="77777777" w:rsidR="00C96556" w:rsidRDefault="00C96556">
            <w:pPr>
              <w:pStyle w:val="TableParagraph"/>
              <w:spacing w:line="240" w:lineRule="auto"/>
              <w:rPr>
                <w:rFonts w:ascii="Times New Roman"/>
                <w:sz w:val="20"/>
              </w:rPr>
            </w:pPr>
          </w:p>
        </w:tc>
        <w:tc>
          <w:tcPr>
            <w:tcW w:w="1228" w:type="dxa"/>
          </w:tcPr>
          <w:p w14:paraId="6A698A08" w14:textId="77777777" w:rsidR="00C96556" w:rsidRDefault="00C96556">
            <w:pPr>
              <w:pStyle w:val="TableParagraph"/>
              <w:spacing w:line="240" w:lineRule="auto"/>
              <w:rPr>
                <w:rFonts w:ascii="Times New Roman"/>
                <w:sz w:val="20"/>
              </w:rPr>
            </w:pPr>
          </w:p>
        </w:tc>
        <w:tc>
          <w:tcPr>
            <w:tcW w:w="1316" w:type="dxa"/>
          </w:tcPr>
          <w:p w14:paraId="6DE13D81" w14:textId="77777777" w:rsidR="00C96556" w:rsidRDefault="00C96556">
            <w:pPr>
              <w:pStyle w:val="TableParagraph"/>
              <w:spacing w:line="240" w:lineRule="auto"/>
              <w:rPr>
                <w:rFonts w:ascii="Times New Roman"/>
                <w:sz w:val="20"/>
              </w:rPr>
            </w:pPr>
          </w:p>
        </w:tc>
        <w:tc>
          <w:tcPr>
            <w:tcW w:w="1204" w:type="dxa"/>
          </w:tcPr>
          <w:p w14:paraId="75016D94" w14:textId="77777777" w:rsidR="00C96556" w:rsidRDefault="00C96556">
            <w:pPr>
              <w:pStyle w:val="TableParagraph"/>
              <w:spacing w:line="240" w:lineRule="auto"/>
              <w:rPr>
                <w:rFonts w:ascii="Times New Roman"/>
                <w:sz w:val="20"/>
              </w:rPr>
            </w:pPr>
          </w:p>
        </w:tc>
        <w:tc>
          <w:tcPr>
            <w:tcW w:w="1471" w:type="dxa"/>
          </w:tcPr>
          <w:p w14:paraId="52D5C060" w14:textId="77777777" w:rsidR="00C96556" w:rsidRDefault="00F61671">
            <w:pPr>
              <w:pStyle w:val="TableParagraph"/>
              <w:ind w:left="289"/>
              <w:rPr>
                <w:sz w:val="24"/>
              </w:rPr>
            </w:pPr>
            <w:r>
              <w:rPr>
                <w:spacing w:val="-2"/>
                <w:sz w:val="24"/>
              </w:rPr>
              <w:t>0.015]</w:t>
            </w:r>
          </w:p>
        </w:tc>
      </w:tr>
      <w:tr w:rsidR="00C96556" w14:paraId="0CD3056A" w14:textId="77777777">
        <w:trPr>
          <w:trHeight w:val="288"/>
        </w:trPr>
        <w:tc>
          <w:tcPr>
            <w:tcW w:w="4136" w:type="dxa"/>
          </w:tcPr>
          <w:p w14:paraId="16695716" w14:textId="77777777" w:rsidR="00C96556" w:rsidRDefault="00F61671">
            <w:pPr>
              <w:pStyle w:val="TableParagraph"/>
              <w:ind w:left="119"/>
              <w:rPr>
                <w:sz w:val="24"/>
              </w:rPr>
            </w:pPr>
            <w:r>
              <w:rPr>
                <w:sz w:val="24"/>
              </w:rPr>
              <w:t>%</w:t>
            </w:r>
            <w:r>
              <w:rPr>
                <w:spacing w:val="40"/>
                <w:sz w:val="24"/>
              </w:rPr>
              <w:t xml:space="preserve"> </w:t>
            </w:r>
            <w:r>
              <w:rPr>
                <w:sz w:val="24"/>
              </w:rPr>
              <w:t>Households</w:t>
            </w:r>
            <w:r>
              <w:rPr>
                <w:spacing w:val="42"/>
                <w:sz w:val="24"/>
              </w:rPr>
              <w:t xml:space="preserve"> </w:t>
            </w:r>
            <w:r>
              <w:rPr>
                <w:sz w:val="24"/>
              </w:rPr>
              <w:t>with</w:t>
            </w:r>
            <w:r>
              <w:rPr>
                <w:spacing w:val="43"/>
                <w:sz w:val="24"/>
              </w:rPr>
              <w:t xml:space="preserve"> </w:t>
            </w:r>
            <w:r>
              <w:rPr>
                <w:sz w:val="24"/>
              </w:rPr>
              <w:t>Children</w:t>
            </w:r>
            <w:r>
              <w:rPr>
                <w:spacing w:val="42"/>
                <w:sz w:val="24"/>
              </w:rPr>
              <w:t xml:space="preserve"> </w:t>
            </w:r>
            <w:r>
              <w:rPr>
                <w:sz w:val="24"/>
              </w:rPr>
              <w:t>under</w:t>
            </w:r>
            <w:r>
              <w:rPr>
                <w:spacing w:val="43"/>
                <w:sz w:val="24"/>
              </w:rPr>
              <w:t xml:space="preserve"> </w:t>
            </w:r>
            <w:r>
              <w:rPr>
                <w:spacing w:val="-5"/>
                <w:sz w:val="24"/>
              </w:rPr>
              <w:t>18</w:t>
            </w:r>
          </w:p>
        </w:tc>
        <w:tc>
          <w:tcPr>
            <w:tcW w:w="1228" w:type="dxa"/>
          </w:tcPr>
          <w:p w14:paraId="623EB6A4" w14:textId="77777777" w:rsidR="00C96556" w:rsidRDefault="00F61671">
            <w:pPr>
              <w:pStyle w:val="TableParagraph"/>
              <w:ind w:left="120"/>
              <w:rPr>
                <w:sz w:val="24"/>
              </w:rPr>
            </w:pPr>
            <w:r>
              <w:rPr>
                <w:spacing w:val="-2"/>
                <w:sz w:val="24"/>
              </w:rPr>
              <w:t>0.0001</w:t>
            </w:r>
          </w:p>
        </w:tc>
        <w:tc>
          <w:tcPr>
            <w:tcW w:w="1316" w:type="dxa"/>
          </w:tcPr>
          <w:p w14:paraId="1AF18EA4" w14:textId="77777777" w:rsidR="00C96556" w:rsidRDefault="00F61671">
            <w:pPr>
              <w:pStyle w:val="TableParagraph"/>
              <w:ind w:left="197"/>
              <w:rPr>
                <w:sz w:val="24"/>
              </w:rPr>
            </w:pPr>
            <w:r>
              <w:rPr>
                <w:spacing w:val="-2"/>
                <w:sz w:val="24"/>
              </w:rPr>
              <w:t>0.007</w:t>
            </w:r>
          </w:p>
        </w:tc>
        <w:tc>
          <w:tcPr>
            <w:tcW w:w="1204" w:type="dxa"/>
          </w:tcPr>
          <w:p w14:paraId="3FF9F3FB" w14:textId="77777777" w:rsidR="00C96556" w:rsidRDefault="00F61671">
            <w:pPr>
              <w:pStyle w:val="TableParagraph"/>
              <w:ind w:left="187"/>
              <w:rPr>
                <w:sz w:val="24"/>
              </w:rPr>
            </w:pPr>
            <w:r>
              <w:rPr>
                <w:spacing w:val="-2"/>
                <w:sz w:val="24"/>
              </w:rPr>
              <w:t>0.981</w:t>
            </w:r>
          </w:p>
        </w:tc>
        <w:tc>
          <w:tcPr>
            <w:tcW w:w="1471" w:type="dxa"/>
          </w:tcPr>
          <w:p w14:paraId="7311CC2E" w14:textId="77777777" w:rsidR="00C96556" w:rsidRDefault="00F61671">
            <w:pPr>
              <w:pStyle w:val="TableParagraph"/>
              <w:ind w:left="289"/>
              <w:rPr>
                <w:sz w:val="24"/>
              </w:rPr>
            </w:pPr>
            <w:r>
              <w:rPr>
                <w:spacing w:val="-2"/>
                <w:sz w:val="24"/>
              </w:rPr>
              <w:t>[-0.014,</w:t>
            </w:r>
          </w:p>
        </w:tc>
      </w:tr>
      <w:tr w:rsidR="00C96556" w14:paraId="70018B45" w14:textId="77777777">
        <w:trPr>
          <w:trHeight w:val="288"/>
        </w:trPr>
        <w:tc>
          <w:tcPr>
            <w:tcW w:w="4136" w:type="dxa"/>
          </w:tcPr>
          <w:p w14:paraId="16835AFF" w14:textId="77777777" w:rsidR="00C96556" w:rsidRDefault="00C96556">
            <w:pPr>
              <w:pStyle w:val="TableParagraph"/>
              <w:spacing w:line="240" w:lineRule="auto"/>
              <w:rPr>
                <w:rFonts w:ascii="Times New Roman"/>
                <w:sz w:val="20"/>
              </w:rPr>
            </w:pPr>
          </w:p>
        </w:tc>
        <w:tc>
          <w:tcPr>
            <w:tcW w:w="1228" w:type="dxa"/>
          </w:tcPr>
          <w:p w14:paraId="4846B7E9" w14:textId="77777777" w:rsidR="00C96556" w:rsidRDefault="00C96556">
            <w:pPr>
              <w:pStyle w:val="TableParagraph"/>
              <w:spacing w:line="240" w:lineRule="auto"/>
              <w:rPr>
                <w:rFonts w:ascii="Times New Roman"/>
                <w:sz w:val="20"/>
              </w:rPr>
            </w:pPr>
          </w:p>
        </w:tc>
        <w:tc>
          <w:tcPr>
            <w:tcW w:w="1316" w:type="dxa"/>
          </w:tcPr>
          <w:p w14:paraId="5C0A463A" w14:textId="77777777" w:rsidR="00C96556" w:rsidRDefault="00C96556">
            <w:pPr>
              <w:pStyle w:val="TableParagraph"/>
              <w:spacing w:line="240" w:lineRule="auto"/>
              <w:rPr>
                <w:rFonts w:ascii="Times New Roman"/>
                <w:sz w:val="20"/>
              </w:rPr>
            </w:pPr>
          </w:p>
        </w:tc>
        <w:tc>
          <w:tcPr>
            <w:tcW w:w="1204" w:type="dxa"/>
          </w:tcPr>
          <w:p w14:paraId="1134FE15" w14:textId="77777777" w:rsidR="00C96556" w:rsidRDefault="00C96556">
            <w:pPr>
              <w:pStyle w:val="TableParagraph"/>
              <w:spacing w:line="240" w:lineRule="auto"/>
              <w:rPr>
                <w:rFonts w:ascii="Times New Roman"/>
                <w:sz w:val="20"/>
              </w:rPr>
            </w:pPr>
          </w:p>
        </w:tc>
        <w:tc>
          <w:tcPr>
            <w:tcW w:w="1471" w:type="dxa"/>
          </w:tcPr>
          <w:p w14:paraId="39042B65" w14:textId="77777777" w:rsidR="00C96556" w:rsidRDefault="00F61671">
            <w:pPr>
              <w:pStyle w:val="TableParagraph"/>
              <w:ind w:left="289"/>
              <w:rPr>
                <w:sz w:val="24"/>
              </w:rPr>
            </w:pPr>
            <w:r>
              <w:rPr>
                <w:spacing w:val="-2"/>
                <w:sz w:val="24"/>
              </w:rPr>
              <w:t>0.014]</w:t>
            </w:r>
          </w:p>
        </w:tc>
      </w:tr>
      <w:tr w:rsidR="00C96556" w14:paraId="4A0BAE87" w14:textId="77777777">
        <w:trPr>
          <w:trHeight w:val="288"/>
        </w:trPr>
        <w:tc>
          <w:tcPr>
            <w:tcW w:w="4136" w:type="dxa"/>
          </w:tcPr>
          <w:p w14:paraId="0648BE25" w14:textId="77777777" w:rsidR="00C96556" w:rsidRDefault="00F61671">
            <w:pPr>
              <w:pStyle w:val="TableParagraph"/>
              <w:ind w:left="119"/>
              <w:rPr>
                <w:sz w:val="24"/>
              </w:rPr>
            </w:pPr>
            <w:r>
              <w:rPr>
                <w:w w:val="105"/>
                <w:sz w:val="24"/>
              </w:rPr>
              <w:t>%</w:t>
            </w:r>
            <w:r>
              <w:rPr>
                <w:spacing w:val="22"/>
                <w:w w:val="105"/>
                <w:sz w:val="24"/>
              </w:rPr>
              <w:t xml:space="preserve"> </w:t>
            </w:r>
            <w:r>
              <w:rPr>
                <w:w w:val="105"/>
                <w:sz w:val="24"/>
              </w:rPr>
              <w:t>Less</w:t>
            </w:r>
            <w:r>
              <w:rPr>
                <w:spacing w:val="23"/>
                <w:w w:val="105"/>
                <w:sz w:val="24"/>
              </w:rPr>
              <w:t xml:space="preserve"> </w:t>
            </w:r>
            <w:r>
              <w:rPr>
                <w:w w:val="105"/>
                <w:sz w:val="24"/>
              </w:rPr>
              <w:t>than</w:t>
            </w:r>
            <w:r>
              <w:rPr>
                <w:spacing w:val="22"/>
                <w:w w:val="105"/>
                <w:sz w:val="24"/>
              </w:rPr>
              <w:t xml:space="preserve"> </w:t>
            </w:r>
            <w:r>
              <w:rPr>
                <w:w w:val="105"/>
                <w:sz w:val="24"/>
              </w:rPr>
              <w:t>High</w:t>
            </w:r>
            <w:r>
              <w:rPr>
                <w:spacing w:val="23"/>
                <w:w w:val="105"/>
                <w:sz w:val="24"/>
              </w:rPr>
              <w:t xml:space="preserve"> </w:t>
            </w:r>
            <w:r>
              <w:rPr>
                <w:w w:val="105"/>
                <w:sz w:val="24"/>
              </w:rPr>
              <w:t>School</w:t>
            </w:r>
            <w:r>
              <w:rPr>
                <w:spacing w:val="23"/>
                <w:w w:val="105"/>
                <w:sz w:val="24"/>
              </w:rPr>
              <w:t xml:space="preserve"> </w:t>
            </w:r>
            <w:r>
              <w:rPr>
                <w:spacing w:val="-2"/>
                <w:w w:val="105"/>
                <w:sz w:val="24"/>
              </w:rPr>
              <w:t>Education</w:t>
            </w:r>
          </w:p>
        </w:tc>
        <w:tc>
          <w:tcPr>
            <w:tcW w:w="1228" w:type="dxa"/>
          </w:tcPr>
          <w:p w14:paraId="2FB35075" w14:textId="77777777" w:rsidR="00C96556" w:rsidRDefault="00F61671">
            <w:pPr>
              <w:pStyle w:val="TableParagraph"/>
              <w:ind w:left="121"/>
              <w:rPr>
                <w:sz w:val="24"/>
              </w:rPr>
            </w:pPr>
            <w:r>
              <w:rPr>
                <w:spacing w:val="-2"/>
                <w:sz w:val="24"/>
              </w:rPr>
              <w:t>-0.004</w:t>
            </w:r>
          </w:p>
        </w:tc>
        <w:tc>
          <w:tcPr>
            <w:tcW w:w="1316" w:type="dxa"/>
          </w:tcPr>
          <w:p w14:paraId="0D226921" w14:textId="77777777" w:rsidR="00C96556" w:rsidRDefault="00F61671">
            <w:pPr>
              <w:pStyle w:val="TableParagraph"/>
              <w:ind w:left="198"/>
              <w:rPr>
                <w:sz w:val="24"/>
              </w:rPr>
            </w:pPr>
            <w:r>
              <w:rPr>
                <w:spacing w:val="-2"/>
                <w:sz w:val="24"/>
              </w:rPr>
              <w:t>0.020</w:t>
            </w:r>
          </w:p>
        </w:tc>
        <w:tc>
          <w:tcPr>
            <w:tcW w:w="1204" w:type="dxa"/>
          </w:tcPr>
          <w:p w14:paraId="7C27DB8B" w14:textId="77777777" w:rsidR="00C96556" w:rsidRDefault="00F61671">
            <w:pPr>
              <w:pStyle w:val="TableParagraph"/>
              <w:ind w:left="188"/>
              <w:rPr>
                <w:sz w:val="24"/>
              </w:rPr>
            </w:pPr>
            <w:r>
              <w:rPr>
                <w:spacing w:val="-2"/>
                <w:sz w:val="24"/>
              </w:rPr>
              <w:t>0.834</w:t>
            </w:r>
          </w:p>
        </w:tc>
        <w:tc>
          <w:tcPr>
            <w:tcW w:w="1471" w:type="dxa"/>
          </w:tcPr>
          <w:p w14:paraId="201E6B6B" w14:textId="77777777" w:rsidR="00C96556" w:rsidRDefault="00F61671">
            <w:pPr>
              <w:pStyle w:val="TableParagraph"/>
              <w:ind w:left="289"/>
              <w:rPr>
                <w:sz w:val="24"/>
              </w:rPr>
            </w:pPr>
            <w:r>
              <w:rPr>
                <w:spacing w:val="-2"/>
                <w:sz w:val="24"/>
              </w:rPr>
              <w:t>[-0.043,</w:t>
            </w:r>
          </w:p>
        </w:tc>
      </w:tr>
      <w:tr w:rsidR="00C96556" w14:paraId="0B2AAB7B" w14:textId="77777777">
        <w:trPr>
          <w:trHeight w:val="288"/>
        </w:trPr>
        <w:tc>
          <w:tcPr>
            <w:tcW w:w="4136" w:type="dxa"/>
          </w:tcPr>
          <w:p w14:paraId="3D3355E6" w14:textId="77777777" w:rsidR="00C96556" w:rsidRDefault="00C96556">
            <w:pPr>
              <w:pStyle w:val="TableParagraph"/>
              <w:spacing w:line="240" w:lineRule="auto"/>
              <w:rPr>
                <w:rFonts w:ascii="Times New Roman"/>
                <w:sz w:val="20"/>
              </w:rPr>
            </w:pPr>
          </w:p>
        </w:tc>
        <w:tc>
          <w:tcPr>
            <w:tcW w:w="1228" w:type="dxa"/>
          </w:tcPr>
          <w:p w14:paraId="75731EC2" w14:textId="77777777" w:rsidR="00C96556" w:rsidRDefault="00C96556">
            <w:pPr>
              <w:pStyle w:val="TableParagraph"/>
              <w:spacing w:line="240" w:lineRule="auto"/>
              <w:rPr>
                <w:rFonts w:ascii="Times New Roman"/>
                <w:sz w:val="20"/>
              </w:rPr>
            </w:pPr>
          </w:p>
        </w:tc>
        <w:tc>
          <w:tcPr>
            <w:tcW w:w="1316" w:type="dxa"/>
          </w:tcPr>
          <w:p w14:paraId="5C70003F" w14:textId="77777777" w:rsidR="00C96556" w:rsidRDefault="00C96556">
            <w:pPr>
              <w:pStyle w:val="TableParagraph"/>
              <w:spacing w:line="240" w:lineRule="auto"/>
              <w:rPr>
                <w:rFonts w:ascii="Times New Roman"/>
                <w:sz w:val="20"/>
              </w:rPr>
            </w:pPr>
          </w:p>
        </w:tc>
        <w:tc>
          <w:tcPr>
            <w:tcW w:w="1204" w:type="dxa"/>
          </w:tcPr>
          <w:p w14:paraId="4FC64FD2" w14:textId="77777777" w:rsidR="00C96556" w:rsidRDefault="00C96556">
            <w:pPr>
              <w:pStyle w:val="TableParagraph"/>
              <w:spacing w:line="240" w:lineRule="auto"/>
              <w:rPr>
                <w:rFonts w:ascii="Times New Roman"/>
                <w:sz w:val="20"/>
              </w:rPr>
            </w:pPr>
          </w:p>
        </w:tc>
        <w:tc>
          <w:tcPr>
            <w:tcW w:w="1471" w:type="dxa"/>
          </w:tcPr>
          <w:p w14:paraId="05F10A74" w14:textId="77777777" w:rsidR="00C96556" w:rsidRDefault="00F61671">
            <w:pPr>
              <w:pStyle w:val="TableParagraph"/>
              <w:ind w:left="289"/>
              <w:rPr>
                <w:sz w:val="24"/>
              </w:rPr>
            </w:pPr>
            <w:r>
              <w:rPr>
                <w:spacing w:val="-2"/>
                <w:sz w:val="24"/>
              </w:rPr>
              <w:t>0.035]</w:t>
            </w:r>
          </w:p>
        </w:tc>
      </w:tr>
      <w:tr w:rsidR="00C96556" w14:paraId="53B677BF" w14:textId="77777777">
        <w:trPr>
          <w:trHeight w:val="288"/>
        </w:trPr>
        <w:tc>
          <w:tcPr>
            <w:tcW w:w="4136" w:type="dxa"/>
          </w:tcPr>
          <w:p w14:paraId="7F014F04" w14:textId="77777777" w:rsidR="00C96556" w:rsidRDefault="00F61671">
            <w:pPr>
              <w:pStyle w:val="TableParagraph"/>
              <w:ind w:left="119"/>
              <w:rPr>
                <w:sz w:val="24"/>
              </w:rPr>
            </w:pPr>
            <w:r>
              <w:rPr>
                <w:w w:val="105"/>
                <w:sz w:val="24"/>
              </w:rPr>
              <w:t>%</w:t>
            </w:r>
            <w:r>
              <w:rPr>
                <w:spacing w:val="9"/>
                <w:w w:val="105"/>
                <w:sz w:val="24"/>
              </w:rPr>
              <w:t xml:space="preserve"> </w:t>
            </w:r>
            <w:r>
              <w:rPr>
                <w:w w:val="105"/>
                <w:sz w:val="24"/>
              </w:rPr>
              <w:t>Some</w:t>
            </w:r>
            <w:r>
              <w:rPr>
                <w:spacing w:val="9"/>
                <w:w w:val="105"/>
                <w:sz w:val="24"/>
              </w:rPr>
              <w:t xml:space="preserve"> </w:t>
            </w:r>
            <w:r>
              <w:rPr>
                <w:w w:val="105"/>
                <w:sz w:val="24"/>
              </w:rPr>
              <w:t>College</w:t>
            </w:r>
            <w:r>
              <w:rPr>
                <w:spacing w:val="9"/>
                <w:w w:val="105"/>
                <w:sz w:val="24"/>
              </w:rPr>
              <w:t xml:space="preserve"> </w:t>
            </w:r>
            <w:r>
              <w:rPr>
                <w:spacing w:val="-2"/>
                <w:w w:val="105"/>
                <w:sz w:val="24"/>
              </w:rPr>
              <w:t>Education</w:t>
            </w:r>
          </w:p>
        </w:tc>
        <w:tc>
          <w:tcPr>
            <w:tcW w:w="1228" w:type="dxa"/>
          </w:tcPr>
          <w:p w14:paraId="70415BA3" w14:textId="77777777" w:rsidR="00C96556" w:rsidRDefault="00F61671">
            <w:pPr>
              <w:pStyle w:val="TableParagraph"/>
              <w:ind w:left="120"/>
              <w:rPr>
                <w:sz w:val="24"/>
              </w:rPr>
            </w:pPr>
            <w:r>
              <w:rPr>
                <w:spacing w:val="-2"/>
                <w:sz w:val="24"/>
              </w:rPr>
              <w:t>-0.012</w:t>
            </w:r>
          </w:p>
        </w:tc>
        <w:tc>
          <w:tcPr>
            <w:tcW w:w="1316" w:type="dxa"/>
          </w:tcPr>
          <w:p w14:paraId="166580EA" w14:textId="77777777" w:rsidR="00C96556" w:rsidRDefault="00F61671">
            <w:pPr>
              <w:pStyle w:val="TableParagraph"/>
              <w:ind w:left="197"/>
              <w:rPr>
                <w:sz w:val="24"/>
              </w:rPr>
            </w:pPr>
            <w:r>
              <w:rPr>
                <w:spacing w:val="-2"/>
                <w:sz w:val="24"/>
              </w:rPr>
              <w:t>0.011</w:t>
            </w:r>
          </w:p>
        </w:tc>
        <w:tc>
          <w:tcPr>
            <w:tcW w:w="1204" w:type="dxa"/>
          </w:tcPr>
          <w:p w14:paraId="4F0F5EDC" w14:textId="77777777" w:rsidR="00C96556" w:rsidRDefault="00F61671">
            <w:pPr>
              <w:pStyle w:val="TableParagraph"/>
              <w:ind w:left="187"/>
              <w:rPr>
                <w:sz w:val="24"/>
              </w:rPr>
            </w:pPr>
            <w:r>
              <w:rPr>
                <w:spacing w:val="-2"/>
                <w:sz w:val="24"/>
              </w:rPr>
              <w:t>0.274</w:t>
            </w:r>
          </w:p>
        </w:tc>
        <w:tc>
          <w:tcPr>
            <w:tcW w:w="1471" w:type="dxa"/>
          </w:tcPr>
          <w:p w14:paraId="1BB6ED33" w14:textId="77777777" w:rsidR="00C96556" w:rsidRDefault="00F61671">
            <w:pPr>
              <w:pStyle w:val="TableParagraph"/>
              <w:ind w:left="289"/>
              <w:rPr>
                <w:sz w:val="24"/>
              </w:rPr>
            </w:pPr>
            <w:r>
              <w:rPr>
                <w:spacing w:val="-4"/>
                <w:sz w:val="24"/>
              </w:rPr>
              <w:t>[-</w:t>
            </w:r>
            <w:r>
              <w:rPr>
                <w:spacing w:val="-2"/>
                <w:sz w:val="24"/>
              </w:rPr>
              <w:t>0.034,</w:t>
            </w:r>
          </w:p>
        </w:tc>
      </w:tr>
      <w:tr w:rsidR="00C96556" w14:paraId="5B456F3E" w14:textId="77777777">
        <w:trPr>
          <w:trHeight w:val="288"/>
        </w:trPr>
        <w:tc>
          <w:tcPr>
            <w:tcW w:w="4136" w:type="dxa"/>
          </w:tcPr>
          <w:p w14:paraId="1A1CB966" w14:textId="77777777" w:rsidR="00C96556" w:rsidRDefault="00C96556">
            <w:pPr>
              <w:pStyle w:val="TableParagraph"/>
              <w:spacing w:line="240" w:lineRule="auto"/>
              <w:rPr>
                <w:rFonts w:ascii="Times New Roman"/>
                <w:sz w:val="20"/>
              </w:rPr>
            </w:pPr>
          </w:p>
        </w:tc>
        <w:tc>
          <w:tcPr>
            <w:tcW w:w="1228" w:type="dxa"/>
          </w:tcPr>
          <w:p w14:paraId="5B013DD1" w14:textId="77777777" w:rsidR="00C96556" w:rsidRDefault="00C96556">
            <w:pPr>
              <w:pStyle w:val="TableParagraph"/>
              <w:spacing w:line="240" w:lineRule="auto"/>
              <w:rPr>
                <w:rFonts w:ascii="Times New Roman"/>
                <w:sz w:val="20"/>
              </w:rPr>
            </w:pPr>
          </w:p>
        </w:tc>
        <w:tc>
          <w:tcPr>
            <w:tcW w:w="1316" w:type="dxa"/>
          </w:tcPr>
          <w:p w14:paraId="59AD6ADE" w14:textId="77777777" w:rsidR="00C96556" w:rsidRDefault="00C96556">
            <w:pPr>
              <w:pStyle w:val="TableParagraph"/>
              <w:spacing w:line="240" w:lineRule="auto"/>
              <w:rPr>
                <w:rFonts w:ascii="Times New Roman"/>
                <w:sz w:val="20"/>
              </w:rPr>
            </w:pPr>
          </w:p>
        </w:tc>
        <w:tc>
          <w:tcPr>
            <w:tcW w:w="1204" w:type="dxa"/>
          </w:tcPr>
          <w:p w14:paraId="6CE9AEB9" w14:textId="77777777" w:rsidR="00C96556" w:rsidRDefault="00C96556">
            <w:pPr>
              <w:pStyle w:val="TableParagraph"/>
              <w:spacing w:line="240" w:lineRule="auto"/>
              <w:rPr>
                <w:rFonts w:ascii="Times New Roman"/>
                <w:sz w:val="20"/>
              </w:rPr>
            </w:pPr>
          </w:p>
        </w:tc>
        <w:tc>
          <w:tcPr>
            <w:tcW w:w="1471" w:type="dxa"/>
          </w:tcPr>
          <w:p w14:paraId="5BE0D482" w14:textId="77777777" w:rsidR="00C96556" w:rsidRDefault="00F61671">
            <w:pPr>
              <w:pStyle w:val="TableParagraph"/>
              <w:ind w:left="289"/>
              <w:rPr>
                <w:sz w:val="24"/>
              </w:rPr>
            </w:pPr>
            <w:r>
              <w:rPr>
                <w:spacing w:val="-2"/>
                <w:sz w:val="24"/>
              </w:rPr>
              <w:t>0.009]</w:t>
            </w:r>
          </w:p>
        </w:tc>
      </w:tr>
      <w:tr w:rsidR="00C96556" w14:paraId="0FC9B8C7" w14:textId="77777777">
        <w:trPr>
          <w:trHeight w:val="288"/>
        </w:trPr>
        <w:tc>
          <w:tcPr>
            <w:tcW w:w="4136" w:type="dxa"/>
          </w:tcPr>
          <w:p w14:paraId="11C98C92" w14:textId="77777777" w:rsidR="00C96556" w:rsidRDefault="00F61671">
            <w:pPr>
              <w:pStyle w:val="TableParagraph"/>
              <w:ind w:left="119"/>
              <w:rPr>
                <w:sz w:val="24"/>
              </w:rPr>
            </w:pPr>
            <w:r>
              <w:rPr>
                <w:w w:val="105"/>
                <w:sz w:val="24"/>
              </w:rPr>
              <w:t>%</w:t>
            </w:r>
            <w:r>
              <w:rPr>
                <w:spacing w:val="-6"/>
                <w:w w:val="105"/>
                <w:sz w:val="24"/>
              </w:rPr>
              <w:t xml:space="preserve"> </w:t>
            </w:r>
            <w:r>
              <w:rPr>
                <w:w w:val="105"/>
                <w:sz w:val="24"/>
              </w:rPr>
              <w:t>Unemployment</w:t>
            </w:r>
            <w:r>
              <w:rPr>
                <w:spacing w:val="-6"/>
                <w:w w:val="105"/>
                <w:sz w:val="24"/>
              </w:rPr>
              <w:t xml:space="preserve"> </w:t>
            </w:r>
            <w:r>
              <w:rPr>
                <w:spacing w:val="-4"/>
                <w:w w:val="105"/>
                <w:sz w:val="24"/>
              </w:rPr>
              <w:t>Rate</w:t>
            </w:r>
          </w:p>
        </w:tc>
        <w:tc>
          <w:tcPr>
            <w:tcW w:w="1228" w:type="dxa"/>
          </w:tcPr>
          <w:p w14:paraId="7C2277DB" w14:textId="77777777" w:rsidR="00C96556" w:rsidRDefault="00F61671">
            <w:pPr>
              <w:pStyle w:val="TableParagraph"/>
              <w:ind w:left="120"/>
              <w:rPr>
                <w:sz w:val="24"/>
              </w:rPr>
            </w:pPr>
            <w:r>
              <w:rPr>
                <w:spacing w:val="-2"/>
                <w:sz w:val="24"/>
              </w:rPr>
              <w:t>-0.002</w:t>
            </w:r>
          </w:p>
        </w:tc>
        <w:tc>
          <w:tcPr>
            <w:tcW w:w="1316" w:type="dxa"/>
          </w:tcPr>
          <w:p w14:paraId="515CFCF3" w14:textId="77777777" w:rsidR="00C96556" w:rsidRDefault="00F61671">
            <w:pPr>
              <w:pStyle w:val="TableParagraph"/>
              <w:ind w:left="198"/>
              <w:rPr>
                <w:sz w:val="24"/>
              </w:rPr>
            </w:pPr>
            <w:r>
              <w:rPr>
                <w:spacing w:val="-2"/>
                <w:sz w:val="24"/>
              </w:rPr>
              <w:t>0.006</w:t>
            </w:r>
          </w:p>
        </w:tc>
        <w:tc>
          <w:tcPr>
            <w:tcW w:w="1204" w:type="dxa"/>
          </w:tcPr>
          <w:p w14:paraId="7760E1CC" w14:textId="77777777" w:rsidR="00C96556" w:rsidRDefault="00F61671">
            <w:pPr>
              <w:pStyle w:val="TableParagraph"/>
              <w:ind w:left="187"/>
              <w:rPr>
                <w:sz w:val="24"/>
              </w:rPr>
            </w:pPr>
            <w:r>
              <w:rPr>
                <w:spacing w:val="-2"/>
                <w:sz w:val="24"/>
              </w:rPr>
              <w:t>0.733</w:t>
            </w:r>
          </w:p>
        </w:tc>
        <w:tc>
          <w:tcPr>
            <w:tcW w:w="1471" w:type="dxa"/>
          </w:tcPr>
          <w:p w14:paraId="5AC3420C" w14:textId="77777777" w:rsidR="00C96556" w:rsidRDefault="00F61671">
            <w:pPr>
              <w:pStyle w:val="TableParagraph"/>
              <w:ind w:left="289"/>
              <w:rPr>
                <w:sz w:val="24"/>
              </w:rPr>
            </w:pPr>
            <w:r>
              <w:rPr>
                <w:spacing w:val="-2"/>
                <w:sz w:val="24"/>
              </w:rPr>
              <w:t>[-0.013,</w:t>
            </w:r>
          </w:p>
        </w:tc>
      </w:tr>
      <w:tr w:rsidR="00C96556" w14:paraId="19C24FE4" w14:textId="77777777">
        <w:trPr>
          <w:trHeight w:val="288"/>
        </w:trPr>
        <w:tc>
          <w:tcPr>
            <w:tcW w:w="4136" w:type="dxa"/>
          </w:tcPr>
          <w:p w14:paraId="48C26BC8" w14:textId="77777777" w:rsidR="00C96556" w:rsidRDefault="00C96556">
            <w:pPr>
              <w:pStyle w:val="TableParagraph"/>
              <w:spacing w:line="240" w:lineRule="auto"/>
              <w:rPr>
                <w:rFonts w:ascii="Times New Roman"/>
                <w:sz w:val="20"/>
              </w:rPr>
            </w:pPr>
          </w:p>
        </w:tc>
        <w:tc>
          <w:tcPr>
            <w:tcW w:w="1228" w:type="dxa"/>
          </w:tcPr>
          <w:p w14:paraId="65ADA80D" w14:textId="77777777" w:rsidR="00C96556" w:rsidRDefault="00C96556">
            <w:pPr>
              <w:pStyle w:val="TableParagraph"/>
              <w:spacing w:line="240" w:lineRule="auto"/>
              <w:rPr>
                <w:rFonts w:ascii="Times New Roman"/>
                <w:sz w:val="20"/>
              </w:rPr>
            </w:pPr>
          </w:p>
        </w:tc>
        <w:tc>
          <w:tcPr>
            <w:tcW w:w="1316" w:type="dxa"/>
          </w:tcPr>
          <w:p w14:paraId="5214F71A" w14:textId="77777777" w:rsidR="00C96556" w:rsidRDefault="00C96556">
            <w:pPr>
              <w:pStyle w:val="TableParagraph"/>
              <w:spacing w:line="240" w:lineRule="auto"/>
              <w:rPr>
                <w:rFonts w:ascii="Times New Roman"/>
                <w:sz w:val="20"/>
              </w:rPr>
            </w:pPr>
          </w:p>
        </w:tc>
        <w:tc>
          <w:tcPr>
            <w:tcW w:w="1204" w:type="dxa"/>
          </w:tcPr>
          <w:p w14:paraId="09588E5E" w14:textId="77777777" w:rsidR="00C96556" w:rsidRDefault="00C96556">
            <w:pPr>
              <w:pStyle w:val="TableParagraph"/>
              <w:spacing w:line="240" w:lineRule="auto"/>
              <w:rPr>
                <w:rFonts w:ascii="Times New Roman"/>
                <w:sz w:val="20"/>
              </w:rPr>
            </w:pPr>
          </w:p>
        </w:tc>
        <w:tc>
          <w:tcPr>
            <w:tcW w:w="1471" w:type="dxa"/>
          </w:tcPr>
          <w:p w14:paraId="255A7189" w14:textId="77777777" w:rsidR="00C96556" w:rsidRDefault="00F61671">
            <w:pPr>
              <w:pStyle w:val="TableParagraph"/>
              <w:ind w:left="289"/>
              <w:rPr>
                <w:sz w:val="24"/>
              </w:rPr>
            </w:pPr>
            <w:r>
              <w:rPr>
                <w:spacing w:val="-2"/>
                <w:sz w:val="24"/>
              </w:rPr>
              <w:t>0.009]</w:t>
            </w:r>
          </w:p>
        </w:tc>
      </w:tr>
      <w:tr w:rsidR="00C96556" w14:paraId="5181B606" w14:textId="77777777">
        <w:trPr>
          <w:trHeight w:val="288"/>
        </w:trPr>
        <w:tc>
          <w:tcPr>
            <w:tcW w:w="4136" w:type="dxa"/>
          </w:tcPr>
          <w:p w14:paraId="4E7F9D5E" w14:textId="77777777" w:rsidR="00C96556" w:rsidRDefault="00F61671">
            <w:pPr>
              <w:pStyle w:val="TableParagraph"/>
              <w:ind w:left="119"/>
              <w:rPr>
                <w:sz w:val="24"/>
              </w:rPr>
            </w:pPr>
            <w:r>
              <w:rPr>
                <w:w w:val="105"/>
                <w:sz w:val="24"/>
              </w:rPr>
              <w:t>%</w:t>
            </w:r>
            <w:r>
              <w:rPr>
                <w:spacing w:val="34"/>
                <w:w w:val="105"/>
                <w:sz w:val="24"/>
              </w:rPr>
              <w:t xml:space="preserve"> </w:t>
            </w:r>
            <w:r>
              <w:rPr>
                <w:spacing w:val="-2"/>
                <w:w w:val="105"/>
                <w:sz w:val="24"/>
              </w:rPr>
              <w:t>Renters</w:t>
            </w:r>
          </w:p>
        </w:tc>
        <w:tc>
          <w:tcPr>
            <w:tcW w:w="1228" w:type="dxa"/>
          </w:tcPr>
          <w:p w14:paraId="10C4FA31" w14:textId="77777777" w:rsidR="00C96556" w:rsidRDefault="00F61671">
            <w:pPr>
              <w:pStyle w:val="TableParagraph"/>
              <w:ind w:left="120"/>
              <w:rPr>
                <w:sz w:val="24"/>
              </w:rPr>
            </w:pPr>
            <w:r>
              <w:rPr>
                <w:spacing w:val="-2"/>
                <w:sz w:val="24"/>
              </w:rPr>
              <w:t>-0.005</w:t>
            </w:r>
          </w:p>
        </w:tc>
        <w:tc>
          <w:tcPr>
            <w:tcW w:w="1316" w:type="dxa"/>
          </w:tcPr>
          <w:p w14:paraId="6FBED183" w14:textId="77777777" w:rsidR="00C96556" w:rsidRDefault="00F61671">
            <w:pPr>
              <w:pStyle w:val="TableParagraph"/>
              <w:ind w:left="198"/>
              <w:rPr>
                <w:sz w:val="24"/>
              </w:rPr>
            </w:pPr>
            <w:r>
              <w:rPr>
                <w:spacing w:val="-2"/>
                <w:sz w:val="24"/>
              </w:rPr>
              <w:t>0.015</w:t>
            </w:r>
          </w:p>
        </w:tc>
        <w:tc>
          <w:tcPr>
            <w:tcW w:w="1204" w:type="dxa"/>
          </w:tcPr>
          <w:p w14:paraId="067872C6" w14:textId="77777777" w:rsidR="00C96556" w:rsidRDefault="00F61671">
            <w:pPr>
              <w:pStyle w:val="TableParagraph"/>
              <w:ind w:left="187"/>
              <w:rPr>
                <w:sz w:val="24"/>
              </w:rPr>
            </w:pPr>
            <w:r>
              <w:rPr>
                <w:spacing w:val="-2"/>
                <w:sz w:val="24"/>
              </w:rPr>
              <w:t>0.754</w:t>
            </w:r>
          </w:p>
        </w:tc>
        <w:tc>
          <w:tcPr>
            <w:tcW w:w="1471" w:type="dxa"/>
          </w:tcPr>
          <w:p w14:paraId="55D7C3DC" w14:textId="77777777" w:rsidR="00C96556" w:rsidRDefault="00F61671">
            <w:pPr>
              <w:pStyle w:val="TableParagraph"/>
              <w:ind w:left="289"/>
              <w:rPr>
                <w:sz w:val="24"/>
              </w:rPr>
            </w:pPr>
            <w:r>
              <w:rPr>
                <w:spacing w:val="-2"/>
                <w:sz w:val="24"/>
              </w:rPr>
              <w:t>[-0.035,</w:t>
            </w:r>
          </w:p>
        </w:tc>
      </w:tr>
      <w:tr w:rsidR="00C96556" w14:paraId="2BDB6F09" w14:textId="77777777">
        <w:trPr>
          <w:trHeight w:val="288"/>
        </w:trPr>
        <w:tc>
          <w:tcPr>
            <w:tcW w:w="4136" w:type="dxa"/>
          </w:tcPr>
          <w:p w14:paraId="7830DB9E" w14:textId="77777777" w:rsidR="00C96556" w:rsidRDefault="00C96556">
            <w:pPr>
              <w:pStyle w:val="TableParagraph"/>
              <w:spacing w:line="240" w:lineRule="auto"/>
              <w:rPr>
                <w:rFonts w:ascii="Times New Roman"/>
                <w:sz w:val="20"/>
              </w:rPr>
            </w:pPr>
          </w:p>
        </w:tc>
        <w:tc>
          <w:tcPr>
            <w:tcW w:w="1228" w:type="dxa"/>
          </w:tcPr>
          <w:p w14:paraId="05663BA1" w14:textId="77777777" w:rsidR="00C96556" w:rsidRDefault="00C96556">
            <w:pPr>
              <w:pStyle w:val="TableParagraph"/>
              <w:spacing w:line="240" w:lineRule="auto"/>
              <w:rPr>
                <w:rFonts w:ascii="Times New Roman"/>
                <w:sz w:val="20"/>
              </w:rPr>
            </w:pPr>
          </w:p>
        </w:tc>
        <w:tc>
          <w:tcPr>
            <w:tcW w:w="1316" w:type="dxa"/>
          </w:tcPr>
          <w:p w14:paraId="3E0A5373" w14:textId="77777777" w:rsidR="00C96556" w:rsidRDefault="00C96556">
            <w:pPr>
              <w:pStyle w:val="TableParagraph"/>
              <w:spacing w:line="240" w:lineRule="auto"/>
              <w:rPr>
                <w:rFonts w:ascii="Times New Roman"/>
                <w:sz w:val="20"/>
              </w:rPr>
            </w:pPr>
          </w:p>
        </w:tc>
        <w:tc>
          <w:tcPr>
            <w:tcW w:w="1204" w:type="dxa"/>
          </w:tcPr>
          <w:p w14:paraId="2D3032F4" w14:textId="77777777" w:rsidR="00C96556" w:rsidRDefault="00C96556">
            <w:pPr>
              <w:pStyle w:val="TableParagraph"/>
              <w:spacing w:line="240" w:lineRule="auto"/>
              <w:rPr>
                <w:rFonts w:ascii="Times New Roman"/>
                <w:sz w:val="20"/>
              </w:rPr>
            </w:pPr>
          </w:p>
        </w:tc>
        <w:tc>
          <w:tcPr>
            <w:tcW w:w="1471" w:type="dxa"/>
          </w:tcPr>
          <w:p w14:paraId="2D1F7BC1" w14:textId="77777777" w:rsidR="00C96556" w:rsidRDefault="00F61671">
            <w:pPr>
              <w:pStyle w:val="TableParagraph"/>
              <w:ind w:left="289"/>
              <w:rPr>
                <w:sz w:val="24"/>
              </w:rPr>
            </w:pPr>
            <w:r>
              <w:rPr>
                <w:spacing w:val="-2"/>
                <w:sz w:val="24"/>
              </w:rPr>
              <w:t>0.025]</w:t>
            </w:r>
          </w:p>
        </w:tc>
      </w:tr>
      <w:tr w:rsidR="00C96556" w14:paraId="7AA467DE" w14:textId="77777777">
        <w:trPr>
          <w:trHeight w:val="288"/>
        </w:trPr>
        <w:tc>
          <w:tcPr>
            <w:tcW w:w="4136" w:type="dxa"/>
          </w:tcPr>
          <w:p w14:paraId="1C3F7088" w14:textId="77777777" w:rsidR="00C96556" w:rsidRDefault="00F61671">
            <w:pPr>
              <w:pStyle w:val="TableParagraph"/>
              <w:ind w:left="119"/>
              <w:rPr>
                <w:sz w:val="24"/>
              </w:rPr>
            </w:pPr>
            <w:r>
              <w:rPr>
                <w:w w:val="110"/>
                <w:sz w:val="24"/>
              </w:rPr>
              <w:t>%</w:t>
            </w:r>
            <w:r>
              <w:rPr>
                <w:spacing w:val="22"/>
                <w:w w:val="110"/>
                <w:sz w:val="24"/>
              </w:rPr>
              <w:t xml:space="preserve"> </w:t>
            </w:r>
            <w:r>
              <w:rPr>
                <w:spacing w:val="-2"/>
                <w:w w:val="110"/>
                <w:sz w:val="24"/>
              </w:rPr>
              <w:t>White</w:t>
            </w:r>
          </w:p>
        </w:tc>
        <w:tc>
          <w:tcPr>
            <w:tcW w:w="1228" w:type="dxa"/>
          </w:tcPr>
          <w:p w14:paraId="48CCD717" w14:textId="77777777" w:rsidR="00C96556" w:rsidRDefault="00F61671">
            <w:pPr>
              <w:pStyle w:val="TableParagraph"/>
              <w:ind w:left="120"/>
              <w:rPr>
                <w:sz w:val="24"/>
              </w:rPr>
            </w:pPr>
            <w:r>
              <w:rPr>
                <w:spacing w:val="-2"/>
                <w:sz w:val="24"/>
              </w:rPr>
              <w:t>-0.007</w:t>
            </w:r>
          </w:p>
        </w:tc>
        <w:tc>
          <w:tcPr>
            <w:tcW w:w="1316" w:type="dxa"/>
          </w:tcPr>
          <w:p w14:paraId="75646458" w14:textId="77777777" w:rsidR="00C96556" w:rsidRDefault="00F61671">
            <w:pPr>
              <w:pStyle w:val="TableParagraph"/>
              <w:ind w:left="197"/>
              <w:rPr>
                <w:sz w:val="24"/>
              </w:rPr>
            </w:pPr>
            <w:r>
              <w:rPr>
                <w:spacing w:val="-2"/>
                <w:sz w:val="24"/>
              </w:rPr>
              <w:t>0.011</w:t>
            </w:r>
          </w:p>
        </w:tc>
        <w:tc>
          <w:tcPr>
            <w:tcW w:w="1204" w:type="dxa"/>
          </w:tcPr>
          <w:p w14:paraId="276A7FC1" w14:textId="77777777" w:rsidR="00C96556" w:rsidRDefault="00F61671">
            <w:pPr>
              <w:pStyle w:val="TableParagraph"/>
              <w:ind w:left="187"/>
              <w:rPr>
                <w:sz w:val="24"/>
              </w:rPr>
            </w:pPr>
            <w:r>
              <w:rPr>
                <w:spacing w:val="-2"/>
                <w:sz w:val="24"/>
              </w:rPr>
              <w:t>0.499</w:t>
            </w:r>
          </w:p>
        </w:tc>
        <w:tc>
          <w:tcPr>
            <w:tcW w:w="1471" w:type="dxa"/>
          </w:tcPr>
          <w:p w14:paraId="3BB3C549" w14:textId="77777777" w:rsidR="00C96556" w:rsidRDefault="00F61671">
            <w:pPr>
              <w:pStyle w:val="TableParagraph"/>
              <w:ind w:left="289"/>
              <w:rPr>
                <w:sz w:val="24"/>
              </w:rPr>
            </w:pPr>
            <w:r>
              <w:rPr>
                <w:spacing w:val="-4"/>
                <w:sz w:val="24"/>
              </w:rPr>
              <w:t>[-</w:t>
            </w:r>
            <w:r>
              <w:rPr>
                <w:spacing w:val="-2"/>
                <w:sz w:val="24"/>
              </w:rPr>
              <w:t>0.028,</w:t>
            </w:r>
          </w:p>
        </w:tc>
      </w:tr>
      <w:tr w:rsidR="00C96556" w14:paraId="4810E565" w14:textId="77777777">
        <w:trPr>
          <w:trHeight w:val="288"/>
        </w:trPr>
        <w:tc>
          <w:tcPr>
            <w:tcW w:w="4136" w:type="dxa"/>
          </w:tcPr>
          <w:p w14:paraId="1031B480" w14:textId="77777777" w:rsidR="00C96556" w:rsidRDefault="00C96556">
            <w:pPr>
              <w:pStyle w:val="TableParagraph"/>
              <w:spacing w:line="240" w:lineRule="auto"/>
              <w:rPr>
                <w:rFonts w:ascii="Times New Roman"/>
                <w:sz w:val="20"/>
              </w:rPr>
            </w:pPr>
          </w:p>
        </w:tc>
        <w:tc>
          <w:tcPr>
            <w:tcW w:w="1228" w:type="dxa"/>
          </w:tcPr>
          <w:p w14:paraId="5DE647EC" w14:textId="77777777" w:rsidR="00C96556" w:rsidRDefault="00C96556">
            <w:pPr>
              <w:pStyle w:val="TableParagraph"/>
              <w:spacing w:line="240" w:lineRule="auto"/>
              <w:rPr>
                <w:rFonts w:ascii="Times New Roman"/>
                <w:sz w:val="20"/>
              </w:rPr>
            </w:pPr>
          </w:p>
        </w:tc>
        <w:tc>
          <w:tcPr>
            <w:tcW w:w="1316" w:type="dxa"/>
          </w:tcPr>
          <w:p w14:paraId="66621621" w14:textId="77777777" w:rsidR="00C96556" w:rsidRDefault="00C96556">
            <w:pPr>
              <w:pStyle w:val="TableParagraph"/>
              <w:spacing w:line="240" w:lineRule="auto"/>
              <w:rPr>
                <w:rFonts w:ascii="Times New Roman"/>
                <w:sz w:val="20"/>
              </w:rPr>
            </w:pPr>
          </w:p>
        </w:tc>
        <w:tc>
          <w:tcPr>
            <w:tcW w:w="1204" w:type="dxa"/>
          </w:tcPr>
          <w:p w14:paraId="5BF7D152" w14:textId="77777777" w:rsidR="00C96556" w:rsidRDefault="00C96556">
            <w:pPr>
              <w:pStyle w:val="TableParagraph"/>
              <w:spacing w:line="240" w:lineRule="auto"/>
              <w:rPr>
                <w:rFonts w:ascii="Times New Roman"/>
                <w:sz w:val="20"/>
              </w:rPr>
            </w:pPr>
          </w:p>
        </w:tc>
        <w:tc>
          <w:tcPr>
            <w:tcW w:w="1471" w:type="dxa"/>
          </w:tcPr>
          <w:p w14:paraId="4D260EC1" w14:textId="77777777" w:rsidR="00C96556" w:rsidRDefault="00F61671">
            <w:pPr>
              <w:pStyle w:val="TableParagraph"/>
              <w:ind w:left="289"/>
              <w:rPr>
                <w:sz w:val="24"/>
              </w:rPr>
            </w:pPr>
            <w:r>
              <w:rPr>
                <w:spacing w:val="-2"/>
                <w:sz w:val="24"/>
              </w:rPr>
              <w:t>0.014]</w:t>
            </w:r>
          </w:p>
        </w:tc>
      </w:tr>
      <w:tr w:rsidR="00C96556" w14:paraId="359BCED5" w14:textId="77777777">
        <w:trPr>
          <w:trHeight w:val="288"/>
        </w:trPr>
        <w:tc>
          <w:tcPr>
            <w:tcW w:w="4136" w:type="dxa"/>
          </w:tcPr>
          <w:p w14:paraId="4B3D2104" w14:textId="77777777" w:rsidR="00C96556" w:rsidRDefault="00F61671">
            <w:pPr>
              <w:pStyle w:val="TableParagraph"/>
              <w:ind w:left="119"/>
              <w:rPr>
                <w:sz w:val="24"/>
              </w:rPr>
            </w:pPr>
            <w:r>
              <w:rPr>
                <w:w w:val="115"/>
                <w:sz w:val="24"/>
              </w:rPr>
              <w:t>%</w:t>
            </w:r>
            <w:r>
              <w:rPr>
                <w:spacing w:val="11"/>
                <w:w w:val="115"/>
                <w:sz w:val="24"/>
              </w:rPr>
              <w:t xml:space="preserve"> </w:t>
            </w:r>
            <w:r>
              <w:rPr>
                <w:spacing w:val="-2"/>
                <w:w w:val="115"/>
                <w:sz w:val="24"/>
              </w:rPr>
              <w:t>Black</w:t>
            </w:r>
          </w:p>
        </w:tc>
        <w:tc>
          <w:tcPr>
            <w:tcW w:w="1228" w:type="dxa"/>
          </w:tcPr>
          <w:p w14:paraId="032881AE" w14:textId="77777777" w:rsidR="00C96556" w:rsidRDefault="00F61671">
            <w:pPr>
              <w:pStyle w:val="TableParagraph"/>
              <w:ind w:left="120"/>
              <w:rPr>
                <w:sz w:val="24"/>
              </w:rPr>
            </w:pPr>
            <w:r>
              <w:rPr>
                <w:spacing w:val="-2"/>
                <w:sz w:val="24"/>
              </w:rPr>
              <w:t>-0.004</w:t>
            </w:r>
          </w:p>
        </w:tc>
        <w:tc>
          <w:tcPr>
            <w:tcW w:w="1316" w:type="dxa"/>
          </w:tcPr>
          <w:p w14:paraId="4403A0EA" w14:textId="77777777" w:rsidR="00C96556" w:rsidRDefault="00F61671">
            <w:pPr>
              <w:pStyle w:val="TableParagraph"/>
              <w:ind w:left="198"/>
              <w:rPr>
                <w:sz w:val="24"/>
              </w:rPr>
            </w:pPr>
            <w:r>
              <w:rPr>
                <w:spacing w:val="-2"/>
                <w:sz w:val="24"/>
              </w:rPr>
              <w:t>0.009</w:t>
            </w:r>
          </w:p>
        </w:tc>
        <w:tc>
          <w:tcPr>
            <w:tcW w:w="1204" w:type="dxa"/>
          </w:tcPr>
          <w:p w14:paraId="5A410D65" w14:textId="77777777" w:rsidR="00C96556" w:rsidRDefault="00F61671">
            <w:pPr>
              <w:pStyle w:val="TableParagraph"/>
              <w:ind w:left="187"/>
              <w:rPr>
                <w:sz w:val="24"/>
              </w:rPr>
            </w:pPr>
            <w:r>
              <w:rPr>
                <w:spacing w:val="-2"/>
                <w:sz w:val="24"/>
              </w:rPr>
              <w:t>0.685</w:t>
            </w:r>
          </w:p>
        </w:tc>
        <w:tc>
          <w:tcPr>
            <w:tcW w:w="1471" w:type="dxa"/>
          </w:tcPr>
          <w:p w14:paraId="0CABCB1D" w14:textId="77777777" w:rsidR="00C96556" w:rsidRDefault="00F61671">
            <w:pPr>
              <w:pStyle w:val="TableParagraph"/>
              <w:ind w:left="289"/>
              <w:rPr>
                <w:sz w:val="24"/>
              </w:rPr>
            </w:pPr>
            <w:r>
              <w:rPr>
                <w:spacing w:val="-4"/>
                <w:sz w:val="24"/>
              </w:rPr>
              <w:t>[-</w:t>
            </w:r>
            <w:r>
              <w:rPr>
                <w:spacing w:val="-2"/>
                <w:sz w:val="24"/>
              </w:rPr>
              <w:t>0.021,</w:t>
            </w:r>
          </w:p>
        </w:tc>
      </w:tr>
      <w:tr w:rsidR="00C96556" w14:paraId="4CF3FD4E" w14:textId="77777777">
        <w:trPr>
          <w:trHeight w:val="288"/>
        </w:trPr>
        <w:tc>
          <w:tcPr>
            <w:tcW w:w="4136" w:type="dxa"/>
          </w:tcPr>
          <w:p w14:paraId="355A9D2B" w14:textId="77777777" w:rsidR="00C96556" w:rsidRDefault="00C96556">
            <w:pPr>
              <w:pStyle w:val="TableParagraph"/>
              <w:spacing w:line="240" w:lineRule="auto"/>
              <w:rPr>
                <w:rFonts w:ascii="Times New Roman"/>
                <w:sz w:val="20"/>
              </w:rPr>
            </w:pPr>
          </w:p>
        </w:tc>
        <w:tc>
          <w:tcPr>
            <w:tcW w:w="1228" w:type="dxa"/>
          </w:tcPr>
          <w:p w14:paraId="704C41A7" w14:textId="77777777" w:rsidR="00C96556" w:rsidRDefault="00C96556">
            <w:pPr>
              <w:pStyle w:val="TableParagraph"/>
              <w:spacing w:line="240" w:lineRule="auto"/>
              <w:rPr>
                <w:rFonts w:ascii="Times New Roman"/>
                <w:sz w:val="20"/>
              </w:rPr>
            </w:pPr>
          </w:p>
        </w:tc>
        <w:tc>
          <w:tcPr>
            <w:tcW w:w="1316" w:type="dxa"/>
          </w:tcPr>
          <w:p w14:paraId="387F8500" w14:textId="77777777" w:rsidR="00C96556" w:rsidRDefault="00C96556">
            <w:pPr>
              <w:pStyle w:val="TableParagraph"/>
              <w:spacing w:line="240" w:lineRule="auto"/>
              <w:rPr>
                <w:rFonts w:ascii="Times New Roman"/>
                <w:sz w:val="20"/>
              </w:rPr>
            </w:pPr>
          </w:p>
        </w:tc>
        <w:tc>
          <w:tcPr>
            <w:tcW w:w="1204" w:type="dxa"/>
          </w:tcPr>
          <w:p w14:paraId="0F1E290B" w14:textId="77777777" w:rsidR="00C96556" w:rsidRDefault="00C96556">
            <w:pPr>
              <w:pStyle w:val="TableParagraph"/>
              <w:spacing w:line="240" w:lineRule="auto"/>
              <w:rPr>
                <w:rFonts w:ascii="Times New Roman"/>
                <w:sz w:val="20"/>
              </w:rPr>
            </w:pPr>
          </w:p>
        </w:tc>
        <w:tc>
          <w:tcPr>
            <w:tcW w:w="1471" w:type="dxa"/>
          </w:tcPr>
          <w:p w14:paraId="13194EE2" w14:textId="77777777" w:rsidR="00C96556" w:rsidRDefault="00F61671">
            <w:pPr>
              <w:pStyle w:val="TableParagraph"/>
              <w:ind w:left="289"/>
              <w:rPr>
                <w:sz w:val="24"/>
              </w:rPr>
            </w:pPr>
            <w:r>
              <w:rPr>
                <w:spacing w:val="-2"/>
                <w:sz w:val="24"/>
              </w:rPr>
              <w:t>0.014]</w:t>
            </w:r>
          </w:p>
        </w:tc>
      </w:tr>
      <w:tr w:rsidR="00C96556" w14:paraId="0935725E" w14:textId="77777777">
        <w:trPr>
          <w:trHeight w:val="288"/>
        </w:trPr>
        <w:tc>
          <w:tcPr>
            <w:tcW w:w="4136" w:type="dxa"/>
          </w:tcPr>
          <w:p w14:paraId="474984EF" w14:textId="77777777" w:rsidR="00C96556" w:rsidRDefault="00F61671">
            <w:pPr>
              <w:pStyle w:val="TableParagraph"/>
              <w:ind w:left="119"/>
              <w:rPr>
                <w:sz w:val="24"/>
              </w:rPr>
            </w:pPr>
            <w:r>
              <w:rPr>
                <w:w w:val="105"/>
                <w:sz w:val="24"/>
              </w:rPr>
              <w:t>%</w:t>
            </w:r>
            <w:r>
              <w:rPr>
                <w:spacing w:val="34"/>
                <w:w w:val="105"/>
                <w:sz w:val="24"/>
              </w:rPr>
              <w:t xml:space="preserve"> </w:t>
            </w:r>
            <w:r>
              <w:rPr>
                <w:spacing w:val="-2"/>
                <w:w w:val="105"/>
                <w:sz w:val="24"/>
              </w:rPr>
              <w:t>Married</w:t>
            </w:r>
          </w:p>
        </w:tc>
        <w:tc>
          <w:tcPr>
            <w:tcW w:w="1228" w:type="dxa"/>
          </w:tcPr>
          <w:p w14:paraId="6A7D985E" w14:textId="77777777" w:rsidR="00C96556" w:rsidRDefault="00F61671">
            <w:pPr>
              <w:pStyle w:val="TableParagraph"/>
              <w:ind w:left="121"/>
              <w:rPr>
                <w:sz w:val="24"/>
              </w:rPr>
            </w:pPr>
            <w:r>
              <w:rPr>
                <w:spacing w:val="-2"/>
                <w:sz w:val="24"/>
              </w:rPr>
              <w:t>-0.013</w:t>
            </w:r>
          </w:p>
        </w:tc>
        <w:tc>
          <w:tcPr>
            <w:tcW w:w="1316" w:type="dxa"/>
          </w:tcPr>
          <w:p w14:paraId="6F4B3C4A" w14:textId="77777777" w:rsidR="00C96556" w:rsidRDefault="00F61671">
            <w:pPr>
              <w:pStyle w:val="TableParagraph"/>
              <w:ind w:left="198"/>
              <w:rPr>
                <w:sz w:val="24"/>
              </w:rPr>
            </w:pPr>
            <w:r>
              <w:rPr>
                <w:spacing w:val="-2"/>
                <w:sz w:val="24"/>
              </w:rPr>
              <w:t>0.015</w:t>
            </w:r>
          </w:p>
        </w:tc>
        <w:tc>
          <w:tcPr>
            <w:tcW w:w="1204" w:type="dxa"/>
          </w:tcPr>
          <w:p w14:paraId="3454E389" w14:textId="77777777" w:rsidR="00C96556" w:rsidRDefault="00F61671">
            <w:pPr>
              <w:pStyle w:val="TableParagraph"/>
              <w:ind w:left="188"/>
              <w:rPr>
                <w:sz w:val="24"/>
              </w:rPr>
            </w:pPr>
            <w:r>
              <w:rPr>
                <w:spacing w:val="-4"/>
                <w:sz w:val="24"/>
              </w:rPr>
              <w:t>0.374</w:t>
            </w:r>
          </w:p>
        </w:tc>
        <w:tc>
          <w:tcPr>
            <w:tcW w:w="1471" w:type="dxa"/>
          </w:tcPr>
          <w:p w14:paraId="37A9D3F7" w14:textId="77777777" w:rsidR="00C96556" w:rsidRDefault="00F61671">
            <w:pPr>
              <w:pStyle w:val="TableParagraph"/>
              <w:ind w:left="290"/>
              <w:rPr>
                <w:sz w:val="24"/>
              </w:rPr>
            </w:pPr>
            <w:r>
              <w:rPr>
                <w:spacing w:val="-2"/>
                <w:sz w:val="24"/>
              </w:rPr>
              <w:t>[-0.042,</w:t>
            </w:r>
          </w:p>
        </w:tc>
      </w:tr>
      <w:tr w:rsidR="00C96556" w14:paraId="70EB350B" w14:textId="77777777">
        <w:trPr>
          <w:trHeight w:val="288"/>
        </w:trPr>
        <w:tc>
          <w:tcPr>
            <w:tcW w:w="4136" w:type="dxa"/>
          </w:tcPr>
          <w:p w14:paraId="62712623" w14:textId="77777777" w:rsidR="00C96556" w:rsidRDefault="00C96556">
            <w:pPr>
              <w:pStyle w:val="TableParagraph"/>
              <w:spacing w:line="240" w:lineRule="auto"/>
              <w:rPr>
                <w:rFonts w:ascii="Times New Roman"/>
                <w:sz w:val="20"/>
              </w:rPr>
            </w:pPr>
          </w:p>
        </w:tc>
        <w:tc>
          <w:tcPr>
            <w:tcW w:w="1228" w:type="dxa"/>
          </w:tcPr>
          <w:p w14:paraId="29D0EA14" w14:textId="77777777" w:rsidR="00C96556" w:rsidRDefault="00C96556">
            <w:pPr>
              <w:pStyle w:val="TableParagraph"/>
              <w:spacing w:line="240" w:lineRule="auto"/>
              <w:rPr>
                <w:rFonts w:ascii="Times New Roman"/>
                <w:sz w:val="20"/>
              </w:rPr>
            </w:pPr>
          </w:p>
        </w:tc>
        <w:tc>
          <w:tcPr>
            <w:tcW w:w="1316" w:type="dxa"/>
          </w:tcPr>
          <w:p w14:paraId="4EB0C12E" w14:textId="77777777" w:rsidR="00C96556" w:rsidRDefault="00C96556">
            <w:pPr>
              <w:pStyle w:val="TableParagraph"/>
              <w:spacing w:line="240" w:lineRule="auto"/>
              <w:rPr>
                <w:rFonts w:ascii="Times New Roman"/>
                <w:sz w:val="20"/>
              </w:rPr>
            </w:pPr>
          </w:p>
        </w:tc>
        <w:tc>
          <w:tcPr>
            <w:tcW w:w="1204" w:type="dxa"/>
          </w:tcPr>
          <w:p w14:paraId="6DEFD93A" w14:textId="77777777" w:rsidR="00C96556" w:rsidRDefault="00C96556">
            <w:pPr>
              <w:pStyle w:val="TableParagraph"/>
              <w:spacing w:line="240" w:lineRule="auto"/>
              <w:rPr>
                <w:rFonts w:ascii="Times New Roman"/>
                <w:sz w:val="20"/>
              </w:rPr>
            </w:pPr>
          </w:p>
        </w:tc>
        <w:tc>
          <w:tcPr>
            <w:tcW w:w="1471" w:type="dxa"/>
          </w:tcPr>
          <w:p w14:paraId="256D65E8" w14:textId="77777777" w:rsidR="00C96556" w:rsidRDefault="00F61671">
            <w:pPr>
              <w:pStyle w:val="TableParagraph"/>
              <w:ind w:left="289"/>
              <w:rPr>
                <w:sz w:val="24"/>
              </w:rPr>
            </w:pPr>
            <w:r>
              <w:rPr>
                <w:spacing w:val="-2"/>
                <w:sz w:val="24"/>
              </w:rPr>
              <w:t>0.016]</w:t>
            </w:r>
          </w:p>
        </w:tc>
      </w:tr>
      <w:tr w:rsidR="00C96556" w14:paraId="4BCB3F0A" w14:textId="77777777">
        <w:trPr>
          <w:trHeight w:val="288"/>
        </w:trPr>
        <w:tc>
          <w:tcPr>
            <w:tcW w:w="4136" w:type="dxa"/>
          </w:tcPr>
          <w:p w14:paraId="0A5ED6F1" w14:textId="77777777" w:rsidR="00C96556" w:rsidRDefault="00F61671">
            <w:pPr>
              <w:pStyle w:val="TableParagraph"/>
              <w:ind w:left="119"/>
              <w:rPr>
                <w:sz w:val="24"/>
              </w:rPr>
            </w:pPr>
            <w:r>
              <w:rPr>
                <w:w w:val="105"/>
                <w:sz w:val="24"/>
              </w:rPr>
              <w:t>%</w:t>
            </w:r>
            <w:r>
              <w:rPr>
                <w:spacing w:val="34"/>
                <w:w w:val="105"/>
                <w:sz w:val="24"/>
              </w:rPr>
              <w:t xml:space="preserve"> </w:t>
            </w:r>
            <w:r>
              <w:rPr>
                <w:spacing w:val="-2"/>
                <w:w w:val="105"/>
                <w:sz w:val="24"/>
              </w:rPr>
              <w:t>Separated</w:t>
            </w:r>
          </w:p>
        </w:tc>
        <w:tc>
          <w:tcPr>
            <w:tcW w:w="1228" w:type="dxa"/>
          </w:tcPr>
          <w:p w14:paraId="73689D69" w14:textId="77777777" w:rsidR="00C96556" w:rsidRDefault="00F61671">
            <w:pPr>
              <w:pStyle w:val="TableParagraph"/>
              <w:ind w:left="121"/>
              <w:rPr>
                <w:sz w:val="24"/>
              </w:rPr>
            </w:pPr>
            <w:r>
              <w:rPr>
                <w:spacing w:val="-2"/>
                <w:sz w:val="24"/>
              </w:rPr>
              <w:t>0.001</w:t>
            </w:r>
          </w:p>
        </w:tc>
        <w:tc>
          <w:tcPr>
            <w:tcW w:w="1316" w:type="dxa"/>
          </w:tcPr>
          <w:p w14:paraId="0F6BB863" w14:textId="77777777" w:rsidR="00C96556" w:rsidRDefault="00F61671">
            <w:pPr>
              <w:pStyle w:val="TableParagraph"/>
              <w:ind w:left="199"/>
              <w:rPr>
                <w:sz w:val="24"/>
              </w:rPr>
            </w:pPr>
            <w:r>
              <w:rPr>
                <w:spacing w:val="-2"/>
                <w:sz w:val="24"/>
              </w:rPr>
              <w:t>0.002</w:t>
            </w:r>
          </w:p>
        </w:tc>
        <w:tc>
          <w:tcPr>
            <w:tcW w:w="1204" w:type="dxa"/>
          </w:tcPr>
          <w:p w14:paraId="328D6F87" w14:textId="77777777" w:rsidR="00C96556" w:rsidRDefault="00F61671">
            <w:pPr>
              <w:pStyle w:val="TableParagraph"/>
              <w:ind w:left="188"/>
              <w:rPr>
                <w:sz w:val="24"/>
              </w:rPr>
            </w:pPr>
            <w:r>
              <w:rPr>
                <w:spacing w:val="-2"/>
                <w:sz w:val="24"/>
              </w:rPr>
              <w:t>0.485</w:t>
            </w:r>
          </w:p>
        </w:tc>
        <w:tc>
          <w:tcPr>
            <w:tcW w:w="1471" w:type="dxa"/>
          </w:tcPr>
          <w:p w14:paraId="76FC6568" w14:textId="77777777" w:rsidR="00C96556" w:rsidRDefault="00F61671">
            <w:pPr>
              <w:pStyle w:val="TableParagraph"/>
              <w:ind w:left="290"/>
              <w:rPr>
                <w:sz w:val="24"/>
              </w:rPr>
            </w:pPr>
            <w:r>
              <w:rPr>
                <w:spacing w:val="-2"/>
                <w:sz w:val="24"/>
              </w:rPr>
              <w:t>[-0.002,</w:t>
            </w:r>
          </w:p>
        </w:tc>
      </w:tr>
      <w:tr w:rsidR="00C96556" w14:paraId="3F148062" w14:textId="77777777">
        <w:trPr>
          <w:trHeight w:val="289"/>
        </w:trPr>
        <w:tc>
          <w:tcPr>
            <w:tcW w:w="4136" w:type="dxa"/>
            <w:tcBorders>
              <w:bottom w:val="single" w:sz="4" w:space="0" w:color="000000"/>
            </w:tcBorders>
          </w:tcPr>
          <w:p w14:paraId="4F3E5100" w14:textId="77777777" w:rsidR="00C96556" w:rsidRDefault="00C96556">
            <w:pPr>
              <w:pStyle w:val="TableParagraph"/>
              <w:spacing w:line="240" w:lineRule="auto"/>
              <w:rPr>
                <w:rFonts w:ascii="Times New Roman"/>
                <w:sz w:val="20"/>
              </w:rPr>
            </w:pPr>
          </w:p>
        </w:tc>
        <w:tc>
          <w:tcPr>
            <w:tcW w:w="1228" w:type="dxa"/>
            <w:tcBorders>
              <w:bottom w:val="single" w:sz="4" w:space="0" w:color="000000"/>
            </w:tcBorders>
          </w:tcPr>
          <w:p w14:paraId="24B65C32" w14:textId="77777777" w:rsidR="00C96556" w:rsidRDefault="00C96556">
            <w:pPr>
              <w:pStyle w:val="TableParagraph"/>
              <w:spacing w:line="240" w:lineRule="auto"/>
              <w:rPr>
                <w:rFonts w:ascii="Times New Roman"/>
                <w:sz w:val="20"/>
              </w:rPr>
            </w:pPr>
          </w:p>
        </w:tc>
        <w:tc>
          <w:tcPr>
            <w:tcW w:w="1316" w:type="dxa"/>
            <w:tcBorders>
              <w:bottom w:val="single" w:sz="4" w:space="0" w:color="000000"/>
            </w:tcBorders>
          </w:tcPr>
          <w:p w14:paraId="02FBB2EC" w14:textId="77777777" w:rsidR="00C96556" w:rsidRDefault="00C96556">
            <w:pPr>
              <w:pStyle w:val="TableParagraph"/>
              <w:spacing w:line="240" w:lineRule="auto"/>
              <w:rPr>
                <w:rFonts w:ascii="Times New Roman"/>
                <w:sz w:val="20"/>
              </w:rPr>
            </w:pPr>
          </w:p>
        </w:tc>
        <w:tc>
          <w:tcPr>
            <w:tcW w:w="1204" w:type="dxa"/>
            <w:tcBorders>
              <w:bottom w:val="single" w:sz="4" w:space="0" w:color="000000"/>
            </w:tcBorders>
          </w:tcPr>
          <w:p w14:paraId="0D0BC986" w14:textId="77777777" w:rsidR="00C96556" w:rsidRDefault="00C96556">
            <w:pPr>
              <w:pStyle w:val="TableParagraph"/>
              <w:spacing w:line="240" w:lineRule="auto"/>
              <w:rPr>
                <w:rFonts w:ascii="Times New Roman"/>
                <w:sz w:val="20"/>
              </w:rPr>
            </w:pPr>
          </w:p>
        </w:tc>
        <w:tc>
          <w:tcPr>
            <w:tcW w:w="1471" w:type="dxa"/>
            <w:tcBorders>
              <w:bottom w:val="single" w:sz="4" w:space="0" w:color="000000"/>
            </w:tcBorders>
          </w:tcPr>
          <w:p w14:paraId="183EDF98" w14:textId="77777777" w:rsidR="00C96556" w:rsidRDefault="00F61671">
            <w:pPr>
              <w:pStyle w:val="TableParagraph"/>
              <w:ind w:left="289"/>
              <w:rPr>
                <w:sz w:val="24"/>
              </w:rPr>
            </w:pPr>
            <w:r>
              <w:rPr>
                <w:spacing w:val="-2"/>
                <w:sz w:val="24"/>
              </w:rPr>
              <w:t>0.004]</w:t>
            </w:r>
          </w:p>
        </w:tc>
      </w:tr>
    </w:tbl>
    <w:p w14:paraId="108E06B5" w14:textId="77777777" w:rsidR="00C96556" w:rsidRDefault="00F61671">
      <w:pPr>
        <w:spacing w:before="77" w:line="242" w:lineRule="auto"/>
        <w:ind w:left="351" w:right="1078"/>
        <w:jc w:val="both"/>
      </w:pPr>
      <w:r>
        <w:rPr>
          <w:rFonts w:ascii="Arial"/>
          <w:i/>
        </w:rPr>
        <w:t>Notes:</w:t>
      </w:r>
      <w:r>
        <w:rPr>
          <w:rFonts w:ascii="Arial"/>
          <w:i/>
          <w:spacing w:val="40"/>
        </w:rPr>
        <w:t xml:space="preserve"> </w:t>
      </w:r>
      <w:r>
        <w:t>Estimates</w:t>
      </w:r>
      <w:r>
        <w:rPr>
          <w:spacing w:val="33"/>
        </w:rPr>
        <w:t xml:space="preserve"> </w:t>
      </w:r>
      <w:r>
        <w:t>indicate</w:t>
      </w:r>
      <w:r>
        <w:rPr>
          <w:spacing w:val="33"/>
        </w:rPr>
        <w:t xml:space="preserve"> </w:t>
      </w:r>
      <w:r>
        <w:t>the</w:t>
      </w:r>
      <w:r>
        <w:rPr>
          <w:spacing w:val="33"/>
        </w:rPr>
        <w:t xml:space="preserve"> </w:t>
      </w:r>
      <w:r>
        <w:t>treatment</w:t>
      </w:r>
      <w:r>
        <w:rPr>
          <w:spacing w:val="33"/>
        </w:rPr>
        <w:t xml:space="preserve"> </w:t>
      </w:r>
      <w:r>
        <w:t>effect</w:t>
      </w:r>
      <w:r>
        <w:rPr>
          <w:spacing w:val="33"/>
        </w:rPr>
        <w:t xml:space="preserve"> </w:t>
      </w:r>
      <w:r>
        <w:t>of</w:t>
      </w:r>
      <w:r>
        <w:rPr>
          <w:spacing w:val="33"/>
        </w:rPr>
        <w:t xml:space="preserve"> </w:t>
      </w:r>
      <w:r>
        <w:t>failing</w:t>
      </w:r>
      <w:r>
        <w:rPr>
          <w:spacing w:val="33"/>
        </w:rPr>
        <w:t xml:space="preserve"> </w:t>
      </w:r>
      <w:r>
        <w:t>to</w:t>
      </w:r>
      <w:r>
        <w:rPr>
          <w:spacing w:val="32"/>
        </w:rPr>
        <w:t xml:space="preserve"> </w:t>
      </w:r>
      <w:r>
        <w:t>renew</w:t>
      </w:r>
      <w:r>
        <w:rPr>
          <w:spacing w:val="33"/>
        </w:rPr>
        <w:t xml:space="preserve"> </w:t>
      </w:r>
      <w:r>
        <w:t>a</w:t>
      </w:r>
      <w:r>
        <w:rPr>
          <w:spacing w:val="33"/>
        </w:rPr>
        <w:t xml:space="preserve"> </w:t>
      </w:r>
      <w:r>
        <w:t>road</w:t>
      </w:r>
      <w:r>
        <w:rPr>
          <w:spacing w:val="33"/>
        </w:rPr>
        <w:t xml:space="preserve"> </w:t>
      </w:r>
      <w:r>
        <w:t>maintenance</w:t>
      </w:r>
      <w:r>
        <w:rPr>
          <w:spacing w:val="33"/>
        </w:rPr>
        <w:t xml:space="preserve"> </w:t>
      </w:r>
      <w:r>
        <w:t>tax</w:t>
      </w:r>
      <w:r>
        <w:rPr>
          <w:spacing w:val="33"/>
        </w:rPr>
        <w:t xml:space="preserve"> </w:t>
      </w:r>
      <w:r>
        <w:t>levy on each covariate considered during our study.</w:t>
      </w:r>
      <w:r>
        <w:rPr>
          <w:spacing w:val="40"/>
        </w:rPr>
        <w:t xml:space="preserve"> </w:t>
      </w:r>
      <w:r>
        <w:t xml:space="preserve">Confidence intervals are presented in square </w:t>
      </w:r>
      <w:r>
        <w:rPr>
          <w:spacing w:val="-2"/>
        </w:rPr>
        <w:t>brackets.</w:t>
      </w:r>
    </w:p>
    <w:p w14:paraId="33A41A7B" w14:textId="77777777" w:rsidR="00C96556" w:rsidRDefault="00C96556">
      <w:pPr>
        <w:pStyle w:val="BodyText"/>
        <w:rPr>
          <w:sz w:val="22"/>
        </w:rPr>
      </w:pPr>
    </w:p>
    <w:p w14:paraId="3998BA86" w14:textId="77777777" w:rsidR="00C96556" w:rsidRDefault="00C96556">
      <w:pPr>
        <w:pStyle w:val="BodyText"/>
        <w:spacing w:before="50"/>
        <w:rPr>
          <w:sz w:val="22"/>
        </w:rPr>
      </w:pPr>
    </w:p>
    <w:p w14:paraId="3338785A" w14:textId="77777777" w:rsidR="00C96556" w:rsidRDefault="00F61671">
      <w:pPr>
        <w:pStyle w:val="Heading2"/>
        <w:numPr>
          <w:ilvl w:val="1"/>
          <w:numId w:val="1"/>
        </w:numPr>
        <w:tabs>
          <w:tab w:val="left" w:pos="803"/>
        </w:tabs>
        <w:ind w:left="803" w:hanging="803"/>
      </w:pPr>
      <w:bookmarkStart w:id="284" w:name="Covariate_Discontinuity_Plots"/>
      <w:bookmarkEnd w:id="284"/>
      <w:r>
        <w:rPr>
          <w:spacing w:val="-2"/>
          <w:w w:val="125"/>
        </w:rPr>
        <w:t>Covariate</w:t>
      </w:r>
      <w:r>
        <w:rPr>
          <w:spacing w:val="-4"/>
          <w:w w:val="125"/>
        </w:rPr>
        <w:t xml:space="preserve"> </w:t>
      </w:r>
      <w:r>
        <w:rPr>
          <w:spacing w:val="-2"/>
          <w:w w:val="125"/>
        </w:rPr>
        <w:t>Discontinuity</w:t>
      </w:r>
      <w:r>
        <w:rPr>
          <w:spacing w:val="-3"/>
          <w:w w:val="125"/>
        </w:rPr>
        <w:t xml:space="preserve"> </w:t>
      </w:r>
      <w:r>
        <w:rPr>
          <w:spacing w:val="-2"/>
          <w:w w:val="125"/>
        </w:rPr>
        <w:t>Plots</w:t>
      </w:r>
    </w:p>
    <w:p w14:paraId="186DEE16" w14:textId="77777777" w:rsidR="00C96556" w:rsidRDefault="00C96556">
      <w:pPr>
        <w:pStyle w:val="Heading2"/>
        <w:sectPr w:rsidR="00C96556">
          <w:pgSz w:w="12240" w:h="15840"/>
          <w:pgMar w:top="1340" w:right="360" w:bottom="1020" w:left="1440" w:header="0" w:footer="749" w:gutter="0"/>
          <w:cols w:space="720"/>
        </w:sectPr>
      </w:pPr>
    </w:p>
    <w:p w14:paraId="4C539038" w14:textId="77777777" w:rsidR="00C96556" w:rsidRDefault="00F61671">
      <w:pPr>
        <w:tabs>
          <w:tab w:val="left" w:pos="5616"/>
        </w:tabs>
        <w:rPr>
          <w:sz w:val="20"/>
        </w:rPr>
      </w:pPr>
      <w:r>
        <w:rPr>
          <w:noProof/>
          <w:sz w:val="20"/>
        </w:rPr>
        <w:lastRenderedPageBreak/>
        <w:drawing>
          <wp:inline distT="0" distB="0" distL="0" distR="0" wp14:anchorId="1609484A" wp14:editId="7D270DC7">
            <wp:extent cx="2414206" cy="1756791"/>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5E4895C2" wp14:editId="21A62718">
            <wp:extent cx="2414206" cy="175679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2414206" cy="1756791"/>
                    </a:xfrm>
                    <a:prstGeom prst="rect">
                      <a:avLst/>
                    </a:prstGeom>
                  </pic:spPr>
                </pic:pic>
              </a:graphicData>
            </a:graphic>
          </wp:inline>
        </w:drawing>
      </w:r>
    </w:p>
    <w:p w14:paraId="3CD08019" w14:textId="77777777" w:rsidR="00C96556" w:rsidRDefault="00F61671">
      <w:pPr>
        <w:pStyle w:val="BodyText"/>
        <w:tabs>
          <w:tab w:val="left" w:pos="6814"/>
        </w:tabs>
        <w:spacing w:before="130"/>
        <w:ind w:left="1410"/>
      </w:pPr>
      <w:r>
        <w:rPr>
          <w:noProof/>
        </w:rPr>
        <w:drawing>
          <wp:anchor distT="0" distB="0" distL="0" distR="0" simplePos="0" relativeHeight="487602688" behindDoc="1" locked="0" layoutInCell="1" allowOverlap="1" wp14:anchorId="7E36819B" wp14:editId="0C1718DD">
            <wp:simplePos x="0" y="0"/>
            <wp:positionH relativeFrom="page">
              <wp:posOffset>914400</wp:posOffset>
            </wp:positionH>
            <wp:positionV relativeFrom="paragraph">
              <wp:posOffset>295503</wp:posOffset>
            </wp:positionV>
            <wp:extent cx="2414206" cy="1756791"/>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4" cstate="print"/>
                    <a:stretch>
                      <a:fillRect/>
                    </a:stretch>
                  </pic:blipFill>
                  <pic:spPr>
                    <a:xfrm>
                      <a:off x="0" y="0"/>
                      <a:ext cx="2414206" cy="1756791"/>
                    </a:xfrm>
                    <a:prstGeom prst="rect">
                      <a:avLst/>
                    </a:prstGeom>
                  </pic:spPr>
                </pic:pic>
              </a:graphicData>
            </a:graphic>
          </wp:anchor>
        </w:drawing>
      </w:r>
      <w:r>
        <w:rPr>
          <w:noProof/>
        </w:rPr>
        <w:drawing>
          <wp:anchor distT="0" distB="0" distL="0" distR="0" simplePos="0" relativeHeight="487603200" behindDoc="1" locked="0" layoutInCell="1" allowOverlap="1" wp14:anchorId="6D218C02" wp14:editId="3B050BA2">
            <wp:simplePos x="0" y="0"/>
            <wp:positionH relativeFrom="page">
              <wp:posOffset>4480598</wp:posOffset>
            </wp:positionH>
            <wp:positionV relativeFrom="paragraph">
              <wp:posOffset>295503</wp:posOffset>
            </wp:positionV>
            <wp:extent cx="2414206" cy="1756791"/>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5" cstate="print"/>
                    <a:stretch>
                      <a:fillRect/>
                    </a:stretch>
                  </pic:blipFill>
                  <pic:spPr>
                    <a:xfrm>
                      <a:off x="0" y="0"/>
                      <a:ext cx="2414206" cy="1756791"/>
                    </a:xfrm>
                    <a:prstGeom prst="rect">
                      <a:avLst/>
                    </a:prstGeom>
                  </pic:spPr>
                </pic:pic>
              </a:graphicData>
            </a:graphic>
          </wp:anchor>
        </w:drawing>
      </w:r>
      <w:r>
        <w:rPr>
          <w:w w:val="110"/>
        </w:rPr>
        <w:t>Pct</w:t>
      </w:r>
      <w:r>
        <w:rPr>
          <w:spacing w:val="32"/>
          <w:w w:val="110"/>
        </w:rPr>
        <w:t xml:space="preserve"> </w:t>
      </w:r>
      <w:r>
        <w:rPr>
          <w:spacing w:val="-4"/>
          <w:w w:val="110"/>
        </w:rPr>
        <w:t>Rent</w:t>
      </w:r>
      <w:r>
        <w:tab/>
      </w:r>
      <w:r>
        <w:rPr>
          <w:spacing w:val="-5"/>
          <w:w w:val="110"/>
        </w:rPr>
        <w:t>Poverty</w:t>
      </w:r>
      <w:r>
        <w:rPr>
          <w:spacing w:val="2"/>
          <w:w w:val="110"/>
        </w:rPr>
        <w:t xml:space="preserve"> </w:t>
      </w:r>
      <w:r>
        <w:rPr>
          <w:spacing w:val="-4"/>
          <w:w w:val="110"/>
        </w:rPr>
        <w:t>Rate</w:t>
      </w:r>
    </w:p>
    <w:p w14:paraId="25CF0B10" w14:textId="77777777" w:rsidR="00C96556" w:rsidRDefault="00F61671">
      <w:pPr>
        <w:pStyle w:val="BodyText"/>
        <w:tabs>
          <w:tab w:val="left" w:pos="6297"/>
        </w:tabs>
        <w:spacing w:before="130" w:after="43"/>
        <w:ind w:left="1118"/>
      </w:pPr>
      <w:r>
        <w:rPr>
          <w:w w:val="110"/>
        </w:rPr>
        <w:t>Pct</w:t>
      </w:r>
      <w:r>
        <w:rPr>
          <w:spacing w:val="25"/>
          <w:w w:val="110"/>
        </w:rPr>
        <w:t xml:space="preserve"> </w:t>
      </w:r>
      <w:r>
        <w:rPr>
          <w:w w:val="110"/>
        </w:rPr>
        <w:t>With</w:t>
      </w:r>
      <w:r>
        <w:rPr>
          <w:spacing w:val="26"/>
          <w:w w:val="110"/>
        </w:rPr>
        <w:t xml:space="preserve"> </w:t>
      </w:r>
      <w:r>
        <w:rPr>
          <w:spacing w:val="-4"/>
          <w:w w:val="110"/>
        </w:rPr>
        <w:t>Kids</w:t>
      </w:r>
      <w:r>
        <w:tab/>
      </w:r>
      <w:r>
        <w:rPr>
          <w:w w:val="110"/>
        </w:rPr>
        <w:t>Pct Single Parent</w:t>
      </w:r>
      <w:r>
        <w:rPr>
          <w:spacing w:val="1"/>
          <w:w w:val="110"/>
        </w:rPr>
        <w:t xml:space="preserve"> </w:t>
      </w:r>
      <w:proofErr w:type="spellStart"/>
      <w:r>
        <w:rPr>
          <w:spacing w:val="-4"/>
          <w:w w:val="110"/>
        </w:rPr>
        <w:t>Hhld</w:t>
      </w:r>
      <w:proofErr w:type="spellEnd"/>
    </w:p>
    <w:p w14:paraId="12E81F56" w14:textId="77777777" w:rsidR="00C96556" w:rsidRDefault="00F61671">
      <w:pPr>
        <w:tabs>
          <w:tab w:val="left" w:pos="5616"/>
        </w:tabs>
        <w:rPr>
          <w:sz w:val="20"/>
        </w:rPr>
      </w:pPr>
      <w:r>
        <w:rPr>
          <w:noProof/>
          <w:sz w:val="20"/>
        </w:rPr>
        <w:drawing>
          <wp:inline distT="0" distB="0" distL="0" distR="0" wp14:anchorId="4B9C16B3" wp14:editId="3E1FAA7E">
            <wp:extent cx="2414206" cy="1756791"/>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6"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5FDC78F7" wp14:editId="281989BA">
            <wp:extent cx="2414206" cy="175679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7" cstate="print"/>
                    <a:stretch>
                      <a:fillRect/>
                    </a:stretch>
                  </pic:blipFill>
                  <pic:spPr>
                    <a:xfrm>
                      <a:off x="0" y="0"/>
                      <a:ext cx="2414206" cy="1756791"/>
                    </a:xfrm>
                    <a:prstGeom prst="rect">
                      <a:avLst/>
                    </a:prstGeom>
                  </pic:spPr>
                </pic:pic>
              </a:graphicData>
            </a:graphic>
          </wp:inline>
        </w:drawing>
      </w:r>
    </w:p>
    <w:p w14:paraId="6E06D465" w14:textId="77777777" w:rsidR="00C96556" w:rsidRDefault="00F61671">
      <w:pPr>
        <w:pStyle w:val="BodyText"/>
        <w:tabs>
          <w:tab w:val="left" w:pos="5615"/>
        </w:tabs>
        <w:spacing w:before="130"/>
        <w:ind w:right="1078"/>
        <w:jc w:val="center"/>
      </w:pPr>
      <w:r>
        <w:rPr>
          <w:noProof/>
        </w:rPr>
        <w:drawing>
          <wp:anchor distT="0" distB="0" distL="0" distR="0" simplePos="0" relativeHeight="487603712" behindDoc="1" locked="0" layoutInCell="1" allowOverlap="1" wp14:anchorId="76C570EB" wp14:editId="0F89EB19">
            <wp:simplePos x="0" y="0"/>
            <wp:positionH relativeFrom="page">
              <wp:posOffset>914400</wp:posOffset>
            </wp:positionH>
            <wp:positionV relativeFrom="paragraph">
              <wp:posOffset>295503</wp:posOffset>
            </wp:positionV>
            <wp:extent cx="2414206" cy="175679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8" cstate="print"/>
                    <a:stretch>
                      <a:fillRect/>
                    </a:stretch>
                  </pic:blipFill>
                  <pic:spPr>
                    <a:xfrm>
                      <a:off x="0" y="0"/>
                      <a:ext cx="2414206" cy="1756790"/>
                    </a:xfrm>
                    <a:prstGeom prst="rect">
                      <a:avLst/>
                    </a:prstGeom>
                  </pic:spPr>
                </pic:pic>
              </a:graphicData>
            </a:graphic>
          </wp:anchor>
        </w:drawing>
      </w:r>
      <w:r>
        <w:rPr>
          <w:noProof/>
        </w:rPr>
        <w:drawing>
          <wp:anchor distT="0" distB="0" distL="0" distR="0" simplePos="0" relativeHeight="487604224" behindDoc="1" locked="0" layoutInCell="1" allowOverlap="1" wp14:anchorId="390CDE25" wp14:editId="3DB316E5">
            <wp:simplePos x="0" y="0"/>
            <wp:positionH relativeFrom="page">
              <wp:posOffset>4480598</wp:posOffset>
            </wp:positionH>
            <wp:positionV relativeFrom="paragraph">
              <wp:posOffset>295503</wp:posOffset>
            </wp:positionV>
            <wp:extent cx="2414206" cy="175679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9" cstate="print"/>
                    <a:stretch>
                      <a:fillRect/>
                    </a:stretch>
                  </pic:blipFill>
                  <pic:spPr>
                    <a:xfrm>
                      <a:off x="0" y="0"/>
                      <a:ext cx="2414206" cy="1756790"/>
                    </a:xfrm>
                    <a:prstGeom prst="rect">
                      <a:avLst/>
                    </a:prstGeom>
                  </pic:spPr>
                </pic:pic>
              </a:graphicData>
            </a:graphic>
          </wp:anchor>
        </w:drawing>
      </w: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5"/>
          <w:w w:val="105"/>
        </w:rPr>
        <w:t>HS</w:t>
      </w:r>
      <w:r>
        <w:tab/>
      </w:r>
      <w:r>
        <w:rPr>
          <w:w w:val="105"/>
        </w:rPr>
        <w:t>Pct</w:t>
      </w:r>
      <w:r>
        <w:rPr>
          <w:spacing w:val="19"/>
          <w:w w:val="105"/>
        </w:rPr>
        <w:t xml:space="preserve"> </w:t>
      </w:r>
      <w:r>
        <w:rPr>
          <w:w w:val="105"/>
        </w:rPr>
        <w:t>Some</w:t>
      </w:r>
      <w:r>
        <w:rPr>
          <w:spacing w:val="19"/>
          <w:w w:val="105"/>
        </w:rPr>
        <w:t xml:space="preserve"> </w:t>
      </w:r>
      <w:r>
        <w:rPr>
          <w:spacing w:val="-2"/>
          <w:w w:val="105"/>
        </w:rPr>
        <w:t>College</w:t>
      </w:r>
    </w:p>
    <w:p w14:paraId="170F22B3" w14:textId="77777777" w:rsidR="00C96556" w:rsidRDefault="00F61671">
      <w:pPr>
        <w:pStyle w:val="BodyText"/>
        <w:tabs>
          <w:tab w:val="left" w:pos="5559"/>
        </w:tabs>
        <w:spacing w:before="130"/>
        <w:ind w:right="1020"/>
        <w:jc w:val="center"/>
      </w:pPr>
      <w:r>
        <w:rPr>
          <w:w w:val="110"/>
        </w:rPr>
        <w:t>Pct</w:t>
      </w:r>
      <w:r>
        <w:rPr>
          <w:spacing w:val="32"/>
          <w:w w:val="110"/>
        </w:rPr>
        <w:t xml:space="preserve"> </w:t>
      </w:r>
      <w:r>
        <w:rPr>
          <w:spacing w:val="-4"/>
          <w:w w:val="110"/>
        </w:rPr>
        <w:t>Black</w:t>
      </w:r>
      <w:r>
        <w:tab/>
      </w:r>
      <w:r>
        <w:rPr>
          <w:spacing w:val="-2"/>
          <w:w w:val="110"/>
        </w:rPr>
        <w:t>Population</w:t>
      </w:r>
    </w:p>
    <w:p w14:paraId="3AB2F82E" w14:textId="77777777" w:rsidR="00C96556" w:rsidRDefault="00F61671">
      <w:pPr>
        <w:pStyle w:val="BodyText"/>
        <w:spacing w:before="196"/>
        <w:ind w:right="1079"/>
        <w:jc w:val="center"/>
      </w:pPr>
      <w:r>
        <w:rPr>
          <w:w w:val="105"/>
        </w:rPr>
        <w:t>Figure</w:t>
      </w:r>
      <w:r>
        <w:rPr>
          <w:spacing w:val="26"/>
          <w:w w:val="105"/>
        </w:rPr>
        <w:t xml:space="preserve"> </w:t>
      </w:r>
      <w:r>
        <w:rPr>
          <w:w w:val="105"/>
        </w:rPr>
        <w:t>9:</w:t>
      </w:r>
      <w:r>
        <w:rPr>
          <w:spacing w:val="55"/>
          <w:w w:val="105"/>
        </w:rPr>
        <w:t xml:space="preserve"> </w:t>
      </w:r>
      <w:r>
        <w:rPr>
          <w:w w:val="105"/>
        </w:rPr>
        <w:t>Covariate</w:t>
      </w:r>
      <w:r>
        <w:rPr>
          <w:spacing w:val="27"/>
          <w:w w:val="105"/>
        </w:rPr>
        <w:t xml:space="preserve"> </w:t>
      </w:r>
      <w:r>
        <w:rPr>
          <w:w w:val="105"/>
        </w:rPr>
        <w:t>Discontinuity</w:t>
      </w:r>
      <w:r>
        <w:rPr>
          <w:spacing w:val="28"/>
          <w:w w:val="105"/>
        </w:rPr>
        <w:t xml:space="preserve"> </w:t>
      </w:r>
      <w:r>
        <w:rPr>
          <w:w w:val="105"/>
        </w:rPr>
        <w:t>Plots</w:t>
      </w:r>
      <w:r>
        <w:rPr>
          <w:spacing w:val="27"/>
          <w:w w:val="105"/>
        </w:rPr>
        <w:t xml:space="preserve"> </w:t>
      </w:r>
      <w:r>
        <w:rPr>
          <w:w w:val="105"/>
        </w:rPr>
        <w:t>-</w:t>
      </w:r>
      <w:r>
        <w:rPr>
          <w:spacing w:val="27"/>
          <w:w w:val="105"/>
        </w:rPr>
        <w:t xml:space="preserve"> </w:t>
      </w:r>
      <w:r>
        <w:rPr>
          <w:w w:val="105"/>
        </w:rPr>
        <w:t>Part</w:t>
      </w:r>
      <w:r>
        <w:rPr>
          <w:spacing w:val="27"/>
          <w:w w:val="105"/>
        </w:rPr>
        <w:t xml:space="preserve"> </w:t>
      </w:r>
      <w:r>
        <w:rPr>
          <w:spacing w:val="-10"/>
          <w:w w:val="105"/>
        </w:rPr>
        <w:t>1</w:t>
      </w:r>
    </w:p>
    <w:p w14:paraId="7EE7DDAA" w14:textId="77777777" w:rsidR="00C96556" w:rsidRDefault="00C96556">
      <w:pPr>
        <w:pStyle w:val="BodyText"/>
        <w:jc w:val="center"/>
        <w:sectPr w:rsidR="00C96556">
          <w:pgSz w:w="12240" w:h="15840"/>
          <w:pgMar w:top="1440" w:right="360" w:bottom="940" w:left="1440" w:header="0" w:footer="749" w:gutter="0"/>
          <w:cols w:space="720"/>
        </w:sectPr>
      </w:pPr>
    </w:p>
    <w:p w14:paraId="202FC49C" w14:textId="77777777" w:rsidR="00C96556" w:rsidRDefault="00F61671">
      <w:pPr>
        <w:tabs>
          <w:tab w:val="left" w:pos="5616"/>
        </w:tabs>
        <w:rPr>
          <w:sz w:val="20"/>
        </w:rPr>
      </w:pPr>
      <w:r>
        <w:rPr>
          <w:noProof/>
          <w:sz w:val="20"/>
        </w:rPr>
        <w:lastRenderedPageBreak/>
        <w:drawing>
          <wp:inline distT="0" distB="0" distL="0" distR="0" wp14:anchorId="1A8226C9" wp14:editId="0E16AD76">
            <wp:extent cx="2414206" cy="1756791"/>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0"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17094370" wp14:editId="596CE2AC">
            <wp:extent cx="2414206" cy="1756791"/>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1" cstate="print"/>
                    <a:stretch>
                      <a:fillRect/>
                    </a:stretch>
                  </pic:blipFill>
                  <pic:spPr>
                    <a:xfrm>
                      <a:off x="0" y="0"/>
                      <a:ext cx="2414206" cy="1756791"/>
                    </a:xfrm>
                    <a:prstGeom prst="rect">
                      <a:avLst/>
                    </a:prstGeom>
                  </pic:spPr>
                </pic:pic>
              </a:graphicData>
            </a:graphic>
          </wp:inline>
        </w:drawing>
      </w:r>
    </w:p>
    <w:p w14:paraId="63966644" w14:textId="77777777" w:rsidR="00C96556" w:rsidRDefault="00F61671">
      <w:pPr>
        <w:pStyle w:val="BodyText"/>
        <w:tabs>
          <w:tab w:val="left" w:pos="6764"/>
        </w:tabs>
        <w:spacing w:before="130"/>
        <w:ind w:left="1249"/>
      </w:pPr>
      <w:r>
        <w:rPr>
          <w:w w:val="110"/>
        </w:rPr>
        <w:t>Pct</w:t>
      </w:r>
      <w:r>
        <w:rPr>
          <w:spacing w:val="32"/>
          <w:w w:val="110"/>
        </w:rPr>
        <w:t xml:space="preserve"> </w:t>
      </w:r>
      <w:r>
        <w:rPr>
          <w:spacing w:val="-2"/>
          <w:w w:val="110"/>
        </w:rPr>
        <w:t>Married</w:t>
      </w:r>
      <w:r>
        <w:tab/>
      </w:r>
      <w:r>
        <w:rPr>
          <w:w w:val="110"/>
        </w:rPr>
        <w:t>Pct</w:t>
      </w:r>
      <w:r>
        <w:rPr>
          <w:spacing w:val="32"/>
          <w:w w:val="110"/>
        </w:rPr>
        <w:t xml:space="preserve"> </w:t>
      </w:r>
      <w:r>
        <w:rPr>
          <w:spacing w:val="-2"/>
          <w:w w:val="110"/>
        </w:rPr>
        <w:t>Separated</w:t>
      </w:r>
    </w:p>
    <w:p w14:paraId="1BDE377D" w14:textId="77777777" w:rsidR="00C96556" w:rsidRDefault="00F61671">
      <w:pPr>
        <w:pStyle w:val="BodyText"/>
        <w:spacing w:before="8"/>
        <w:rPr>
          <w:sz w:val="20"/>
        </w:rPr>
      </w:pPr>
      <w:r>
        <w:rPr>
          <w:noProof/>
          <w:sz w:val="20"/>
        </w:rPr>
        <w:drawing>
          <wp:anchor distT="0" distB="0" distL="0" distR="0" simplePos="0" relativeHeight="487604736" behindDoc="1" locked="0" layoutInCell="1" allowOverlap="1" wp14:anchorId="4140C929" wp14:editId="6D71FA37">
            <wp:simplePos x="0" y="0"/>
            <wp:positionH relativeFrom="page">
              <wp:posOffset>914400</wp:posOffset>
            </wp:positionH>
            <wp:positionV relativeFrom="paragraph">
              <wp:posOffset>175584</wp:posOffset>
            </wp:positionV>
            <wp:extent cx="2414206" cy="1756791"/>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2"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5248" behindDoc="1" locked="0" layoutInCell="1" allowOverlap="1" wp14:anchorId="48990565" wp14:editId="3170BF72">
            <wp:simplePos x="0" y="0"/>
            <wp:positionH relativeFrom="page">
              <wp:posOffset>4480598</wp:posOffset>
            </wp:positionH>
            <wp:positionV relativeFrom="paragraph">
              <wp:posOffset>175584</wp:posOffset>
            </wp:positionV>
            <wp:extent cx="2414206" cy="1756791"/>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3" cstate="print"/>
                    <a:stretch>
                      <a:fillRect/>
                    </a:stretch>
                  </pic:blipFill>
                  <pic:spPr>
                    <a:xfrm>
                      <a:off x="0" y="0"/>
                      <a:ext cx="2414206" cy="1756791"/>
                    </a:xfrm>
                    <a:prstGeom prst="rect">
                      <a:avLst/>
                    </a:prstGeom>
                  </pic:spPr>
                </pic:pic>
              </a:graphicData>
            </a:graphic>
          </wp:anchor>
        </w:drawing>
      </w:r>
    </w:p>
    <w:p w14:paraId="370388C2" w14:textId="77777777" w:rsidR="00C96556" w:rsidRDefault="00F61671">
      <w:pPr>
        <w:pStyle w:val="BodyText"/>
        <w:tabs>
          <w:tab w:val="left" w:pos="6312"/>
        </w:tabs>
        <w:spacing w:before="130"/>
        <w:ind w:left="603"/>
      </w:pPr>
      <w:r>
        <w:rPr>
          <w:w w:val="105"/>
        </w:rPr>
        <w:t>Income Herfindahl</w:t>
      </w:r>
      <w:r>
        <w:rPr>
          <w:spacing w:val="1"/>
          <w:w w:val="105"/>
        </w:rPr>
        <w:t xml:space="preserve"> </w:t>
      </w:r>
      <w:r>
        <w:rPr>
          <w:spacing w:val="-2"/>
          <w:w w:val="105"/>
        </w:rPr>
        <w:t>Index</w:t>
      </w:r>
      <w:r>
        <w:tab/>
      </w:r>
      <w:r>
        <w:rPr>
          <w:w w:val="105"/>
        </w:rPr>
        <w:t>Median</w:t>
      </w:r>
      <w:r>
        <w:rPr>
          <w:spacing w:val="18"/>
          <w:w w:val="105"/>
        </w:rPr>
        <w:t xml:space="preserve"> </w:t>
      </w:r>
      <w:r>
        <w:rPr>
          <w:w w:val="105"/>
        </w:rPr>
        <w:t>Family</w:t>
      </w:r>
      <w:r>
        <w:rPr>
          <w:spacing w:val="19"/>
          <w:w w:val="105"/>
        </w:rPr>
        <w:t xml:space="preserve"> </w:t>
      </w:r>
      <w:r>
        <w:rPr>
          <w:spacing w:val="-2"/>
          <w:w w:val="105"/>
        </w:rPr>
        <w:t>Income</w:t>
      </w:r>
    </w:p>
    <w:p w14:paraId="1DA245DB" w14:textId="77777777" w:rsidR="00C96556" w:rsidRDefault="00F61671">
      <w:pPr>
        <w:pStyle w:val="BodyText"/>
        <w:spacing w:before="8"/>
        <w:rPr>
          <w:sz w:val="20"/>
        </w:rPr>
      </w:pPr>
      <w:r>
        <w:rPr>
          <w:noProof/>
          <w:sz w:val="20"/>
        </w:rPr>
        <w:drawing>
          <wp:anchor distT="0" distB="0" distL="0" distR="0" simplePos="0" relativeHeight="487605760" behindDoc="1" locked="0" layoutInCell="1" allowOverlap="1" wp14:anchorId="4D6D4464" wp14:editId="73E59135">
            <wp:simplePos x="0" y="0"/>
            <wp:positionH relativeFrom="page">
              <wp:posOffset>914400</wp:posOffset>
            </wp:positionH>
            <wp:positionV relativeFrom="paragraph">
              <wp:posOffset>175838</wp:posOffset>
            </wp:positionV>
            <wp:extent cx="2414206" cy="1756791"/>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4"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6272" behindDoc="1" locked="0" layoutInCell="1" allowOverlap="1" wp14:anchorId="49009923" wp14:editId="36FFA95C">
            <wp:simplePos x="0" y="0"/>
            <wp:positionH relativeFrom="page">
              <wp:posOffset>4480598</wp:posOffset>
            </wp:positionH>
            <wp:positionV relativeFrom="paragraph">
              <wp:posOffset>175838</wp:posOffset>
            </wp:positionV>
            <wp:extent cx="2414206" cy="1756791"/>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5" cstate="print"/>
                    <a:stretch>
                      <a:fillRect/>
                    </a:stretch>
                  </pic:blipFill>
                  <pic:spPr>
                    <a:xfrm>
                      <a:off x="0" y="0"/>
                      <a:ext cx="2414206" cy="1756791"/>
                    </a:xfrm>
                    <a:prstGeom prst="rect">
                      <a:avLst/>
                    </a:prstGeom>
                  </pic:spPr>
                </pic:pic>
              </a:graphicData>
            </a:graphic>
          </wp:anchor>
        </w:drawing>
      </w:r>
    </w:p>
    <w:p w14:paraId="755EB20E" w14:textId="77777777" w:rsidR="00C96556" w:rsidRDefault="00F61671">
      <w:pPr>
        <w:pStyle w:val="BodyText"/>
        <w:tabs>
          <w:tab w:val="left" w:pos="6914"/>
        </w:tabs>
        <w:spacing w:before="130"/>
        <w:ind w:left="1067"/>
      </w:pP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10"/>
          <w:w w:val="105"/>
        </w:rPr>
        <w:t>5</w:t>
      </w:r>
      <w:r>
        <w:tab/>
      </w:r>
      <w:r>
        <w:rPr>
          <w:w w:val="105"/>
        </w:rPr>
        <w:t>Pct</w:t>
      </w:r>
      <w:r>
        <w:rPr>
          <w:spacing w:val="23"/>
          <w:w w:val="105"/>
        </w:rPr>
        <w:t xml:space="preserve"> </w:t>
      </w:r>
      <w:r>
        <w:rPr>
          <w:w w:val="105"/>
        </w:rPr>
        <w:t>5</w:t>
      </w:r>
      <w:r>
        <w:rPr>
          <w:spacing w:val="24"/>
          <w:w w:val="105"/>
        </w:rPr>
        <w:t xml:space="preserve"> </w:t>
      </w:r>
      <w:r>
        <w:rPr>
          <w:w w:val="105"/>
        </w:rPr>
        <w:t>to</w:t>
      </w:r>
      <w:r>
        <w:rPr>
          <w:spacing w:val="24"/>
          <w:w w:val="105"/>
        </w:rPr>
        <w:t xml:space="preserve"> </w:t>
      </w:r>
      <w:r>
        <w:rPr>
          <w:spacing w:val="-5"/>
          <w:w w:val="105"/>
        </w:rPr>
        <w:t>17</w:t>
      </w:r>
    </w:p>
    <w:p w14:paraId="4CE1B893" w14:textId="77777777" w:rsidR="00C96556" w:rsidRDefault="00F61671">
      <w:pPr>
        <w:pStyle w:val="BodyText"/>
        <w:spacing w:before="8"/>
        <w:rPr>
          <w:sz w:val="20"/>
        </w:rPr>
      </w:pPr>
      <w:r>
        <w:rPr>
          <w:noProof/>
          <w:sz w:val="20"/>
        </w:rPr>
        <w:drawing>
          <wp:anchor distT="0" distB="0" distL="0" distR="0" simplePos="0" relativeHeight="487606784" behindDoc="1" locked="0" layoutInCell="1" allowOverlap="1" wp14:anchorId="0910F981" wp14:editId="6B407D7D">
            <wp:simplePos x="0" y="0"/>
            <wp:positionH relativeFrom="page">
              <wp:posOffset>914400</wp:posOffset>
            </wp:positionH>
            <wp:positionV relativeFrom="paragraph">
              <wp:posOffset>175838</wp:posOffset>
            </wp:positionV>
            <wp:extent cx="2414206" cy="175679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6"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7296" behindDoc="1" locked="0" layoutInCell="1" allowOverlap="1" wp14:anchorId="241B0405" wp14:editId="3B7604F7">
            <wp:simplePos x="0" y="0"/>
            <wp:positionH relativeFrom="page">
              <wp:posOffset>4480598</wp:posOffset>
            </wp:positionH>
            <wp:positionV relativeFrom="paragraph">
              <wp:posOffset>175838</wp:posOffset>
            </wp:positionV>
            <wp:extent cx="2414206" cy="1756791"/>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7" cstate="print"/>
                    <a:stretch>
                      <a:fillRect/>
                    </a:stretch>
                  </pic:blipFill>
                  <pic:spPr>
                    <a:xfrm>
                      <a:off x="0" y="0"/>
                      <a:ext cx="2414206" cy="1756791"/>
                    </a:xfrm>
                    <a:prstGeom prst="rect">
                      <a:avLst/>
                    </a:prstGeom>
                  </pic:spPr>
                </pic:pic>
              </a:graphicData>
            </a:graphic>
          </wp:anchor>
        </w:drawing>
      </w:r>
    </w:p>
    <w:p w14:paraId="0A72B20D" w14:textId="77777777" w:rsidR="00C96556" w:rsidRDefault="00C96556">
      <w:pPr>
        <w:pStyle w:val="BodyText"/>
        <w:spacing w:before="6"/>
        <w:rPr>
          <w:sz w:val="6"/>
        </w:rPr>
      </w:pPr>
    </w:p>
    <w:p w14:paraId="6D255D9C" w14:textId="77777777" w:rsidR="00C96556" w:rsidRDefault="00C96556">
      <w:pPr>
        <w:pStyle w:val="BodyText"/>
        <w:rPr>
          <w:sz w:val="6"/>
        </w:rPr>
        <w:sectPr w:rsidR="00C96556">
          <w:footerReference w:type="default" r:id="rId38"/>
          <w:pgSz w:w="12240" w:h="15840"/>
          <w:pgMar w:top="1440" w:right="360" w:bottom="0" w:left="1440" w:header="0" w:footer="0" w:gutter="0"/>
          <w:cols w:space="720"/>
        </w:sectPr>
      </w:pPr>
    </w:p>
    <w:p w14:paraId="4D850F0D" w14:textId="77777777" w:rsidR="00C96556" w:rsidRDefault="00F61671">
      <w:pPr>
        <w:pStyle w:val="BodyText"/>
        <w:spacing w:before="51"/>
        <w:ind w:left="1239"/>
      </w:pPr>
      <w:r>
        <w:rPr>
          <w:w w:val="105"/>
        </w:rPr>
        <w:t>Pct</w:t>
      </w:r>
      <w:r>
        <w:rPr>
          <w:spacing w:val="19"/>
          <w:w w:val="105"/>
        </w:rPr>
        <w:t xml:space="preserve"> </w:t>
      </w:r>
      <w:r>
        <w:rPr>
          <w:w w:val="105"/>
        </w:rPr>
        <w:t>18</w:t>
      </w:r>
      <w:r>
        <w:rPr>
          <w:spacing w:val="21"/>
          <w:w w:val="105"/>
        </w:rPr>
        <w:t xml:space="preserve"> </w:t>
      </w:r>
      <w:r>
        <w:rPr>
          <w:w w:val="105"/>
        </w:rPr>
        <w:t>to</w:t>
      </w:r>
      <w:r>
        <w:rPr>
          <w:spacing w:val="20"/>
          <w:w w:val="105"/>
        </w:rPr>
        <w:t xml:space="preserve"> </w:t>
      </w:r>
      <w:r>
        <w:rPr>
          <w:spacing w:val="-7"/>
          <w:w w:val="105"/>
        </w:rPr>
        <w:t>64</w:t>
      </w:r>
    </w:p>
    <w:p w14:paraId="049F366D" w14:textId="77777777" w:rsidR="00C96556" w:rsidRDefault="00F61671">
      <w:pPr>
        <w:pStyle w:val="BodyText"/>
        <w:tabs>
          <w:tab w:val="left" w:pos="2263"/>
        </w:tabs>
        <w:spacing w:before="51"/>
      </w:pPr>
      <w:r>
        <w:br w:type="column"/>
      </w:r>
      <w:r>
        <w:rPr>
          <w:spacing w:val="-5"/>
          <w:w w:val="105"/>
          <w:position w:val="-2"/>
        </w:rPr>
        <w:t>43</w:t>
      </w:r>
      <w:r>
        <w:rPr>
          <w:position w:val="-2"/>
        </w:rPr>
        <w:tab/>
      </w:r>
      <w:r>
        <w:rPr>
          <w:w w:val="105"/>
        </w:rPr>
        <w:t>Pct</w:t>
      </w:r>
      <w:r>
        <w:rPr>
          <w:spacing w:val="50"/>
          <w:w w:val="105"/>
        </w:rPr>
        <w:t xml:space="preserve"> </w:t>
      </w:r>
      <w:r>
        <w:rPr>
          <w:spacing w:val="-2"/>
          <w:w w:val="105"/>
        </w:rPr>
        <w:t>Minority</w:t>
      </w:r>
    </w:p>
    <w:p w14:paraId="6AF798C3" w14:textId="77777777" w:rsidR="00C96556" w:rsidRDefault="00C96556">
      <w:pPr>
        <w:pStyle w:val="BodyText"/>
        <w:sectPr w:rsidR="00C96556">
          <w:type w:val="continuous"/>
          <w:pgSz w:w="12240" w:h="15840"/>
          <w:pgMar w:top="1820" w:right="360" w:bottom="280" w:left="1440" w:header="0" w:footer="0" w:gutter="0"/>
          <w:cols w:num="2" w:space="720" w:equalWidth="0">
            <w:col w:w="3744" w:space="819"/>
            <w:col w:w="5877"/>
          </w:cols>
        </w:sectPr>
      </w:pPr>
    </w:p>
    <w:p w14:paraId="37AC4E47" w14:textId="77777777" w:rsidR="00C96556" w:rsidRDefault="00F61671">
      <w:pPr>
        <w:pStyle w:val="BodyText"/>
        <w:spacing w:before="165"/>
        <w:ind w:left="2158"/>
      </w:pPr>
      <w:r>
        <w:rPr>
          <w:w w:val="105"/>
        </w:rPr>
        <w:t>Figure</w:t>
      </w:r>
      <w:r>
        <w:rPr>
          <w:spacing w:val="25"/>
          <w:w w:val="105"/>
        </w:rPr>
        <w:t xml:space="preserve"> </w:t>
      </w:r>
      <w:r>
        <w:rPr>
          <w:w w:val="105"/>
        </w:rPr>
        <w:t>10:</w:t>
      </w:r>
      <w:r>
        <w:rPr>
          <w:spacing w:val="53"/>
          <w:w w:val="105"/>
        </w:rPr>
        <w:t xml:space="preserve"> </w:t>
      </w:r>
      <w:r>
        <w:rPr>
          <w:w w:val="105"/>
        </w:rPr>
        <w:t>Covariate</w:t>
      </w:r>
      <w:r>
        <w:rPr>
          <w:spacing w:val="26"/>
          <w:w w:val="105"/>
        </w:rPr>
        <w:t xml:space="preserve"> </w:t>
      </w:r>
      <w:r>
        <w:rPr>
          <w:w w:val="105"/>
        </w:rPr>
        <w:t>Discontinuity</w:t>
      </w:r>
      <w:r>
        <w:rPr>
          <w:spacing w:val="27"/>
          <w:w w:val="105"/>
        </w:rPr>
        <w:t xml:space="preserve"> </w:t>
      </w:r>
      <w:r>
        <w:rPr>
          <w:w w:val="105"/>
        </w:rPr>
        <w:t>Plots</w:t>
      </w:r>
      <w:r>
        <w:rPr>
          <w:spacing w:val="25"/>
          <w:w w:val="105"/>
        </w:rPr>
        <w:t xml:space="preserve"> </w:t>
      </w:r>
      <w:r>
        <w:rPr>
          <w:w w:val="105"/>
        </w:rPr>
        <w:t>-</w:t>
      </w:r>
      <w:r>
        <w:rPr>
          <w:spacing w:val="26"/>
          <w:w w:val="105"/>
        </w:rPr>
        <w:t xml:space="preserve"> </w:t>
      </w:r>
      <w:r>
        <w:rPr>
          <w:w w:val="105"/>
        </w:rPr>
        <w:t>Part</w:t>
      </w:r>
      <w:r>
        <w:rPr>
          <w:spacing w:val="25"/>
          <w:w w:val="105"/>
        </w:rPr>
        <w:t xml:space="preserve"> </w:t>
      </w:r>
      <w:r>
        <w:rPr>
          <w:spacing w:val="-10"/>
          <w:w w:val="105"/>
        </w:rPr>
        <w:t>2</w:t>
      </w:r>
    </w:p>
    <w:p w14:paraId="6843C0BF" w14:textId="77777777" w:rsidR="00C96556" w:rsidRDefault="00C96556">
      <w:pPr>
        <w:pStyle w:val="BodyText"/>
        <w:sectPr w:rsidR="00C96556">
          <w:type w:val="continuous"/>
          <w:pgSz w:w="12240" w:h="15840"/>
          <w:pgMar w:top="1820" w:right="360" w:bottom="280" w:left="1440" w:header="0" w:footer="0" w:gutter="0"/>
          <w:cols w:space="720"/>
        </w:sectPr>
      </w:pPr>
    </w:p>
    <w:p w14:paraId="0A46601E" w14:textId="77777777" w:rsidR="00C96556" w:rsidRDefault="00F61671">
      <w:pPr>
        <w:pStyle w:val="Heading1"/>
        <w:numPr>
          <w:ilvl w:val="0"/>
          <w:numId w:val="1"/>
        </w:numPr>
        <w:tabs>
          <w:tab w:val="left" w:pos="666"/>
        </w:tabs>
        <w:ind w:left="666" w:hanging="666"/>
        <w:jc w:val="both"/>
      </w:pPr>
      <w:bookmarkStart w:id="285" w:name="Additional_Information"/>
      <w:bookmarkEnd w:id="285"/>
      <w:r>
        <w:rPr>
          <w:w w:val="120"/>
        </w:rPr>
        <w:lastRenderedPageBreak/>
        <w:t>Additional</w:t>
      </w:r>
      <w:r>
        <w:rPr>
          <w:spacing w:val="50"/>
          <w:w w:val="120"/>
        </w:rPr>
        <w:t xml:space="preserve"> </w:t>
      </w:r>
      <w:r>
        <w:rPr>
          <w:spacing w:val="-2"/>
          <w:w w:val="120"/>
        </w:rPr>
        <w:t>Information</w:t>
      </w:r>
    </w:p>
    <w:p w14:paraId="48E2149F" w14:textId="77777777" w:rsidR="00C96556" w:rsidRDefault="00F61671">
      <w:pPr>
        <w:pStyle w:val="Heading2"/>
        <w:numPr>
          <w:ilvl w:val="1"/>
          <w:numId w:val="1"/>
        </w:numPr>
        <w:tabs>
          <w:tab w:val="left" w:pos="806"/>
        </w:tabs>
        <w:spacing w:before="238"/>
        <w:ind w:left="806" w:hanging="806"/>
      </w:pPr>
      <w:bookmarkStart w:id="286" w:name="Road_tax_levies_vs._Other_types_of_levie"/>
      <w:bookmarkEnd w:id="286"/>
      <w:r>
        <w:rPr>
          <w:w w:val="120"/>
        </w:rPr>
        <w:t>Road</w:t>
      </w:r>
      <w:r>
        <w:rPr>
          <w:spacing w:val="27"/>
          <w:w w:val="120"/>
        </w:rPr>
        <w:t xml:space="preserve"> </w:t>
      </w:r>
      <w:r>
        <w:rPr>
          <w:w w:val="120"/>
        </w:rPr>
        <w:t>tax</w:t>
      </w:r>
      <w:r>
        <w:rPr>
          <w:spacing w:val="28"/>
          <w:w w:val="120"/>
        </w:rPr>
        <w:t xml:space="preserve"> </w:t>
      </w:r>
      <w:r>
        <w:rPr>
          <w:w w:val="120"/>
        </w:rPr>
        <w:t>levies</w:t>
      </w:r>
      <w:r>
        <w:rPr>
          <w:spacing w:val="28"/>
          <w:w w:val="120"/>
        </w:rPr>
        <w:t xml:space="preserve"> </w:t>
      </w:r>
      <w:r>
        <w:rPr>
          <w:w w:val="120"/>
        </w:rPr>
        <w:t>vs.</w:t>
      </w:r>
      <w:r>
        <w:rPr>
          <w:spacing w:val="62"/>
          <w:w w:val="120"/>
        </w:rPr>
        <w:t xml:space="preserve"> </w:t>
      </w:r>
      <w:r>
        <w:rPr>
          <w:w w:val="120"/>
        </w:rPr>
        <w:t>Other</w:t>
      </w:r>
      <w:r>
        <w:rPr>
          <w:spacing w:val="28"/>
          <w:w w:val="120"/>
        </w:rPr>
        <w:t xml:space="preserve"> </w:t>
      </w:r>
      <w:r>
        <w:rPr>
          <w:w w:val="120"/>
        </w:rPr>
        <w:t>types</w:t>
      </w:r>
      <w:r>
        <w:rPr>
          <w:spacing w:val="27"/>
          <w:w w:val="120"/>
        </w:rPr>
        <w:t xml:space="preserve"> </w:t>
      </w:r>
      <w:r>
        <w:rPr>
          <w:w w:val="120"/>
        </w:rPr>
        <w:t>of</w:t>
      </w:r>
      <w:r>
        <w:rPr>
          <w:spacing w:val="28"/>
          <w:w w:val="120"/>
        </w:rPr>
        <w:t xml:space="preserve"> </w:t>
      </w:r>
      <w:r>
        <w:rPr>
          <w:spacing w:val="-2"/>
          <w:w w:val="120"/>
        </w:rPr>
        <w:t>levies</w:t>
      </w:r>
    </w:p>
    <w:p w14:paraId="243DFAAB" w14:textId="77777777" w:rsidR="00C96556" w:rsidRDefault="00C96556">
      <w:pPr>
        <w:pStyle w:val="BodyText"/>
        <w:spacing w:before="45"/>
        <w:rPr>
          <w:b/>
          <w:sz w:val="28"/>
        </w:rPr>
      </w:pPr>
    </w:p>
    <w:p w14:paraId="78C642F7" w14:textId="77777777" w:rsidR="00C96556" w:rsidRDefault="00F61671">
      <w:pPr>
        <w:pStyle w:val="BodyText"/>
        <w:ind w:right="1077"/>
        <w:jc w:val="center"/>
      </w:pPr>
      <w:r>
        <w:rPr>
          <w:w w:val="105"/>
        </w:rPr>
        <w:t>Table</w:t>
      </w:r>
      <w:r>
        <w:rPr>
          <w:spacing w:val="19"/>
          <w:w w:val="105"/>
        </w:rPr>
        <w:t xml:space="preserve"> </w:t>
      </w:r>
      <w:r>
        <w:rPr>
          <w:w w:val="105"/>
        </w:rPr>
        <w:t>13:</w:t>
      </w:r>
      <w:r>
        <w:rPr>
          <w:spacing w:val="46"/>
          <w:w w:val="105"/>
        </w:rPr>
        <w:t xml:space="preserve"> </w:t>
      </w:r>
      <w:r>
        <w:rPr>
          <w:w w:val="105"/>
        </w:rPr>
        <w:t>Correlation</w:t>
      </w:r>
      <w:r>
        <w:rPr>
          <w:spacing w:val="20"/>
          <w:w w:val="105"/>
        </w:rPr>
        <w:t xml:space="preserve"> </w:t>
      </w:r>
      <w:r>
        <w:rPr>
          <w:w w:val="105"/>
        </w:rPr>
        <w:t>of</w:t>
      </w:r>
      <w:r>
        <w:rPr>
          <w:spacing w:val="20"/>
          <w:w w:val="105"/>
        </w:rPr>
        <w:t xml:space="preserve"> </w:t>
      </w:r>
      <w:r>
        <w:rPr>
          <w:w w:val="105"/>
        </w:rPr>
        <w:t>Road</w:t>
      </w:r>
      <w:r>
        <w:rPr>
          <w:spacing w:val="21"/>
          <w:w w:val="105"/>
        </w:rPr>
        <w:t xml:space="preserve"> </w:t>
      </w:r>
      <w:r>
        <w:rPr>
          <w:w w:val="105"/>
        </w:rPr>
        <w:t>Tax</w:t>
      </w:r>
      <w:r>
        <w:rPr>
          <w:spacing w:val="19"/>
          <w:w w:val="105"/>
        </w:rPr>
        <w:t xml:space="preserve"> </w:t>
      </w:r>
      <w:r>
        <w:rPr>
          <w:w w:val="105"/>
        </w:rPr>
        <w:t>Levy</w:t>
      </w:r>
      <w:r>
        <w:rPr>
          <w:spacing w:val="21"/>
          <w:w w:val="105"/>
        </w:rPr>
        <w:t xml:space="preserve"> </w:t>
      </w:r>
      <w:r>
        <w:rPr>
          <w:w w:val="105"/>
        </w:rPr>
        <w:t>Referenda</w:t>
      </w:r>
      <w:r>
        <w:rPr>
          <w:spacing w:val="21"/>
          <w:w w:val="105"/>
        </w:rPr>
        <w:t xml:space="preserve"> </w:t>
      </w:r>
      <w:r>
        <w:rPr>
          <w:w w:val="105"/>
        </w:rPr>
        <w:t>Results</w:t>
      </w:r>
      <w:r>
        <w:rPr>
          <w:spacing w:val="20"/>
          <w:w w:val="105"/>
        </w:rPr>
        <w:t xml:space="preserve"> </w:t>
      </w:r>
      <w:r>
        <w:rPr>
          <w:w w:val="105"/>
        </w:rPr>
        <w:t>with</w:t>
      </w:r>
      <w:r>
        <w:rPr>
          <w:spacing w:val="20"/>
          <w:w w:val="105"/>
        </w:rPr>
        <w:t xml:space="preserve"> </w:t>
      </w:r>
      <w:r>
        <w:rPr>
          <w:w w:val="105"/>
        </w:rPr>
        <w:t>Other</w:t>
      </w:r>
      <w:r>
        <w:rPr>
          <w:spacing w:val="21"/>
          <w:w w:val="105"/>
        </w:rPr>
        <w:t xml:space="preserve"> </w:t>
      </w:r>
      <w:r>
        <w:rPr>
          <w:w w:val="105"/>
        </w:rPr>
        <w:t>Types</w:t>
      </w:r>
      <w:r>
        <w:rPr>
          <w:spacing w:val="19"/>
          <w:w w:val="105"/>
        </w:rPr>
        <w:t xml:space="preserve"> </w:t>
      </w:r>
      <w:r>
        <w:rPr>
          <w:w w:val="105"/>
        </w:rPr>
        <w:t>of</w:t>
      </w:r>
      <w:r>
        <w:rPr>
          <w:spacing w:val="20"/>
          <w:w w:val="105"/>
        </w:rPr>
        <w:t xml:space="preserve"> </w:t>
      </w:r>
      <w:r>
        <w:rPr>
          <w:spacing w:val="-2"/>
          <w:w w:val="105"/>
        </w:rPr>
        <w:t>Levies</w:t>
      </w:r>
    </w:p>
    <w:p w14:paraId="6903FD8E" w14:textId="77777777" w:rsidR="00C96556" w:rsidRDefault="00C96556">
      <w:pPr>
        <w:pStyle w:val="BodyText"/>
        <w:spacing w:before="11" w:after="1"/>
        <w:rPr>
          <w:sz w:val="18"/>
        </w:rPr>
      </w:pPr>
    </w:p>
    <w:tbl>
      <w:tblPr>
        <w:tblW w:w="0" w:type="auto"/>
        <w:tblInd w:w="890" w:type="dxa"/>
        <w:tblLayout w:type="fixed"/>
        <w:tblCellMar>
          <w:left w:w="0" w:type="dxa"/>
          <w:right w:w="0" w:type="dxa"/>
        </w:tblCellMar>
        <w:tblLook w:val="01E0" w:firstRow="1" w:lastRow="1" w:firstColumn="1" w:lastColumn="1" w:noHBand="0" w:noVBand="0"/>
      </w:tblPr>
      <w:tblGrid>
        <w:gridCol w:w="2109"/>
        <w:gridCol w:w="954"/>
        <w:gridCol w:w="2059"/>
        <w:gridCol w:w="1518"/>
        <w:gridCol w:w="954"/>
      </w:tblGrid>
      <w:tr w:rsidR="00C96556" w14:paraId="3618C9B4" w14:textId="77777777">
        <w:trPr>
          <w:trHeight w:val="394"/>
        </w:trPr>
        <w:tc>
          <w:tcPr>
            <w:tcW w:w="2109" w:type="dxa"/>
            <w:tcBorders>
              <w:top w:val="single" w:sz="8" w:space="0" w:color="000000"/>
              <w:bottom w:val="single" w:sz="6" w:space="0" w:color="000000"/>
            </w:tcBorders>
          </w:tcPr>
          <w:p w14:paraId="59232C4B" w14:textId="77777777" w:rsidR="00C96556" w:rsidRDefault="00F61671">
            <w:pPr>
              <w:pStyle w:val="TableParagraph"/>
              <w:spacing w:before="40" w:line="240" w:lineRule="auto"/>
              <w:ind w:right="172"/>
              <w:jc w:val="right"/>
              <w:rPr>
                <w:sz w:val="24"/>
              </w:rPr>
            </w:pPr>
            <w:r>
              <w:rPr>
                <w:spacing w:val="-2"/>
                <w:w w:val="105"/>
                <w:sz w:val="24"/>
              </w:rPr>
              <w:t>Police</w:t>
            </w:r>
          </w:p>
        </w:tc>
        <w:tc>
          <w:tcPr>
            <w:tcW w:w="954" w:type="dxa"/>
            <w:tcBorders>
              <w:top w:val="single" w:sz="8" w:space="0" w:color="000000"/>
              <w:bottom w:val="single" w:sz="6" w:space="0" w:color="000000"/>
            </w:tcBorders>
          </w:tcPr>
          <w:p w14:paraId="35670ED1" w14:textId="77777777" w:rsidR="00C96556" w:rsidRDefault="00F61671">
            <w:pPr>
              <w:pStyle w:val="TableParagraph"/>
              <w:spacing w:before="40" w:line="240" w:lineRule="auto"/>
              <w:ind w:right="1"/>
              <w:jc w:val="center"/>
              <w:rPr>
                <w:sz w:val="24"/>
              </w:rPr>
            </w:pPr>
            <w:r>
              <w:rPr>
                <w:spacing w:val="-4"/>
                <w:w w:val="110"/>
                <w:sz w:val="24"/>
              </w:rPr>
              <w:t>Fire</w:t>
            </w:r>
          </w:p>
        </w:tc>
        <w:tc>
          <w:tcPr>
            <w:tcW w:w="2059" w:type="dxa"/>
            <w:tcBorders>
              <w:top w:val="single" w:sz="8" w:space="0" w:color="000000"/>
              <w:bottom w:val="single" w:sz="6" w:space="0" w:color="000000"/>
            </w:tcBorders>
          </w:tcPr>
          <w:p w14:paraId="4DB02C09" w14:textId="77777777" w:rsidR="00C96556" w:rsidRDefault="00F61671">
            <w:pPr>
              <w:pStyle w:val="TableParagraph"/>
              <w:spacing w:before="40" w:line="240" w:lineRule="auto"/>
              <w:ind w:left="1" w:right="1"/>
              <w:jc w:val="center"/>
              <w:rPr>
                <w:sz w:val="24"/>
              </w:rPr>
            </w:pPr>
            <w:r>
              <w:rPr>
                <w:w w:val="105"/>
                <w:sz w:val="24"/>
              </w:rPr>
              <w:t>Current</w:t>
            </w:r>
            <w:r>
              <w:rPr>
                <w:spacing w:val="33"/>
                <w:w w:val="105"/>
                <w:sz w:val="24"/>
              </w:rPr>
              <w:t xml:space="preserve"> </w:t>
            </w:r>
            <w:r>
              <w:rPr>
                <w:spacing w:val="-2"/>
                <w:w w:val="105"/>
                <w:sz w:val="24"/>
              </w:rPr>
              <w:t>Expenses</w:t>
            </w:r>
          </w:p>
        </w:tc>
        <w:tc>
          <w:tcPr>
            <w:tcW w:w="1518" w:type="dxa"/>
            <w:tcBorders>
              <w:top w:val="single" w:sz="8" w:space="0" w:color="000000"/>
              <w:bottom w:val="single" w:sz="6" w:space="0" w:color="000000"/>
            </w:tcBorders>
          </w:tcPr>
          <w:p w14:paraId="7A963360" w14:textId="77777777" w:rsidR="00C96556" w:rsidRDefault="00F61671">
            <w:pPr>
              <w:pStyle w:val="TableParagraph"/>
              <w:spacing w:before="40" w:line="240" w:lineRule="auto"/>
              <w:jc w:val="center"/>
              <w:rPr>
                <w:sz w:val="24"/>
              </w:rPr>
            </w:pPr>
            <w:r>
              <w:rPr>
                <w:spacing w:val="-2"/>
                <w:w w:val="105"/>
                <w:sz w:val="24"/>
              </w:rPr>
              <w:t>Recreational</w:t>
            </w:r>
          </w:p>
        </w:tc>
        <w:tc>
          <w:tcPr>
            <w:tcW w:w="954" w:type="dxa"/>
            <w:tcBorders>
              <w:top w:val="single" w:sz="8" w:space="0" w:color="000000"/>
              <w:bottom w:val="single" w:sz="6" w:space="0" w:color="000000"/>
            </w:tcBorders>
          </w:tcPr>
          <w:p w14:paraId="6F3DEF78" w14:textId="77777777" w:rsidR="00C96556" w:rsidRDefault="00F61671">
            <w:pPr>
              <w:pStyle w:val="TableParagraph"/>
              <w:spacing w:before="40" w:line="240" w:lineRule="auto"/>
              <w:ind w:left="1" w:right="1"/>
              <w:jc w:val="center"/>
              <w:rPr>
                <w:sz w:val="24"/>
              </w:rPr>
            </w:pPr>
            <w:r>
              <w:rPr>
                <w:spacing w:val="-2"/>
                <w:sz w:val="24"/>
              </w:rPr>
              <w:t>School</w:t>
            </w:r>
          </w:p>
        </w:tc>
      </w:tr>
      <w:tr w:rsidR="00C96556" w14:paraId="39BCD2FA" w14:textId="77777777">
        <w:trPr>
          <w:trHeight w:val="352"/>
        </w:trPr>
        <w:tc>
          <w:tcPr>
            <w:tcW w:w="2109" w:type="dxa"/>
            <w:tcBorders>
              <w:top w:val="single" w:sz="6" w:space="0" w:color="000000"/>
            </w:tcBorders>
          </w:tcPr>
          <w:p w14:paraId="6FFEC2A6" w14:textId="77777777" w:rsidR="00C96556" w:rsidRDefault="00F61671">
            <w:pPr>
              <w:pStyle w:val="TableParagraph"/>
              <w:tabs>
                <w:tab w:val="left" w:pos="1244"/>
              </w:tabs>
              <w:spacing w:before="39" w:line="240" w:lineRule="auto"/>
              <w:ind w:right="209"/>
              <w:jc w:val="right"/>
              <w:rPr>
                <w:sz w:val="24"/>
              </w:rPr>
            </w:pPr>
            <w:r>
              <w:rPr>
                <w:spacing w:val="-2"/>
                <w:w w:val="105"/>
                <w:sz w:val="24"/>
              </w:rPr>
              <w:t>Estimate</w:t>
            </w:r>
            <w:r>
              <w:rPr>
                <w:sz w:val="24"/>
              </w:rPr>
              <w:tab/>
            </w:r>
            <w:r>
              <w:rPr>
                <w:spacing w:val="-2"/>
                <w:w w:val="105"/>
                <w:sz w:val="24"/>
              </w:rPr>
              <w:t>0.248</w:t>
            </w:r>
          </w:p>
        </w:tc>
        <w:tc>
          <w:tcPr>
            <w:tcW w:w="954" w:type="dxa"/>
            <w:tcBorders>
              <w:top w:val="single" w:sz="6" w:space="0" w:color="000000"/>
            </w:tcBorders>
          </w:tcPr>
          <w:p w14:paraId="1B7E465B" w14:textId="77777777" w:rsidR="00C96556" w:rsidRDefault="00F61671">
            <w:pPr>
              <w:pStyle w:val="TableParagraph"/>
              <w:spacing w:before="39" w:line="240" w:lineRule="auto"/>
              <w:ind w:left="1" w:right="1"/>
              <w:jc w:val="center"/>
              <w:rPr>
                <w:sz w:val="24"/>
              </w:rPr>
            </w:pPr>
            <w:r>
              <w:rPr>
                <w:spacing w:val="-2"/>
                <w:sz w:val="24"/>
              </w:rPr>
              <w:t>0.053</w:t>
            </w:r>
          </w:p>
        </w:tc>
        <w:tc>
          <w:tcPr>
            <w:tcW w:w="2059" w:type="dxa"/>
            <w:tcBorders>
              <w:top w:val="single" w:sz="6" w:space="0" w:color="000000"/>
            </w:tcBorders>
          </w:tcPr>
          <w:p w14:paraId="565DC1D6" w14:textId="77777777" w:rsidR="00C96556" w:rsidRDefault="00F61671">
            <w:pPr>
              <w:pStyle w:val="TableParagraph"/>
              <w:spacing w:before="39" w:line="240" w:lineRule="auto"/>
              <w:ind w:left="1" w:right="2"/>
              <w:jc w:val="center"/>
              <w:rPr>
                <w:sz w:val="24"/>
              </w:rPr>
            </w:pPr>
            <w:r>
              <w:rPr>
                <w:spacing w:val="-2"/>
                <w:sz w:val="24"/>
              </w:rPr>
              <w:t>0.388***</w:t>
            </w:r>
          </w:p>
        </w:tc>
        <w:tc>
          <w:tcPr>
            <w:tcW w:w="1518" w:type="dxa"/>
            <w:tcBorders>
              <w:top w:val="single" w:sz="6" w:space="0" w:color="000000"/>
            </w:tcBorders>
          </w:tcPr>
          <w:p w14:paraId="65E21218" w14:textId="77777777" w:rsidR="00C96556" w:rsidRDefault="00F61671">
            <w:pPr>
              <w:pStyle w:val="TableParagraph"/>
              <w:spacing w:before="39" w:line="240" w:lineRule="auto"/>
              <w:jc w:val="center"/>
              <w:rPr>
                <w:sz w:val="24"/>
              </w:rPr>
            </w:pPr>
            <w:r>
              <w:rPr>
                <w:spacing w:val="-2"/>
                <w:sz w:val="24"/>
              </w:rPr>
              <w:t>0.015</w:t>
            </w:r>
          </w:p>
        </w:tc>
        <w:tc>
          <w:tcPr>
            <w:tcW w:w="954" w:type="dxa"/>
            <w:tcBorders>
              <w:top w:val="single" w:sz="6" w:space="0" w:color="000000"/>
            </w:tcBorders>
          </w:tcPr>
          <w:p w14:paraId="2CDD1D61" w14:textId="77777777" w:rsidR="00C96556" w:rsidRDefault="00F61671">
            <w:pPr>
              <w:pStyle w:val="TableParagraph"/>
              <w:spacing w:before="39" w:line="240" w:lineRule="auto"/>
              <w:ind w:right="1"/>
              <w:jc w:val="center"/>
              <w:rPr>
                <w:sz w:val="24"/>
              </w:rPr>
            </w:pPr>
            <w:r>
              <w:rPr>
                <w:spacing w:val="-2"/>
                <w:sz w:val="24"/>
              </w:rPr>
              <w:t>-0.024</w:t>
            </w:r>
          </w:p>
        </w:tc>
      </w:tr>
      <w:tr w:rsidR="00C96556" w14:paraId="5552E274" w14:textId="77777777">
        <w:trPr>
          <w:trHeight w:val="331"/>
        </w:trPr>
        <w:tc>
          <w:tcPr>
            <w:tcW w:w="2109" w:type="dxa"/>
            <w:tcBorders>
              <w:bottom w:val="single" w:sz="8" w:space="0" w:color="000000"/>
            </w:tcBorders>
          </w:tcPr>
          <w:p w14:paraId="1BF69844" w14:textId="77777777" w:rsidR="00C96556" w:rsidRDefault="00F61671">
            <w:pPr>
              <w:pStyle w:val="TableParagraph"/>
              <w:ind w:right="117"/>
              <w:jc w:val="right"/>
              <w:rPr>
                <w:sz w:val="24"/>
              </w:rPr>
            </w:pPr>
            <w:r>
              <w:rPr>
                <w:spacing w:val="-2"/>
                <w:w w:val="105"/>
                <w:sz w:val="24"/>
              </w:rPr>
              <w:t>(0.153)</w:t>
            </w:r>
          </w:p>
        </w:tc>
        <w:tc>
          <w:tcPr>
            <w:tcW w:w="954" w:type="dxa"/>
            <w:tcBorders>
              <w:bottom w:val="single" w:sz="8" w:space="0" w:color="000000"/>
            </w:tcBorders>
          </w:tcPr>
          <w:p w14:paraId="5E3C1B34" w14:textId="77777777" w:rsidR="00C96556" w:rsidRDefault="00F61671">
            <w:pPr>
              <w:pStyle w:val="TableParagraph"/>
              <w:ind w:left="1" w:right="1"/>
              <w:jc w:val="center"/>
              <w:rPr>
                <w:sz w:val="24"/>
              </w:rPr>
            </w:pPr>
            <w:r>
              <w:rPr>
                <w:spacing w:val="-2"/>
                <w:w w:val="105"/>
                <w:sz w:val="24"/>
              </w:rPr>
              <w:t>(0.043)</w:t>
            </w:r>
          </w:p>
        </w:tc>
        <w:tc>
          <w:tcPr>
            <w:tcW w:w="2059" w:type="dxa"/>
            <w:tcBorders>
              <w:bottom w:val="single" w:sz="8" w:space="0" w:color="000000"/>
            </w:tcBorders>
          </w:tcPr>
          <w:p w14:paraId="42EC8410" w14:textId="77777777" w:rsidR="00C96556" w:rsidRDefault="00F61671">
            <w:pPr>
              <w:pStyle w:val="TableParagraph"/>
              <w:ind w:left="2" w:right="1"/>
              <w:jc w:val="center"/>
              <w:rPr>
                <w:sz w:val="24"/>
              </w:rPr>
            </w:pPr>
            <w:r>
              <w:rPr>
                <w:spacing w:val="-2"/>
                <w:w w:val="105"/>
                <w:sz w:val="24"/>
              </w:rPr>
              <w:t>(0.099)</w:t>
            </w:r>
          </w:p>
        </w:tc>
        <w:tc>
          <w:tcPr>
            <w:tcW w:w="1518" w:type="dxa"/>
            <w:tcBorders>
              <w:bottom w:val="single" w:sz="8" w:space="0" w:color="000000"/>
            </w:tcBorders>
          </w:tcPr>
          <w:p w14:paraId="0693426B" w14:textId="77777777" w:rsidR="00C96556" w:rsidRDefault="00F61671">
            <w:pPr>
              <w:pStyle w:val="TableParagraph"/>
              <w:jc w:val="center"/>
              <w:rPr>
                <w:sz w:val="24"/>
              </w:rPr>
            </w:pPr>
            <w:r>
              <w:rPr>
                <w:spacing w:val="-2"/>
                <w:w w:val="105"/>
                <w:sz w:val="24"/>
              </w:rPr>
              <w:t>(0.317)</w:t>
            </w:r>
          </w:p>
        </w:tc>
        <w:tc>
          <w:tcPr>
            <w:tcW w:w="954" w:type="dxa"/>
            <w:tcBorders>
              <w:bottom w:val="single" w:sz="8" w:space="0" w:color="000000"/>
            </w:tcBorders>
          </w:tcPr>
          <w:p w14:paraId="5A67A5DC" w14:textId="77777777" w:rsidR="00C96556" w:rsidRDefault="00F61671">
            <w:pPr>
              <w:pStyle w:val="TableParagraph"/>
              <w:ind w:left="1" w:right="1"/>
              <w:jc w:val="center"/>
              <w:rPr>
                <w:sz w:val="24"/>
              </w:rPr>
            </w:pPr>
            <w:r>
              <w:rPr>
                <w:spacing w:val="-2"/>
                <w:w w:val="105"/>
                <w:sz w:val="24"/>
              </w:rPr>
              <w:t>(0.092)</w:t>
            </w:r>
          </w:p>
        </w:tc>
      </w:tr>
    </w:tbl>
    <w:p w14:paraId="67C66DCE" w14:textId="77777777" w:rsidR="00C96556" w:rsidRDefault="00F61671">
      <w:pPr>
        <w:spacing w:line="232" w:lineRule="auto"/>
        <w:ind w:right="1075"/>
        <w:jc w:val="both"/>
        <w:rPr>
          <w:sz w:val="20"/>
        </w:rPr>
      </w:pPr>
      <w:r>
        <w:rPr>
          <w:rFonts w:ascii="Arial" w:hAnsi="Arial"/>
          <w:i/>
          <w:w w:val="105"/>
          <w:sz w:val="20"/>
        </w:rPr>
        <w:t xml:space="preserve">Notes: </w:t>
      </w:r>
      <w:r>
        <w:rPr>
          <w:w w:val="105"/>
          <w:sz w:val="20"/>
        </w:rPr>
        <w:t>This table presents coefficients from regressions correlating road tax levy referendum outcomes with outcomes for other types of levies (police, fire, current expenses, recreational, school).</w:t>
      </w:r>
      <w:r>
        <w:rPr>
          <w:spacing w:val="40"/>
          <w:w w:val="105"/>
          <w:sz w:val="20"/>
        </w:rPr>
        <w:t xml:space="preserve"> </w:t>
      </w:r>
      <w:r>
        <w:rPr>
          <w:w w:val="105"/>
          <w:sz w:val="20"/>
        </w:rPr>
        <w:t>Standard errors are reported in parentheses.</w:t>
      </w:r>
      <w:r>
        <w:rPr>
          <w:spacing w:val="40"/>
          <w:w w:val="105"/>
          <w:sz w:val="20"/>
        </w:rPr>
        <w:t xml:space="preserve"> </w:t>
      </w:r>
      <w:r>
        <w:rPr>
          <w:w w:val="105"/>
          <w:sz w:val="20"/>
        </w:rPr>
        <w:t xml:space="preserve">The coefficient </w:t>
      </w:r>
      <w:proofErr w:type="gramStart"/>
      <w:r>
        <w:rPr>
          <w:w w:val="105"/>
          <w:sz w:val="20"/>
        </w:rPr>
        <w:t>for ”Current</w:t>
      </w:r>
      <w:proofErr w:type="gramEnd"/>
      <w:r>
        <w:rPr>
          <w:w w:val="105"/>
          <w:sz w:val="20"/>
        </w:rPr>
        <w:t xml:space="preserve"> Expenses” is statistically significant at the 1% level (***).</w:t>
      </w:r>
      <w:r>
        <w:rPr>
          <w:spacing w:val="24"/>
          <w:w w:val="105"/>
          <w:sz w:val="20"/>
        </w:rPr>
        <w:t xml:space="preserve"> </w:t>
      </w:r>
      <w:r>
        <w:rPr>
          <w:w w:val="105"/>
          <w:sz w:val="20"/>
        </w:rPr>
        <w:t xml:space="preserve">All regression control for year and neighborhood fixed effects, as well as neighborhood characteristics. The school levy analysis is conducted at the county level, while all other analyses are at the county </w:t>
      </w:r>
      <w:proofErr w:type="spellStart"/>
      <w:r>
        <w:rPr>
          <w:w w:val="105"/>
          <w:sz w:val="20"/>
        </w:rPr>
        <w:t>subdi</w:t>
      </w:r>
      <w:proofErr w:type="spellEnd"/>
      <w:r>
        <w:rPr>
          <w:w w:val="105"/>
          <w:sz w:val="20"/>
        </w:rPr>
        <w:t>- visions</w:t>
      </w:r>
      <w:r>
        <w:rPr>
          <w:spacing w:val="-5"/>
          <w:w w:val="105"/>
          <w:sz w:val="20"/>
        </w:rPr>
        <w:t xml:space="preserve"> </w:t>
      </w:r>
      <w:r>
        <w:rPr>
          <w:w w:val="105"/>
          <w:sz w:val="20"/>
        </w:rPr>
        <w:t>level.</w:t>
      </w:r>
      <w:r>
        <w:rPr>
          <w:spacing w:val="10"/>
          <w:w w:val="105"/>
          <w:sz w:val="20"/>
        </w:rPr>
        <w:t xml:space="preserve"> </w:t>
      </w:r>
      <w:r>
        <w:rPr>
          <w:w w:val="105"/>
          <w:sz w:val="20"/>
        </w:rPr>
        <w:t>Statistical</w:t>
      </w:r>
      <w:r>
        <w:rPr>
          <w:spacing w:val="11"/>
          <w:w w:val="105"/>
          <w:sz w:val="20"/>
        </w:rPr>
        <w:t xml:space="preserve"> </w:t>
      </w:r>
      <w:r>
        <w:rPr>
          <w:w w:val="105"/>
          <w:sz w:val="20"/>
        </w:rPr>
        <w:t>significance</w:t>
      </w:r>
      <w:r>
        <w:rPr>
          <w:spacing w:val="11"/>
          <w:w w:val="105"/>
          <w:sz w:val="20"/>
        </w:rPr>
        <w:t xml:space="preserve"> </w:t>
      </w:r>
      <w:r>
        <w:rPr>
          <w:w w:val="105"/>
          <w:sz w:val="20"/>
        </w:rPr>
        <w:t>levels</w:t>
      </w:r>
      <w:r>
        <w:rPr>
          <w:spacing w:val="11"/>
          <w:w w:val="105"/>
          <w:sz w:val="20"/>
        </w:rPr>
        <w:t xml:space="preserve"> </w:t>
      </w:r>
      <w:r>
        <w:rPr>
          <w:w w:val="105"/>
          <w:sz w:val="20"/>
        </w:rPr>
        <w:t>are</w:t>
      </w:r>
      <w:r>
        <w:rPr>
          <w:spacing w:val="11"/>
          <w:w w:val="105"/>
          <w:sz w:val="20"/>
        </w:rPr>
        <w:t xml:space="preserve"> </w:t>
      </w:r>
      <w:r>
        <w:rPr>
          <w:w w:val="105"/>
          <w:sz w:val="20"/>
        </w:rPr>
        <w:t>indicated</w:t>
      </w:r>
      <w:r>
        <w:rPr>
          <w:spacing w:val="11"/>
          <w:w w:val="105"/>
          <w:sz w:val="20"/>
        </w:rPr>
        <w:t xml:space="preserve"> </w:t>
      </w:r>
      <w:r>
        <w:rPr>
          <w:w w:val="105"/>
          <w:sz w:val="20"/>
        </w:rPr>
        <w:t>as</w:t>
      </w:r>
      <w:r>
        <w:rPr>
          <w:spacing w:val="11"/>
          <w:w w:val="105"/>
          <w:sz w:val="20"/>
        </w:rPr>
        <w:t xml:space="preserve"> </w:t>
      </w:r>
      <w:r>
        <w:rPr>
          <w:w w:val="105"/>
          <w:sz w:val="20"/>
        </w:rPr>
        <w:t>follows:</w:t>
      </w:r>
      <w:r>
        <w:rPr>
          <w:spacing w:val="30"/>
          <w:w w:val="105"/>
          <w:sz w:val="20"/>
        </w:rPr>
        <w:t xml:space="preserve"> </w:t>
      </w:r>
      <w:r>
        <w:rPr>
          <w:w w:val="105"/>
          <w:sz w:val="20"/>
        </w:rPr>
        <w:t>***</w:t>
      </w:r>
      <w:r>
        <w:rPr>
          <w:spacing w:val="11"/>
          <w:w w:val="105"/>
          <w:sz w:val="20"/>
        </w:rPr>
        <w:t xml:space="preserve"> </w:t>
      </w:r>
      <w:r>
        <w:rPr>
          <w:rFonts w:ascii="Verdana" w:hAnsi="Verdana"/>
          <w:i/>
          <w:w w:val="105"/>
          <w:sz w:val="20"/>
        </w:rPr>
        <w:t>p</w:t>
      </w:r>
      <w:r>
        <w:rPr>
          <w:rFonts w:ascii="Verdana" w:hAnsi="Verdana"/>
          <w:i/>
          <w:spacing w:val="-19"/>
          <w:w w:val="105"/>
          <w:sz w:val="20"/>
        </w:rPr>
        <w:t xml:space="preserve"> </w:t>
      </w:r>
      <w:r>
        <w:rPr>
          <w:rFonts w:ascii="Verdana" w:hAnsi="Verdana"/>
          <w:i/>
          <w:w w:val="105"/>
          <w:sz w:val="20"/>
        </w:rPr>
        <w:t>&lt;</w:t>
      </w:r>
      <w:r>
        <w:rPr>
          <w:rFonts w:ascii="Verdana" w:hAnsi="Verdana"/>
          <w:i/>
          <w:spacing w:val="-19"/>
          <w:w w:val="105"/>
          <w:sz w:val="20"/>
        </w:rPr>
        <w:t xml:space="preserve"> </w:t>
      </w:r>
      <w:r>
        <w:rPr>
          <w:w w:val="105"/>
          <w:sz w:val="20"/>
        </w:rPr>
        <w:t>0</w:t>
      </w:r>
      <w:r>
        <w:rPr>
          <w:rFonts w:ascii="Verdana" w:hAnsi="Verdana"/>
          <w:i/>
          <w:w w:val="105"/>
          <w:sz w:val="20"/>
        </w:rPr>
        <w:t>.</w:t>
      </w:r>
      <w:r>
        <w:rPr>
          <w:w w:val="105"/>
          <w:sz w:val="20"/>
        </w:rPr>
        <w:t>01,</w:t>
      </w:r>
      <w:r>
        <w:rPr>
          <w:spacing w:val="12"/>
          <w:w w:val="105"/>
          <w:sz w:val="20"/>
        </w:rPr>
        <w:t xml:space="preserve"> </w:t>
      </w:r>
      <w:r>
        <w:rPr>
          <w:w w:val="105"/>
          <w:sz w:val="20"/>
        </w:rPr>
        <w:t>**</w:t>
      </w:r>
      <w:r>
        <w:rPr>
          <w:spacing w:val="10"/>
          <w:w w:val="105"/>
          <w:sz w:val="20"/>
        </w:rPr>
        <w:t xml:space="preserve"> </w:t>
      </w:r>
      <w:r>
        <w:rPr>
          <w:rFonts w:ascii="Verdana" w:hAnsi="Verdana"/>
          <w:i/>
          <w:w w:val="105"/>
          <w:sz w:val="20"/>
        </w:rPr>
        <w:t>p</w:t>
      </w:r>
      <w:r>
        <w:rPr>
          <w:rFonts w:ascii="Verdana" w:hAnsi="Verdana"/>
          <w:i/>
          <w:spacing w:val="-19"/>
          <w:w w:val="105"/>
          <w:sz w:val="20"/>
        </w:rPr>
        <w:t xml:space="preserve"> </w:t>
      </w:r>
      <w:r>
        <w:rPr>
          <w:rFonts w:ascii="Verdana" w:hAnsi="Verdana"/>
          <w:i/>
          <w:w w:val="105"/>
          <w:sz w:val="20"/>
        </w:rPr>
        <w:t>&lt;</w:t>
      </w:r>
      <w:r>
        <w:rPr>
          <w:rFonts w:ascii="Verdana" w:hAnsi="Verdana"/>
          <w:i/>
          <w:spacing w:val="-19"/>
          <w:w w:val="105"/>
          <w:sz w:val="20"/>
        </w:rPr>
        <w:t xml:space="preserve"> </w:t>
      </w:r>
      <w:r>
        <w:rPr>
          <w:w w:val="105"/>
          <w:sz w:val="20"/>
        </w:rPr>
        <w:t>0</w:t>
      </w:r>
      <w:r>
        <w:rPr>
          <w:rFonts w:ascii="Verdana" w:hAnsi="Verdana"/>
          <w:i/>
          <w:w w:val="105"/>
          <w:sz w:val="20"/>
        </w:rPr>
        <w:t>.</w:t>
      </w:r>
      <w:r>
        <w:rPr>
          <w:w w:val="105"/>
          <w:sz w:val="20"/>
        </w:rPr>
        <w:t>05,</w:t>
      </w:r>
      <w:r>
        <w:rPr>
          <w:spacing w:val="12"/>
          <w:w w:val="105"/>
          <w:sz w:val="20"/>
        </w:rPr>
        <w:t xml:space="preserve"> </w:t>
      </w:r>
      <w:r>
        <w:rPr>
          <w:w w:val="105"/>
          <w:sz w:val="20"/>
        </w:rPr>
        <w:t>*</w:t>
      </w:r>
      <w:r>
        <w:rPr>
          <w:spacing w:val="10"/>
          <w:w w:val="105"/>
          <w:sz w:val="20"/>
        </w:rPr>
        <w:t xml:space="preserve"> </w:t>
      </w:r>
      <w:r>
        <w:rPr>
          <w:rFonts w:ascii="Verdana" w:hAnsi="Verdana"/>
          <w:i/>
          <w:w w:val="105"/>
          <w:sz w:val="20"/>
        </w:rPr>
        <w:t>p</w:t>
      </w:r>
      <w:r>
        <w:rPr>
          <w:rFonts w:ascii="Verdana" w:hAnsi="Verdana"/>
          <w:i/>
          <w:spacing w:val="-19"/>
          <w:w w:val="105"/>
          <w:sz w:val="20"/>
        </w:rPr>
        <w:t xml:space="preserve"> </w:t>
      </w:r>
      <w:r>
        <w:rPr>
          <w:rFonts w:ascii="Verdana" w:hAnsi="Verdana"/>
          <w:i/>
          <w:w w:val="105"/>
          <w:sz w:val="20"/>
        </w:rPr>
        <w:t>&lt;</w:t>
      </w:r>
      <w:r>
        <w:rPr>
          <w:rFonts w:ascii="Verdana" w:hAnsi="Verdana"/>
          <w:i/>
          <w:spacing w:val="-19"/>
          <w:w w:val="105"/>
          <w:sz w:val="20"/>
        </w:rPr>
        <w:t xml:space="preserve"> </w:t>
      </w:r>
      <w:r>
        <w:rPr>
          <w:w w:val="105"/>
          <w:sz w:val="20"/>
        </w:rPr>
        <w:t>0</w:t>
      </w:r>
      <w:r>
        <w:rPr>
          <w:rFonts w:ascii="Verdana" w:hAnsi="Verdana"/>
          <w:i/>
          <w:w w:val="105"/>
          <w:sz w:val="20"/>
        </w:rPr>
        <w:t>.</w:t>
      </w:r>
      <w:r>
        <w:rPr>
          <w:w w:val="105"/>
          <w:sz w:val="20"/>
        </w:rPr>
        <w:t>1.</w:t>
      </w:r>
    </w:p>
    <w:p w14:paraId="426F66BB" w14:textId="77777777" w:rsidR="00C96556" w:rsidRDefault="00C96556">
      <w:pPr>
        <w:pStyle w:val="BodyText"/>
        <w:rPr>
          <w:sz w:val="20"/>
        </w:rPr>
      </w:pPr>
    </w:p>
    <w:p w14:paraId="46C4E72E" w14:textId="77777777" w:rsidR="00C96556" w:rsidRDefault="00C96556">
      <w:pPr>
        <w:pStyle w:val="BodyText"/>
        <w:rPr>
          <w:sz w:val="20"/>
        </w:rPr>
      </w:pPr>
    </w:p>
    <w:p w14:paraId="0AE5A1FC" w14:textId="77777777" w:rsidR="00C96556" w:rsidRDefault="00C96556">
      <w:pPr>
        <w:pStyle w:val="BodyText"/>
        <w:rPr>
          <w:sz w:val="20"/>
        </w:rPr>
      </w:pPr>
    </w:p>
    <w:p w14:paraId="268404F5" w14:textId="77777777" w:rsidR="00C96556" w:rsidRDefault="00C96556">
      <w:pPr>
        <w:pStyle w:val="BodyText"/>
        <w:rPr>
          <w:sz w:val="20"/>
        </w:rPr>
      </w:pPr>
    </w:p>
    <w:p w14:paraId="31BEFEA0" w14:textId="77777777" w:rsidR="00C96556" w:rsidRDefault="00C96556">
      <w:pPr>
        <w:pStyle w:val="BodyText"/>
        <w:rPr>
          <w:sz w:val="20"/>
        </w:rPr>
      </w:pPr>
    </w:p>
    <w:p w14:paraId="073B0EE1" w14:textId="77777777" w:rsidR="00C96556" w:rsidRDefault="00C96556">
      <w:pPr>
        <w:pStyle w:val="BodyText"/>
        <w:rPr>
          <w:sz w:val="20"/>
        </w:rPr>
      </w:pPr>
    </w:p>
    <w:p w14:paraId="7FB67D8A" w14:textId="77777777" w:rsidR="00C96556" w:rsidRDefault="00C96556">
      <w:pPr>
        <w:pStyle w:val="BodyText"/>
        <w:rPr>
          <w:sz w:val="20"/>
        </w:rPr>
      </w:pPr>
    </w:p>
    <w:p w14:paraId="16FB12FE" w14:textId="77777777" w:rsidR="00C96556" w:rsidRDefault="00C96556">
      <w:pPr>
        <w:pStyle w:val="BodyText"/>
        <w:rPr>
          <w:sz w:val="20"/>
        </w:rPr>
      </w:pPr>
    </w:p>
    <w:p w14:paraId="3914577E" w14:textId="77777777" w:rsidR="00C96556" w:rsidRDefault="00C96556">
      <w:pPr>
        <w:pStyle w:val="BodyText"/>
        <w:rPr>
          <w:sz w:val="20"/>
        </w:rPr>
      </w:pPr>
    </w:p>
    <w:p w14:paraId="5C6D3F9C" w14:textId="77777777" w:rsidR="00C96556" w:rsidRDefault="00C96556">
      <w:pPr>
        <w:pStyle w:val="BodyText"/>
        <w:rPr>
          <w:sz w:val="20"/>
        </w:rPr>
      </w:pPr>
    </w:p>
    <w:p w14:paraId="662E1E68" w14:textId="77777777" w:rsidR="00C96556" w:rsidRDefault="00C96556">
      <w:pPr>
        <w:pStyle w:val="BodyText"/>
        <w:rPr>
          <w:sz w:val="20"/>
        </w:rPr>
      </w:pPr>
    </w:p>
    <w:p w14:paraId="12517AB6" w14:textId="77777777" w:rsidR="00C96556" w:rsidRDefault="00C96556">
      <w:pPr>
        <w:pStyle w:val="BodyText"/>
        <w:rPr>
          <w:sz w:val="20"/>
        </w:rPr>
      </w:pPr>
    </w:p>
    <w:p w14:paraId="5ADD666A" w14:textId="77777777" w:rsidR="00C96556" w:rsidRDefault="00C96556">
      <w:pPr>
        <w:pStyle w:val="BodyText"/>
        <w:rPr>
          <w:sz w:val="20"/>
        </w:rPr>
      </w:pPr>
    </w:p>
    <w:p w14:paraId="7AAEE997" w14:textId="77777777" w:rsidR="00C96556" w:rsidRDefault="00C96556">
      <w:pPr>
        <w:pStyle w:val="BodyText"/>
        <w:rPr>
          <w:sz w:val="20"/>
        </w:rPr>
      </w:pPr>
    </w:p>
    <w:p w14:paraId="23443414" w14:textId="77777777" w:rsidR="00C96556" w:rsidRDefault="00C96556">
      <w:pPr>
        <w:pStyle w:val="BodyText"/>
        <w:rPr>
          <w:sz w:val="20"/>
        </w:rPr>
      </w:pPr>
    </w:p>
    <w:p w14:paraId="0A8E9E3D" w14:textId="77777777" w:rsidR="00C96556" w:rsidRDefault="00C96556">
      <w:pPr>
        <w:pStyle w:val="BodyText"/>
        <w:rPr>
          <w:sz w:val="20"/>
        </w:rPr>
      </w:pPr>
    </w:p>
    <w:p w14:paraId="1C593BC4" w14:textId="77777777" w:rsidR="00C96556" w:rsidRDefault="00C96556">
      <w:pPr>
        <w:pStyle w:val="BodyText"/>
        <w:rPr>
          <w:sz w:val="20"/>
        </w:rPr>
      </w:pPr>
    </w:p>
    <w:p w14:paraId="26568B1F" w14:textId="77777777" w:rsidR="00C96556" w:rsidRDefault="00C96556">
      <w:pPr>
        <w:pStyle w:val="BodyText"/>
        <w:rPr>
          <w:sz w:val="20"/>
        </w:rPr>
      </w:pPr>
    </w:p>
    <w:p w14:paraId="6123F196" w14:textId="77777777" w:rsidR="00C96556" w:rsidRDefault="00C96556">
      <w:pPr>
        <w:pStyle w:val="BodyText"/>
        <w:rPr>
          <w:sz w:val="20"/>
        </w:rPr>
      </w:pPr>
    </w:p>
    <w:p w14:paraId="3AF7F2B7" w14:textId="77777777" w:rsidR="00C96556" w:rsidRDefault="00C96556">
      <w:pPr>
        <w:pStyle w:val="BodyText"/>
        <w:rPr>
          <w:sz w:val="20"/>
        </w:rPr>
      </w:pPr>
    </w:p>
    <w:p w14:paraId="55272D8C" w14:textId="77777777" w:rsidR="00C96556" w:rsidRDefault="00C96556">
      <w:pPr>
        <w:pStyle w:val="BodyText"/>
        <w:rPr>
          <w:sz w:val="20"/>
        </w:rPr>
      </w:pPr>
    </w:p>
    <w:p w14:paraId="5B0B303F" w14:textId="77777777" w:rsidR="00C96556" w:rsidRDefault="00C96556">
      <w:pPr>
        <w:pStyle w:val="BodyText"/>
        <w:rPr>
          <w:sz w:val="20"/>
        </w:rPr>
      </w:pPr>
    </w:p>
    <w:p w14:paraId="5746B94D" w14:textId="77777777" w:rsidR="00C96556" w:rsidRDefault="00C96556">
      <w:pPr>
        <w:pStyle w:val="BodyText"/>
        <w:rPr>
          <w:sz w:val="20"/>
        </w:rPr>
      </w:pPr>
    </w:p>
    <w:p w14:paraId="4F3FA5B3" w14:textId="77777777" w:rsidR="00C96556" w:rsidRDefault="00C96556">
      <w:pPr>
        <w:pStyle w:val="BodyText"/>
        <w:rPr>
          <w:sz w:val="20"/>
        </w:rPr>
      </w:pPr>
    </w:p>
    <w:p w14:paraId="57C49EFD" w14:textId="77777777" w:rsidR="00C96556" w:rsidRDefault="00C96556">
      <w:pPr>
        <w:pStyle w:val="BodyText"/>
        <w:rPr>
          <w:sz w:val="20"/>
        </w:rPr>
      </w:pPr>
    </w:p>
    <w:p w14:paraId="2D143D62" w14:textId="77777777" w:rsidR="00C96556" w:rsidRDefault="00C96556">
      <w:pPr>
        <w:pStyle w:val="BodyText"/>
        <w:rPr>
          <w:sz w:val="20"/>
        </w:rPr>
      </w:pPr>
    </w:p>
    <w:p w14:paraId="7C839A89" w14:textId="77777777" w:rsidR="00C96556" w:rsidRDefault="00C96556">
      <w:pPr>
        <w:pStyle w:val="BodyText"/>
        <w:rPr>
          <w:sz w:val="20"/>
        </w:rPr>
      </w:pPr>
    </w:p>
    <w:p w14:paraId="5FCC73FA" w14:textId="77777777" w:rsidR="00C96556" w:rsidRDefault="00C96556">
      <w:pPr>
        <w:pStyle w:val="BodyText"/>
        <w:rPr>
          <w:sz w:val="20"/>
        </w:rPr>
      </w:pPr>
    </w:p>
    <w:p w14:paraId="418A218D" w14:textId="77777777" w:rsidR="00C96556" w:rsidRDefault="00C96556">
      <w:pPr>
        <w:pStyle w:val="BodyText"/>
        <w:rPr>
          <w:sz w:val="20"/>
        </w:rPr>
      </w:pPr>
    </w:p>
    <w:p w14:paraId="6B35EEFE" w14:textId="77777777" w:rsidR="00C96556" w:rsidRDefault="00C96556">
      <w:pPr>
        <w:pStyle w:val="BodyText"/>
        <w:rPr>
          <w:sz w:val="20"/>
        </w:rPr>
      </w:pPr>
    </w:p>
    <w:p w14:paraId="0F1E7F23" w14:textId="77777777" w:rsidR="00C96556" w:rsidRDefault="00C96556">
      <w:pPr>
        <w:pStyle w:val="BodyText"/>
        <w:rPr>
          <w:sz w:val="20"/>
        </w:rPr>
      </w:pPr>
    </w:p>
    <w:p w14:paraId="200014BE" w14:textId="77777777" w:rsidR="00C96556" w:rsidRDefault="00C96556">
      <w:pPr>
        <w:pStyle w:val="BodyText"/>
        <w:rPr>
          <w:sz w:val="20"/>
        </w:rPr>
      </w:pPr>
    </w:p>
    <w:p w14:paraId="3E288B40" w14:textId="77777777" w:rsidR="00C96556" w:rsidRDefault="00C96556">
      <w:pPr>
        <w:pStyle w:val="BodyText"/>
        <w:rPr>
          <w:sz w:val="20"/>
        </w:rPr>
      </w:pPr>
    </w:p>
    <w:p w14:paraId="3472E201" w14:textId="77777777" w:rsidR="00C96556" w:rsidRDefault="00C96556">
      <w:pPr>
        <w:pStyle w:val="BodyText"/>
        <w:rPr>
          <w:sz w:val="20"/>
        </w:rPr>
      </w:pPr>
    </w:p>
    <w:p w14:paraId="36550C57" w14:textId="77777777" w:rsidR="00C96556" w:rsidRDefault="00C96556">
      <w:pPr>
        <w:pStyle w:val="BodyText"/>
        <w:rPr>
          <w:sz w:val="20"/>
        </w:rPr>
      </w:pPr>
    </w:p>
    <w:p w14:paraId="77C7467C" w14:textId="77777777" w:rsidR="00C96556" w:rsidRDefault="00C96556">
      <w:pPr>
        <w:pStyle w:val="BodyText"/>
        <w:spacing w:before="155"/>
        <w:rPr>
          <w:sz w:val="20"/>
        </w:rPr>
      </w:pPr>
    </w:p>
    <w:p w14:paraId="32E7FDEE" w14:textId="77777777" w:rsidR="00C96556" w:rsidRDefault="00F61671">
      <w:pPr>
        <w:pStyle w:val="BodyText"/>
        <w:ind w:right="1077"/>
        <w:jc w:val="center"/>
      </w:pPr>
      <w:r>
        <w:rPr>
          <w:spacing w:val="-5"/>
        </w:rPr>
        <w:t>44</w:t>
      </w:r>
    </w:p>
    <w:sectPr w:rsidR="00C96556">
      <w:footerReference w:type="default" r:id="rId39"/>
      <w:pgSz w:w="12240" w:h="15840"/>
      <w:pgMar w:top="1340" w:right="360" w:bottom="280" w:left="144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Brasington, David (brasindd)" w:date="2025-03-02T13:00:00Z" w:initials="BD(">
    <w:p w14:paraId="209E04F0" w14:textId="685F7006" w:rsidR="0055118A" w:rsidRDefault="0055118A">
      <w:pPr>
        <w:pStyle w:val="CommentText"/>
      </w:pPr>
      <w:r>
        <w:rPr>
          <w:rStyle w:val="CommentReference"/>
        </w:rPr>
        <w:annotationRef/>
      </w:r>
      <w:r>
        <w:t>Do we really use dynamic analysis?  We don’t' account for the influence of other levies, do we?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9E04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6ED4EA" w16cex:dateUtc="2025-03-02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9E04F0" w16cid:durableId="2B6ED4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573A7" w14:textId="77777777" w:rsidR="00C876C1" w:rsidRDefault="00C876C1">
      <w:r>
        <w:separator/>
      </w:r>
    </w:p>
  </w:endnote>
  <w:endnote w:type="continuationSeparator" w:id="0">
    <w:p w14:paraId="055B0680" w14:textId="77777777" w:rsidR="00C876C1" w:rsidRDefault="00C87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itka Small">
    <w:altName w:val="Sitka Small"/>
    <w:panose1 w:val="02000505000000020004"/>
    <w:charset w:val="00"/>
    <w:family w:val="auto"/>
    <w:pitch w:val="variable"/>
    <w:sig w:usb0="A00002EF" w:usb1="4000204B" w:usb2="00000000" w:usb3="00000000" w:csb0="0000019F" w:csb1="00000000"/>
  </w:font>
  <w:font w:name="Sitka Heading">
    <w:altName w:val="Sitka Heading"/>
    <w:panose1 w:val="02000505000000020004"/>
    <w:charset w:val="00"/>
    <w:family w:val="auto"/>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B8F7" w14:textId="77777777" w:rsidR="00C96556" w:rsidRDefault="00F61671">
    <w:pPr>
      <w:pStyle w:val="BodyText"/>
      <w:spacing w:line="14" w:lineRule="auto"/>
      <w:rPr>
        <w:sz w:val="17"/>
      </w:rPr>
    </w:pPr>
    <w:r>
      <w:rPr>
        <w:noProof/>
        <w:sz w:val="17"/>
      </w:rPr>
      <mc:AlternateContent>
        <mc:Choice Requires="wps">
          <w:drawing>
            <wp:anchor distT="0" distB="0" distL="0" distR="0" simplePos="0" relativeHeight="485297152" behindDoc="1" locked="0" layoutInCell="1" allowOverlap="1" wp14:anchorId="3C8365FA" wp14:editId="17EBEF3B">
              <wp:simplePos x="0" y="0"/>
              <wp:positionH relativeFrom="page">
                <wp:posOffset>3799166</wp:posOffset>
              </wp:positionH>
              <wp:positionV relativeFrom="page">
                <wp:posOffset>9397003</wp:posOffset>
              </wp:positionV>
              <wp:extent cx="17462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48303CD2" w14:textId="77777777" w:rsidR="00C96556" w:rsidRDefault="00F61671">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wps:txbx>
                    <wps:bodyPr wrap="square" lIns="0" tIns="0" rIns="0" bIns="0" rtlCol="0">
                      <a:noAutofit/>
                    </wps:bodyPr>
                  </wps:wsp>
                </a:graphicData>
              </a:graphic>
            </wp:anchor>
          </w:drawing>
        </mc:Choice>
        <mc:Fallback>
          <w:pict>
            <v:shapetype w14:anchorId="3C8365FA" id="_x0000_t202" coordsize="21600,21600" o:spt="202" path="m,l,21600r21600,l21600,xe">
              <v:stroke joinstyle="miter"/>
              <v:path gradientshapeok="t" o:connecttype="rect"/>
            </v:shapetype>
            <v:shape id="Textbox 2" o:spid="_x0000_s1030" type="#_x0000_t202" style="position:absolute;margin-left:299.15pt;margin-top:739.9pt;width:13.75pt;height:14pt;z-index:-180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" filled="f" stroked="f">
              <v:textbox inset="0,0,0,0">
                <w:txbxContent>
                  <w:p w14:paraId="48303CD2" w14:textId="77777777" w:rsidR="00C96556" w:rsidRDefault="00F61671">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A71A4" w14:textId="77777777" w:rsidR="00C96556" w:rsidRDefault="00C9655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FDAB3" w14:textId="77777777" w:rsidR="00C96556" w:rsidRDefault="00C9655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4731E" w14:textId="77777777" w:rsidR="00C876C1" w:rsidRDefault="00C876C1">
      <w:r>
        <w:separator/>
      </w:r>
    </w:p>
  </w:footnote>
  <w:footnote w:type="continuationSeparator" w:id="0">
    <w:p w14:paraId="26A64514" w14:textId="77777777" w:rsidR="00C876C1" w:rsidRDefault="00C876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A4B22"/>
    <w:multiLevelType w:val="multilevel"/>
    <w:tmpl w:val="27DEB602"/>
    <w:lvl w:ilvl="0">
      <w:start w:val="1"/>
      <w:numFmt w:val="decimal"/>
      <w:lvlText w:val="%1"/>
      <w:lvlJc w:val="left"/>
      <w:pPr>
        <w:ind w:left="581" w:hanging="582"/>
        <w:jc w:val="left"/>
      </w:pPr>
      <w:rPr>
        <w:rFonts w:ascii="Calibri" w:eastAsia="Calibri" w:hAnsi="Calibri" w:cs="Calibri" w:hint="default"/>
        <w:b/>
        <w:bCs/>
        <w:i w:val="0"/>
        <w:iCs w:val="0"/>
        <w:spacing w:val="0"/>
        <w:w w:val="112"/>
        <w:sz w:val="34"/>
        <w:szCs w:val="34"/>
        <w:lang w:val="en-US" w:eastAsia="en-US" w:bidi="ar-SA"/>
      </w:rPr>
    </w:lvl>
    <w:lvl w:ilvl="1">
      <w:start w:val="1"/>
      <w:numFmt w:val="decimal"/>
      <w:lvlText w:val="%1.%2"/>
      <w:lvlJc w:val="left"/>
      <w:pPr>
        <w:ind w:left="735" w:hanging="736"/>
        <w:jc w:val="left"/>
      </w:pPr>
      <w:rPr>
        <w:rFonts w:ascii="Calibri" w:eastAsia="Calibri" w:hAnsi="Calibri" w:cs="Calibri" w:hint="default"/>
        <w:b/>
        <w:bCs/>
        <w:i w:val="0"/>
        <w:iCs w:val="0"/>
        <w:spacing w:val="0"/>
        <w:w w:val="114"/>
        <w:sz w:val="28"/>
        <w:szCs w:val="28"/>
        <w:lang w:val="en-US" w:eastAsia="en-US" w:bidi="ar-SA"/>
      </w:rPr>
    </w:lvl>
    <w:lvl w:ilvl="2">
      <w:start w:val="1"/>
      <w:numFmt w:val="upperLetter"/>
      <w:lvlText w:val="(%3)"/>
      <w:lvlJc w:val="left"/>
      <w:pPr>
        <w:ind w:left="3759" w:hanging="436"/>
        <w:jc w:val="left"/>
      </w:pPr>
      <w:rPr>
        <w:rFonts w:ascii="Calibri" w:eastAsia="Calibri" w:hAnsi="Calibri" w:cs="Calibri" w:hint="default"/>
        <w:b w:val="0"/>
        <w:bCs w:val="0"/>
        <w:i w:val="0"/>
        <w:iCs w:val="0"/>
        <w:spacing w:val="0"/>
        <w:w w:val="125"/>
        <w:sz w:val="24"/>
        <w:szCs w:val="24"/>
        <w:lang w:val="en-US" w:eastAsia="en-US" w:bidi="ar-SA"/>
      </w:rPr>
    </w:lvl>
    <w:lvl w:ilvl="3">
      <w:numFmt w:val="bullet"/>
      <w:lvlText w:val="•"/>
      <w:lvlJc w:val="left"/>
      <w:pPr>
        <w:ind w:left="4595" w:hanging="436"/>
      </w:pPr>
      <w:rPr>
        <w:rFonts w:hint="default"/>
        <w:lang w:val="en-US" w:eastAsia="en-US" w:bidi="ar-SA"/>
      </w:rPr>
    </w:lvl>
    <w:lvl w:ilvl="4">
      <w:numFmt w:val="bullet"/>
      <w:lvlText w:val="•"/>
      <w:lvlJc w:val="left"/>
      <w:pPr>
        <w:ind w:left="5430" w:hanging="436"/>
      </w:pPr>
      <w:rPr>
        <w:rFonts w:hint="default"/>
        <w:lang w:val="en-US" w:eastAsia="en-US" w:bidi="ar-SA"/>
      </w:rPr>
    </w:lvl>
    <w:lvl w:ilvl="5">
      <w:numFmt w:val="bullet"/>
      <w:lvlText w:val="•"/>
      <w:lvlJc w:val="left"/>
      <w:pPr>
        <w:ind w:left="6265" w:hanging="436"/>
      </w:pPr>
      <w:rPr>
        <w:rFonts w:hint="default"/>
        <w:lang w:val="en-US" w:eastAsia="en-US" w:bidi="ar-SA"/>
      </w:rPr>
    </w:lvl>
    <w:lvl w:ilvl="6">
      <w:numFmt w:val="bullet"/>
      <w:lvlText w:val="•"/>
      <w:lvlJc w:val="left"/>
      <w:pPr>
        <w:ind w:left="7100" w:hanging="436"/>
      </w:pPr>
      <w:rPr>
        <w:rFonts w:hint="default"/>
        <w:lang w:val="en-US" w:eastAsia="en-US" w:bidi="ar-SA"/>
      </w:rPr>
    </w:lvl>
    <w:lvl w:ilvl="7">
      <w:numFmt w:val="bullet"/>
      <w:lvlText w:val="•"/>
      <w:lvlJc w:val="left"/>
      <w:pPr>
        <w:ind w:left="7935" w:hanging="436"/>
      </w:pPr>
      <w:rPr>
        <w:rFonts w:hint="default"/>
        <w:lang w:val="en-US" w:eastAsia="en-US" w:bidi="ar-SA"/>
      </w:rPr>
    </w:lvl>
    <w:lvl w:ilvl="8">
      <w:numFmt w:val="bullet"/>
      <w:lvlText w:val="•"/>
      <w:lvlJc w:val="left"/>
      <w:pPr>
        <w:ind w:left="8770" w:hanging="436"/>
      </w:pPr>
      <w:rPr>
        <w:rFonts w:hint="default"/>
        <w:lang w:val="en-US" w:eastAsia="en-US" w:bidi="ar-SA"/>
      </w:rPr>
    </w:lvl>
  </w:abstractNum>
  <w:abstractNum w:abstractNumId="1" w15:restartNumberingAfterBreak="0">
    <w:nsid w:val="3D483C56"/>
    <w:multiLevelType w:val="hybridMultilevel"/>
    <w:tmpl w:val="057A7932"/>
    <w:lvl w:ilvl="0" w:tplc="15E0A3C0">
      <w:start w:val="1"/>
      <w:numFmt w:val="decimal"/>
      <w:lvlText w:val="%1."/>
      <w:lvlJc w:val="left"/>
      <w:pPr>
        <w:ind w:left="585" w:hanging="300"/>
        <w:jc w:val="left"/>
      </w:pPr>
      <w:rPr>
        <w:rFonts w:ascii="Calibri" w:eastAsia="Calibri" w:hAnsi="Calibri" w:cs="Calibri" w:hint="default"/>
        <w:b w:val="0"/>
        <w:bCs w:val="0"/>
        <w:i w:val="0"/>
        <w:iCs w:val="0"/>
        <w:spacing w:val="0"/>
        <w:w w:val="99"/>
        <w:sz w:val="24"/>
        <w:szCs w:val="24"/>
        <w:lang w:val="en-US" w:eastAsia="en-US" w:bidi="ar-SA"/>
      </w:rPr>
    </w:lvl>
    <w:lvl w:ilvl="1" w:tplc="691E3180">
      <w:numFmt w:val="bullet"/>
      <w:lvlText w:val="•"/>
      <w:lvlJc w:val="left"/>
      <w:pPr>
        <w:ind w:left="1566" w:hanging="300"/>
      </w:pPr>
      <w:rPr>
        <w:rFonts w:hint="default"/>
        <w:lang w:val="en-US" w:eastAsia="en-US" w:bidi="ar-SA"/>
      </w:rPr>
    </w:lvl>
    <w:lvl w:ilvl="2" w:tplc="75301442">
      <w:numFmt w:val="bullet"/>
      <w:lvlText w:val="•"/>
      <w:lvlJc w:val="left"/>
      <w:pPr>
        <w:ind w:left="2552" w:hanging="300"/>
      </w:pPr>
      <w:rPr>
        <w:rFonts w:hint="default"/>
        <w:lang w:val="en-US" w:eastAsia="en-US" w:bidi="ar-SA"/>
      </w:rPr>
    </w:lvl>
    <w:lvl w:ilvl="3" w:tplc="9AFAE7A6">
      <w:numFmt w:val="bullet"/>
      <w:lvlText w:val="•"/>
      <w:lvlJc w:val="left"/>
      <w:pPr>
        <w:ind w:left="3538" w:hanging="300"/>
      </w:pPr>
      <w:rPr>
        <w:rFonts w:hint="default"/>
        <w:lang w:val="en-US" w:eastAsia="en-US" w:bidi="ar-SA"/>
      </w:rPr>
    </w:lvl>
    <w:lvl w:ilvl="4" w:tplc="6874B6E0">
      <w:numFmt w:val="bullet"/>
      <w:lvlText w:val="•"/>
      <w:lvlJc w:val="left"/>
      <w:pPr>
        <w:ind w:left="4524" w:hanging="300"/>
      </w:pPr>
      <w:rPr>
        <w:rFonts w:hint="default"/>
        <w:lang w:val="en-US" w:eastAsia="en-US" w:bidi="ar-SA"/>
      </w:rPr>
    </w:lvl>
    <w:lvl w:ilvl="5" w:tplc="34F4F870">
      <w:numFmt w:val="bullet"/>
      <w:lvlText w:val="•"/>
      <w:lvlJc w:val="left"/>
      <w:pPr>
        <w:ind w:left="5510" w:hanging="300"/>
      </w:pPr>
      <w:rPr>
        <w:rFonts w:hint="default"/>
        <w:lang w:val="en-US" w:eastAsia="en-US" w:bidi="ar-SA"/>
      </w:rPr>
    </w:lvl>
    <w:lvl w:ilvl="6" w:tplc="98685DEA">
      <w:numFmt w:val="bullet"/>
      <w:lvlText w:val="•"/>
      <w:lvlJc w:val="left"/>
      <w:pPr>
        <w:ind w:left="6496" w:hanging="300"/>
      </w:pPr>
      <w:rPr>
        <w:rFonts w:hint="default"/>
        <w:lang w:val="en-US" w:eastAsia="en-US" w:bidi="ar-SA"/>
      </w:rPr>
    </w:lvl>
    <w:lvl w:ilvl="7" w:tplc="47B69352">
      <w:numFmt w:val="bullet"/>
      <w:lvlText w:val="•"/>
      <w:lvlJc w:val="left"/>
      <w:pPr>
        <w:ind w:left="7482" w:hanging="300"/>
      </w:pPr>
      <w:rPr>
        <w:rFonts w:hint="default"/>
        <w:lang w:val="en-US" w:eastAsia="en-US" w:bidi="ar-SA"/>
      </w:rPr>
    </w:lvl>
    <w:lvl w:ilvl="8" w:tplc="163E9B90">
      <w:numFmt w:val="bullet"/>
      <w:lvlText w:val="•"/>
      <w:lvlJc w:val="left"/>
      <w:pPr>
        <w:ind w:left="8468" w:hanging="300"/>
      </w:pPr>
      <w:rPr>
        <w:rFonts w:hint="default"/>
        <w:lang w:val="en-US" w:eastAsia="en-US" w:bidi="ar-SA"/>
      </w:rPr>
    </w:lvl>
  </w:abstractNum>
  <w:abstractNum w:abstractNumId="2" w15:restartNumberingAfterBreak="0">
    <w:nsid w:val="5998683B"/>
    <w:multiLevelType w:val="multilevel"/>
    <w:tmpl w:val="12BC097E"/>
    <w:lvl w:ilvl="0">
      <w:start w:val="1"/>
      <w:numFmt w:val="upperLetter"/>
      <w:lvlText w:val="%1"/>
      <w:lvlJc w:val="left"/>
      <w:pPr>
        <w:ind w:left="679" w:hanging="680"/>
        <w:jc w:val="left"/>
      </w:pPr>
      <w:rPr>
        <w:rFonts w:ascii="Calibri" w:eastAsia="Calibri" w:hAnsi="Calibri" w:cs="Calibri" w:hint="default"/>
        <w:b/>
        <w:bCs/>
        <w:i w:val="0"/>
        <w:iCs w:val="0"/>
        <w:spacing w:val="0"/>
        <w:w w:val="141"/>
        <w:sz w:val="34"/>
        <w:szCs w:val="34"/>
        <w:lang w:val="en-US" w:eastAsia="en-US" w:bidi="ar-SA"/>
      </w:rPr>
    </w:lvl>
    <w:lvl w:ilvl="1">
      <w:start w:val="1"/>
      <w:numFmt w:val="decimal"/>
      <w:lvlText w:val="%1.%2"/>
      <w:lvlJc w:val="left"/>
      <w:pPr>
        <w:ind w:left="817" w:hanging="818"/>
        <w:jc w:val="left"/>
      </w:pPr>
      <w:rPr>
        <w:rFonts w:ascii="Calibri" w:eastAsia="Calibri" w:hAnsi="Calibri" w:cs="Calibri" w:hint="default"/>
        <w:b/>
        <w:bCs/>
        <w:i w:val="0"/>
        <w:iCs w:val="0"/>
        <w:spacing w:val="0"/>
        <w:w w:val="127"/>
        <w:sz w:val="28"/>
        <w:szCs w:val="28"/>
        <w:lang w:val="en-US" w:eastAsia="en-US" w:bidi="ar-SA"/>
      </w:rPr>
    </w:lvl>
    <w:lvl w:ilvl="2">
      <w:numFmt w:val="bullet"/>
      <w:lvlText w:val="•"/>
      <w:lvlJc w:val="left"/>
      <w:pPr>
        <w:ind w:left="820" w:hanging="818"/>
      </w:pPr>
      <w:rPr>
        <w:rFonts w:hint="default"/>
        <w:lang w:val="en-US" w:eastAsia="en-US" w:bidi="ar-SA"/>
      </w:rPr>
    </w:lvl>
    <w:lvl w:ilvl="3">
      <w:numFmt w:val="bullet"/>
      <w:lvlText w:val="•"/>
      <w:lvlJc w:val="left"/>
      <w:pPr>
        <w:ind w:left="2022" w:hanging="818"/>
      </w:pPr>
      <w:rPr>
        <w:rFonts w:hint="default"/>
        <w:lang w:val="en-US" w:eastAsia="en-US" w:bidi="ar-SA"/>
      </w:rPr>
    </w:lvl>
    <w:lvl w:ilvl="4">
      <w:numFmt w:val="bullet"/>
      <w:lvlText w:val="•"/>
      <w:lvlJc w:val="left"/>
      <w:pPr>
        <w:ind w:left="3225" w:hanging="818"/>
      </w:pPr>
      <w:rPr>
        <w:rFonts w:hint="default"/>
        <w:lang w:val="en-US" w:eastAsia="en-US" w:bidi="ar-SA"/>
      </w:rPr>
    </w:lvl>
    <w:lvl w:ilvl="5">
      <w:numFmt w:val="bullet"/>
      <w:lvlText w:val="•"/>
      <w:lvlJc w:val="left"/>
      <w:pPr>
        <w:ind w:left="4427" w:hanging="818"/>
      </w:pPr>
      <w:rPr>
        <w:rFonts w:hint="default"/>
        <w:lang w:val="en-US" w:eastAsia="en-US" w:bidi="ar-SA"/>
      </w:rPr>
    </w:lvl>
    <w:lvl w:ilvl="6">
      <w:numFmt w:val="bullet"/>
      <w:lvlText w:val="•"/>
      <w:lvlJc w:val="left"/>
      <w:pPr>
        <w:ind w:left="5630" w:hanging="818"/>
      </w:pPr>
      <w:rPr>
        <w:rFonts w:hint="default"/>
        <w:lang w:val="en-US" w:eastAsia="en-US" w:bidi="ar-SA"/>
      </w:rPr>
    </w:lvl>
    <w:lvl w:ilvl="7">
      <w:numFmt w:val="bullet"/>
      <w:lvlText w:val="•"/>
      <w:lvlJc w:val="left"/>
      <w:pPr>
        <w:ind w:left="6832" w:hanging="818"/>
      </w:pPr>
      <w:rPr>
        <w:rFonts w:hint="default"/>
        <w:lang w:val="en-US" w:eastAsia="en-US" w:bidi="ar-SA"/>
      </w:rPr>
    </w:lvl>
    <w:lvl w:ilvl="8">
      <w:numFmt w:val="bullet"/>
      <w:lvlText w:val="•"/>
      <w:lvlJc w:val="left"/>
      <w:pPr>
        <w:ind w:left="8035" w:hanging="818"/>
      </w:pPr>
      <w:rPr>
        <w:rFonts w:hint="default"/>
        <w:lang w:val="en-US" w:eastAsia="en-US" w:bidi="ar-SA"/>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sington, David (brasindd)">
    <w15:presenceInfo w15:providerId="AD" w15:userId="S::brasindd@ucmail.uc.edu::d74b2627-42d8-401d-a1b4-6b77a2f9d0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56"/>
    <w:rsid w:val="000E3829"/>
    <w:rsid w:val="00181A16"/>
    <w:rsid w:val="001F6CC5"/>
    <w:rsid w:val="00457CFA"/>
    <w:rsid w:val="004E3A12"/>
    <w:rsid w:val="00532D86"/>
    <w:rsid w:val="0055118A"/>
    <w:rsid w:val="005B6FDC"/>
    <w:rsid w:val="00AA3B21"/>
    <w:rsid w:val="00BD59EA"/>
    <w:rsid w:val="00C876C1"/>
    <w:rsid w:val="00C96556"/>
    <w:rsid w:val="00D75B53"/>
    <w:rsid w:val="00DF670F"/>
    <w:rsid w:val="00DF7A51"/>
    <w:rsid w:val="00EA3E57"/>
    <w:rsid w:val="00F61671"/>
    <w:rsid w:val="00F758D6"/>
    <w:rsid w:val="00FB0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C5E56"/>
  <w15:docId w15:val="{0E848911-3BBD-4E7C-8527-5750E8F7C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5"/>
      <w:ind w:left="580" w:hanging="580"/>
      <w:outlineLvl w:val="0"/>
    </w:pPr>
    <w:rPr>
      <w:b/>
      <w:bCs/>
      <w:sz w:val="34"/>
      <w:szCs w:val="34"/>
    </w:rPr>
  </w:style>
  <w:style w:type="paragraph" w:styleId="Heading2">
    <w:name w:val="heading 2"/>
    <w:basedOn w:val="Normal"/>
    <w:uiPriority w:val="9"/>
    <w:unhideWhenUsed/>
    <w:qFormat/>
    <w:pPr>
      <w:ind w:left="735" w:hanging="735"/>
      <w:outlineLvl w:val="1"/>
    </w:pPr>
    <w:rPr>
      <w:b/>
      <w:bCs/>
      <w:sz w:val="28"/>
      <w:szCs w:val="28"/>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941"/>
      <w:jc w:val="center"/>
    </w:pPr>
    <w:rPr>
      <w:sz w:val="41"/>
      <w:szCs w:val="41"/>
    </w:rPr>
  </w:style>
  <w:style w:type="paragraph" w:styleId="ListParagraph">
    <w:name w:val="List Paragraph"/>
    <w:basedOn w:val="Normal"/>
    <w:uiPriority w:val="1"/>
    <w:qFormat/>
    <w:pPr>
      <w:ind w:left="735" w:hanging="735"/>
    </w:pPr>
  </w:style>
  <w:style w:type="paragraph" w:customStyle="1" w:styleId="TableParagraph">
    <w:name w:val="Table Paragraph"/>
    <w:basedOn w:val="Normal"/>
    <w:uiPriority w:val="1"/>
    <w:qFormat/>
    <w:pPr>
      <w:spacing w:line="269" w:lineRule="exact"/>
    </w:pPr>
  </w:style>
  <w:style w:type="character" w:styleId="CommentReference">
    <w:name w:val="annotation reference"/>
    <w:basedOn w:val="DefaultParagraphFont"/>
    <w:uiPriority w:val="99"/>
    <w:semiHidden/>
    <w:unhideWhenUsed/>
    <w:rsid w:val="0055118A"/>
    <w:rPr>
      <w:sz w:val="16"/>
      <w:szCs w:val="16"/>
    </w:rPr>
  </w:style>
  <w:style w:type="paragraph" w:styleId="CommentText">
    <w:name w:val="annotation text"/>
    <w:basedOn w:val="Normal"/>
    <w:link w:val="CommentTextChar"/>
    <w:uiPriority w:val="99"/>
    <w:semiHidden/>
    <w:unhideWhenUsed/>
    <w:rsid w:val="0055118A"/>
    <w:rPr>
      <w:sz w:val="20"/>
      <w:szCs w:val="20"/>
    </w:rPr>
  </w:style>
  <w:style w:type="character" w:customStyle="1" w:styleId="CommentTextChar">
    <w:name w:val="Comment Text Char"/>
    <w:basedOn w:val="DefaultParagraphFont"/>
    <w:link w:val="CommentText"/>
    <w:uiPriority w:val="99"/>
    <w:semiHidden/>
    <w:rsid w:val="0055118A"/>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55118A"/>
    <w:rPr>
      <w:b/>
      <w:bCs/>
    </w:rPr>
  </w:style>
  <w:style w:type="character" w:customStyle="1" w:styleId="CommentSubjectChar">
    <w:name w:val="Comment Subject Char"/>
    <w:basedOn w:val="CommentTextChar"/>
    <w:link w:val="CommentSubject"/>
    <w:uiPriority w:val="99"/>
    <w:semiHidden/>
    <w:rsid w:val="0055118A"/>
    <w:rPr>
      <w:rFonts w:ascii="Calibri" w:eastAsia="Calibri" w:hAnsi="Calibri" w:cs="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hyperlink" Target="https://drive.google.com/file/d/18fS35u8sh9TMduSvmkO6O6uvLmoLFGa5/view?usp=sharing"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12488</Words>
  <Characters>71184</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University of Cincinnati</Company>
  <LinksUpToDate>false</LinksUpToDate>
  <CharactersWithSpaces>83505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 Brasington</dc:creator>
  <cp:lastModifiedBy>Brasington, David (brasindd)</cp:lastModifiedBy>
  <cp:revision>2</cp:revision>
  <dcterms:created xsi:type="dcterms:W3CDTF">2025-03-03T00:03:00Z</dcterms:created>
  <dcterms:modified xsi:type="dcterms:W3CDTF">2025-03-03T00:03:00Z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2025-02-28T00:00:00Z</vt:filetime>
  </property>
  <property fmtid="{D5CDD505-2E9C-101B-9397-08002B2CF9AE}" pid="3" name="Creator">
    <vt:lpwstr>LaTeX with hyperref</vt:lpwstr>
  </property>
  <property fmtid="{D5CDD505-2E9C-101B-9397-08002B2CF9AE}" pid="4" name="LastSaved">
    <vt:filetime>2025-02-28T00:00:00Z</vt:filetime>
  </property>
  <property fmtid="{D5CDD505-2E9C-101B-9397-08002B2CF9AE}" pid="5" name="PTEX.Fullbanner">
    <vt:lpwstr>This is MiKTeX-pdfTeX 4.19.0 (1.40.26)</vt:lpwstr>
  </property>
  <property fmtid="{D5CDD505-2E9C-101B-9397-08002B2CF9AE}" pid="6" name="Producer">
    <vt:lpwstr>MiKTeX pdfTeX-1.40.26</vt:lpwstr>
  </property>
</Properties>
</file>